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5D381" w14:textId="1F7A674F" w:rsidR="00652BAB" w:rsidRDefault="00652BAB" w:rsidP="00652BAB">
      <w:pPr>
        <w:pStyle w:val="Title"/>
        <w:jc w:val="center"/>
        <w:rPr>
          <w:rFonts w:ascii="Calibri" w:hAnsi="Calibri" w:cs="Arial"/>
          <w:sz w:val="22"/>
          <w:szCs w:val="22"/>
        </w:rPr>
      </w:pPr>
    </w:p>
    <w:p w14:paraId="40DFD15B" w14:textId="77777777" w:rsidR="00652BAB" w:rsidRPr="00ED38CA" w:rsidRDefault="00652BAB" w:rsidP="00652BAB">
      <w:pPr>
        <w:pStyle w:val="Title"/>
        <w:jc w:val="center"/>
        <w:rPr>
          <w:rFonts w:ascii="Calibri" w:hAnsi="Calibri" w:cs="Arial"/>
          <w:sz w:val="22"/>
          <w:szCs w:val="22"/>
        </w:rPr>
      </w:pPr>
    </w:p>
    <w:p w14:paraId="656F7390" w14:textId="77777777" w:rsidR="00652BAB" w:rsidRPr="00ED38CA" w:rsidRDefault="00652BAB" w:rsidP="00652BAB">
      <w:pPr>
        <w:rPr>
          <w:rFonts w:cs="Arial"/>
          <w:b/>
          <w:sz w:val="22"/>
          <w:szCs w:val="22"/>
        </w:rPr>
      </w:pPr>
    </w:p>
    <w:p w14:paraId="7014D936" w14:textId="63BFDD90" w:rsidR="00652BAB" w:rsidRDefault="00652BAB" w:rsidP="00652BAB">
      <w:pPr>
        <w:tabs>
          <w:tab w:val="left" w:pos="180"/>
          <w:tab w:val="right" w:pos="9180"/>
        </w:tabs>
        <w:rPr>
          <w:rFonts w:cs="Arial"/>
          <w:b/>
          <w:bCs/>
          <w:sz w:val="22"/>
          <w:szCs w:val="22"/>
        </w:rPr>
      </w:pPr>
      <w:r>
        <w:rPr>
          <w:rFonts w:cs="Arial"/>
          <w:b/>
          <w:bCs/>
          <w:sz w:val="22"/>
          <w:szCs w:val="22"/>
        </w:rPr>
        <w:tab/>
      </w:r>
    </w:p>
    <w:p w14:paraId="5B830C1C" w14:textId="7CE53579" w:rsidR="00652BAB" w:rsidRDefault="00652BAB" w:rsidP="00652BAB">
      <w:pPr>
        <w:tabs>
          <w:tab w:val="left" w:pos="180"/>
          <w:tab w:val="right" w:pos="9180"/>
        </w:tabs>
        <w:rPr>
          <w:rFonts w:cs="Arial"/>
          <w:b/>
          <w:bCs/>
          <w:sz w:val="22"/>
          <w:szCs w:val="22"/>
        </w:rPr>
      </w:pPr>
    </w:p>
    <w:p w14:paraId="09AF5FC3" w14:textId="35DA09EE" w:rsidR="00652BAB" w:rsidRDefault="00652BAB" w:rsidP="00652BAB">
      <w:pPr>
        <w:tabs>
          <w:tab w:val="left" w:pos="180"/>
          <w:tab w:val="right" w:pos="9180"/>
        </w:tabs>
        <w:rPr>
          <w:rFonts w:cs="Arial"/>
          <w:b/>
          <w:bCs/>
          <w:sz w:val="22"/>
          <w:szCs w:val="22"/>
        </w:rPr>
      </w:pPr>
      <w:r>
        <w:rPr>
          <w:noProof/>
          <w:lang w:eastAsia="en-US"/>
        </w:rPr>
        <w:drawing>
          <wp:anchor distT="0" distB="0" distL="114300" distR="114300" simplePos="0" relativeHeight="251658240" behindDoc="0" locked="0" layoutInCell="1" allowOverlap="1" wp14:anchorId="3032E7B9" wp14:editId="08BBCD33">
            <wp:simplePos x="0" y="0"/>
            <wp:positionH relativeFrom="margin">
              <wp:align>center</wp:align>
            </wp:positionH>
            <wp:positionV relativeFrom="paragraph">
              <wp:posOffset>9525</wp:posOffset>
            </wp:positionV>
            <wp:extent cx="2011680" cy="519430"/>
            <wp:effectExtent l="0" t="0" r="7620" b="0"/>
            <wp:wrapSquare wrapText="bothSides"/>
            <wp:docPr id="12" name="Picture 1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011680" cy="519430"/>
                    </a:xfrm>
                    <a:prstGeom prst="rect">
                      <a:avLst/>
                    </a:prstGeom>
                    <a:noFill/>
                  </pic:spPr>
                </pic:pic>
              </a:graphicData>
            </a:graphic>
            <wp14:sizeRelH relativeFrom="page">
              <wp14:pctWidth>0</wp14:pctWidth>
            </wp14:sizeRelH>
            <wp14:sizeRelV relativeFrom="page">
              <wp14:pctHeight>0</wp14:pctHeight>
            </wp14:sizeRelV>
          </wp:anchor>
        </w:drawing>
      </w:r>
    </w:p>
    <w:p w14:paraId="24EBA239" w14:textId="77777777" w:rsidR="00652BAB" w:rsidRDefault="00652BAB" w:rsidP="00652BAB">
      <w:pPr>
        <w:tabs>
          <w:tab w:val="left" w:pos="180"/>
          <w:tab w:val="right" w:pos="9180"/>
        </w:tabs>
        <w:rPr>
          <w:rFonts w:cs="Arial"/>
          <w:b/>
          <w:bCs/>
          <w:sz w:val="22"/>
          <w:szCs w:val="22"/>
        </w:rPr>
      </w:pPr>
    </w:p>
    <w:p w14:paraId="6E8F6739" w14:textId="77777777" w:rsidR="00652BAB" w:rsidRDefault="00652BAB" w:rsidP="00652BAB">
      <w:pPr>
        <w:tabs>
          <w:tab w:val="left" w:pos="180"/>
          <w:tab w:val="right" w:pos="9180"/>
        </w:tabs>
        <w:rPr>
          <w:rFonts w:cs="Arial"/>
          <w:b/>
          <w:bCs/>
          <w:sz w:val="22"/>
          <w:szCs w:val="22"/>
        </w:rPr>
      </w:pPr>
    </w:p>
    <w:p w14:paraId="266A73B6" w14:textId="77777777" w:rsidR="00652BAB" w:rsidRDefault="00652BAB" w:rsidP="00652BAB">
      <w:pPr>
        <w:tabs>
          <w:tab w:val="left" w:pos="180"/>
          <w:tab w:val="right" w:pos="9180"/>
        </w:tabs>
        <w:rPr>
          <w:rFonts w:cs="Arial"/>
          <w:b/>
          <w:bCs/>
          <w:sz w:val="22"/>
          <w:szCs w:val="22"/>
        </w:rPr>
      </w:pPr>
    </w:p>
    <w:p w14:paraId="76C0E5E0" w14:textId="77777777" w:rsidR="00652BAB" w:rsidRDefault="00652BAB" w:rsidP="00652BAB">
      <w:pPr>
        <w:tabs>
          <w:tab w:val="left" w:pos="180"/>
          <w:tab w:val="right" w:pos="9180"/>
        </w:tabs>
        <w:rPr>
          <w:rFonts w:cs="Arial"/>
          <w:b/>
          <w:bCs/>
          <w:sz w:val="22"/>
          <w:szCs w:val="22"/>
        </w:rPr>
      </w:pPr>
    </w:p>
    <w:p w14:paraId="673ACC60" w14:textId="77777777" w:rsidR="00652BAB" w:rsidRDefault="00652BAB" w:rsidP="00652BAB">
      <w:pPr>
        <w:tabs>
          <w:tab w:val="left" w:pos="180"/>
          <w:tab w:val="right" w:pos="9180"/>
        </w:tabs>
        <w:rPr>
          <w:rFonts w:cs="Arial"/>
          <w:b/>
          <w:bCs/>
          <w:sz w:val="22"/>
          <w:szCs w:val="22"/>
        </w:rPr>
      </w:pPr>
    </w:p>
    <w:p w14:paraId="29874CF9" w14:textId="77777777" w:rsidR="00652BAB" w:rsidRDefault="00652BAB" w:rsidP="00652BAB">
      <w:pPr>
        <w:tabs>
          <w:tab w:val="left" w:pos="180"/>
          <w:tab w:val="right" w:pos="9180"/>
        </w:tabs>
        <w:rPr>
          <w:rFonts w:cs="Arial"/>
          <w:b/>
          <w:bCs/>
          <w:sz w:val="22"/>
          <w:szCs w:val="22"/>
        </w:rPr>
      </w:pPr>
    </w:p>
    <w:p w14:paraId="1D382D93" w14:textId="77777777" w:rsidR="00652BAB" w:rsidRDefault="00652BAB" w:rsidP="00652BAB">
      <w:pPr>
        <w:tabs>
          <w:tab w:val="left" w:pos="180"/>
          <w:tab w:val="right" w:pos="9180"/>
        </w:tabs>
        <w:rPr>
          <w:rFonts w:cs="Arial"/>
          <w:b/>
          <w:bCs/>
          <w:sz w:val="22"/>
          <w:szCs w:val="22"/>
        </w:rPr>
      </w:pPr>
    </w:p>
    <w:p w14:paraId="1C6608C8" w14:textId="77777777" w:rsidR="00652BAB" w:rsidRDefault="00652BAB" w:rsidP="00652BAB">
      <w:pPr>
        <w:tabs>
          <w:tab w:val="left" w:pos="180"/>
          <w:tab w:val="right" w:pos="9180"/>
        </w:tabs>
        <w:rPr>
          <w:rFonts w:cs="Arial"/>
          <w:b/>
          <w:bCs/>
          <w:sz w:val="22"/>
          <w:szCs w:val="22"/>
        </w:rPr>
      </w:pPr>
    </w:p>
    <w:p w14:paraId="7FB13D8A" w14:textId="24D80411" w:rsidR="00652BAB" w:rsidRPr="00ED38CA" w:rsidRDefault="00652BAB" w:rsidP="00652BAB">
      <w:pPr>
        <w:tabs>
          <w:tab w:val="left" w:pos="180"/>
          <w:tab w:val="right" w:pos="9180"/>
        </w:tabs>
        <w:rPr>
          <w:rFonts w:cs="Arial"/>
          <w:b/>
          <w:bCs/>
          <w:sz w:val="22"/>
          <w:szCs w:val="22"/>
        </w:rPr>
      </w:pPr>
      <w:r>
        <w:rPr>
          <w:rFonts w:cs="Arial"/>
          <w:b/>
          <w:bCs/>
          <w:sz w:val="22"/>
          <w:szCs w:val="22"/>
        </w:rPr>
        <w:t>Ref No: PL V1.</w:t>
      </w:r>
      <w:r w:rsidR="00CF221B">
        <w:rPr>
          <w:rFonts w:cs="Arial"/>
          <w:b/>
          <w:bCs/>
          <w:sz w:val="22"/>
          <w:szCs w:val="22"/>
        </w:rPr>
        <w:t>7</w:t>
      </w:r>
      <w:r>
        <w:rPr>
          <w:rFonts w:cs="Arial"/>
          <w:b/>
          <w:bCs/>
          <w:sz w:val="22"/>
          <w:szCs w:val="22"/>
        </w:rPr>
        <w:tab/>
      </w:r>
      <w:r w:rsidRPr="00ED38CA">
        <w:rPr>
          <w:rFonts w:cs="Arial"/>
          <w:b/>
          <w:bCs/>
          <w:sz w:val="22"/>
          <w:szCs w:val="22"/>
        </w:rPr>
        <w:t>Date:</w:t>
      </w:r>
      <w:r>
        <w:rPr>
          <w:rFonts w:cs="Arial"/>
          <w:b/>
          <w:bCs/>
          <w:sz w:val="22"/>
          <w:szCs w:val="22"/>
        </w:rPr>
        <w:t xml:space="preserve"> </w:t>
      </w:r>
      <w:r w:rsidR="00C91B57">
        <w:rPr>
          <w:rFonts w:cs="Arial"/>
          <w:b/>
          <w:bCs/>
          <w:sz w:val="22"/>
          <w:szCs w:val="22"/>
        </w:rPr>
        <w:t>01 July</w:t>
      </w:r>
      <w:r>
        <w:rPr>
          <w:rFonts w:cs="Arial"/>
          <w:b/>
          <w:bCs/>
          <w:sz w:val="22"/>
          <w:szCs w:val="22"/>
        </w:rPr>
        <w:t xml:space="preserve"> 2025</w:t>
      </w:r>
    </w:p>
    <w:p w14:paraId="4D92DC5B" w14:textId="77777777" w:rsidR="00652BAB" w:rsidRPr="00ED38CA" w:rsidRDefault="00652BAB" w:rsidP="00652BAB">
      <w:pPr>
        <w:pStyle w:val="Title"/>
        <w:ind w:left="6480" w:firstLine="720"/>
        <w:rPr>
          <w:rFonts w:ascii="Calibri" w:hAnsi="Calibri"/>
          <w:sz w:val="40"/>
        </w:rPr>
      </w:pPr>
    </w:p>
    <w:p w14:paraId="161C6767" w14:textId="77777777" w:rsidR="00652BAB" w:rsidRPr="00ED38CA" w:rsidRDefault="00652BAB" w:rsidP="00652BAB">
      <w:pPr>
        <w:suppressAutoHyphens w:val="0"/>
        <w:spacing w:line="240" w:lineRule="auto"/>
        <w:jc w:val="center"/>
        <w:rPr>
          <w:rFonts w:cs="Arial"/>
          <w:bCs/>
          <w:sz w:val="40"/>
          <w:szCs w:val="40"/>
        </w:rPr>
      </w:pPr>
    </w:p>
    <w:p w14:paraId="5AB793D0" w14:textId="77777777" w:rsidR="00652BAB" w:rsidRPr="00ED38CA" w:rsidRDefault="00652BAB" w:rsidP="00652BAB">
      <w:pPr>
        <w:suppressAutoHyphens w:val="0"/>
        <w:spacing w:line="240" w:lineRule="auto"/>
        <w:jc w:val="center"/>
        <w:rPr>
          <w:rFonts w:cs="Arial"/>
          <w:bCs/>
          <w:sz w:val="40"/>
          <w:szCs w:val="40"/>
        </w:rPr>
      </w:pPr>
    </w:p>
    <w:p w14:paraId="4FAE71A5" w14:textId="77777777" w:rsidR="00652BAB" w:rsidRDefault="00652BAB" w:rsidP="00652BAB">
      <w:pPr>
        <w:spacing w:line="240" w:lineRule="auto"/>
        <w:jc w:val="center"/>
        <w:rPr>
          <w:rFonts w:cs="Arial"/>
          <w:sz w:val="40"/>
          <w:szCs w:val="40"/>
        </w:rPr>
      </w:pPr>
      <w:r w:rsidRPr="00ED38CA">
        <w:rPr>
          <w:rFonts w:cs="Arial"/>
          <w:sz w:val="40"/>
          <w:szCs w:val="40"/>
        </w:rPr>
        <w:t>Software Requirements Specification</w:t>
      </w:r>
    </w:p>
    <w:p w14:paraId="28A1F7E5" w14:textId="5245269E" w:rsidR="00652BAB" w:rsidRPr="00652BAB" w:rsidRDefault="00652BAB" w:rsidP="00652BAB">
      <w:pPr>
        <w:spacing w:line="240" w:lineRule="auto"/>
        <w:jc w:val="center"/>
        <w:rPr>
          <w:rFonts w:cs="Arial"/>
          <w:i/>
          <w:iCs/>
          <w:sz w:val="40"/>
          <w:szCs w:val="40"/>
        </w:rPr>
      </w:pPr>
      <w:r w:rsidRPr="00326CC2">
        <w:rPr>
          <w:rFonts w:cs="Arial"/>
          <w:i/>
          <w:iCs/>
          <w:color w:val="E97132" w:themeColor="accent2"/>
          <w:sz w:val="40"/>
          <w:szCs w:val="40"/>
        </w:rPr>
        <w:t>CPF Phase 2 – Automation of Communication</w:t>
      </w:r>
    </w:p>
    <w:p w14:paraId="724AB409" w14:textId="491F71DF" w:rsidR="00652BAB" w:rsidRPr="00326CC2" w:rsidRDefault="00652BAB" w:rsidP="00652BAB">
      <w:pPr>
        <w:suppressAutoHyphens w:val="0"/>
        <w:spacing w:line="240" w:lineRule="auto"/>
        <w:jc w:val="center"/>
        <w:rPr>
          <w:rFonts w:cs="Arial"/>
          <w:b/>
          <w:bCs/>
          <w:sz w:val="32"/>
          <w:szCs w:val="32"/>
        </w:rPr>
      </w:pPr>
      <w:r w:rsidRPr="00326CC2">
        <w:rPr>
          <w:rFonts w:cs="Arial"/>
          <w:b/>
          <w:bCs/>
          <w:sz w:val="32"/>
          <w:szCs w:val="32"/>
        </w:rPr>
        <w:t>(Personal Loans</w:t>
      </w:r>
      <w:r w:rsidR="00326CC2">
        <w:rPr>
          <w:rFonts w:cs="Arial"/>
          <w:b/>
          <w:bCs/>
          <w:sz w:val="32"/>
          <w:szCs w:val="32"/>
        </w:rPr>
        <w:t xml:space="preserve"> – PL Process</w:t>
      </w:r>
      <w:r w:rsidRPr="00326CC2">
        <w:rPr>
          <w:rFonts w:cs="Arial"/>
          <w:b/>
          <w:bCs/>
          <w:sz w:val="32"/>
          <w:szCs w:val="32"/>
        </w:rPr>
        <w:t>)</w:t>
      </w:r>
    </w:p>
    <w:p w14:paraId="36E9A918" w14:textId="77777777" w:rsidR="00652BAB" w:rsidRPr="00326CC2" w:rsidRDefault="00652BAB" w:rsidP="00652BAB">
      <w:pPr>
        <w:suppressAutoHyphens w:val="0"/>
        <w:spacing w:line="240" w:lineRule="auto"/>
        <w:jc w:val="center"/>
        <w:rPr>
          <w:rFonts w:cs="Arial"/>
          <w:bCs/>
          <w:sz w:val="32"/>
          <w:szCs w:val="32"/>
        </w:rPr>
      </w:pPr>
    </w:p>
    <w:p w14:paraId="3D08BFE2" w14:textId="77777777" w:rsidR="00652BAB" w:rsidRPr="00ED38CA" w:rsidRDefault="00652BAB" w:rsidP="00652BAB">
      <w:pPr>
        <w:suppressAutoHyphens w:val="0"/>
        <w:spacing w:line="240" w:lineRule="auto"/>
        <w:jc w:val="center"/>
        <w:rPr>
          <w:rFonts w:cs="Arial"/>
          <w:b/>
          <w:bCs/>
          <w:sz w:val="22"/>
          <w:szCs w:val="22"/>
        </w:rPr>
      </w:pPr>
      <w:r w:rsidRPr="00ED38CA">
        <w:rPr>
          <w:rFonts w:cs="Arial"/>
          <w:b/>
          <w:bCs/>
          <w:sz w:val="22"/>
          <w:szCs w:val="22"/>
        </w:rPr>
        <w:t>(NEWGEN CONFIDENTIAL)</w:t>
      </w:r>
    </w:p>
    <w:p w14:paraId="13B6037E" w14:textId="77777777" w:rsidR="00652BAB" w:rsidRPr="00ED38CA" w:rsidRDefault="00652BAB" w:rsidP="00652BAB">
      <w:pPr>
        <w:pStyle w:val="ByLine"/>
        <w:tabs>
          <w:tab w:val="left" w:pos="6750"/>
        </w:tabs>
        <w:jc w:val="left"/>
        <w:rPr>
          <w:rFonts w:ascii="Calibri" w:hAnsi="Calibri"/>
        </w:rPr>
      </w:pPr>
    </w:p>
    <w:p w14:paraId="48B0A9B4" w14:textId="77777777" w:rsidR="00652BAB" w:rsidRPr="00ED38CA" w:rsidRDefault="00652BAB" w:rsidP="00652BAB">
      <w:pPr>
        <w:pStyle w:val="ByLine"/>
        <w:tabs>
          <w:tab w:val="left" w:pos="6750"/>
        </w:tabs>
        <w:jc w:val="left"/>
        <w:rPr>
          <w:rFonts w:ascii="Calibri" w:hAnsi="Calibri"/>
        </w:rPr>
      </w:pPr>
    </w:p>
    <w:p w14:paraId="3C6B2952" w14:textId="77777777" w:rsidR="00652BAB" w:rsidRPr="00ED38CA" w:rsidRDefault="00652BAB" w:rsidP="00652BAB">
      <w:pPr>
        <w:pStyle w:val="CompanyName"/>
        <w:rPr>
          <w:rFonts w:ascii="Calibri" w:hAnsi="Calibri"/>
          <w:b/>
          <w:spacing w:val="0"/>
          <w:kern w:val="1"/>
          <w:sz w:val="28"/>
        </w:rPr>
      </w:pPr>
    </w:p>
    <w:p w14:paraId="761CFAD7" w14:textId="77777777" w:rsidR="00652BAB" w:rsidRPr="00ED38CA" w:rsidRDefault="00652BAB" w:rsidP="00652BAB">
      <w:pPr>
        <w:pStyle w:val="CompanyName"/>
        <w:rPr>
          <w:rFonts w:ascii="Calibri" w:hAnsi="Calibri"/>
          <w:b/>
          <w:spacing w:val="0"/>
          <w:kern w:val="1"/>
          <w:sz w:val="28"/>
        </w:rPr>
      </w:pPr>
    </w:p>
    <w:p w14:paraId="50CFF1F5" w14:textId="77777777" w:rsidR="00652BAB" w:rsidRPr="00ED38CA" w:rsidRDefault="00652BAB" w:rsidP="00652BAB">
      <w:pPr>
        <w:pStyle w:val="CompanyName"/>
        <w:rPr>
          <w:rFonts w:ascii="Calibri" w:hAnsi="Calibri"/>
          <w:b/>
          <w:spacing w:val="0"/>
          <w:kern w:val="1"/>
          <w:sz w:val="28"/>
        </w:rPr>
      </w:pPr>
    </w:p>
    <w:p w14:paraId="5482148D" w14:textId="77777777" w:rsidR="00652BAB" w:rsidRPr="00ED38CA" w:rsidRDefault="00652BAB" w:rsidP="00652BAB">
      <w:pPr>
        <w:pStyle w:val="CompanyName"/>
        <w:rPr>
          <w:rFonts w:ascii="Calibri" w:hAnsi="Calibri"/>
          <w:b/>
          <w:spacing w:val="0"/>
          <w:kern w:val="1"/>
          <w:sz w:val="28"/>
        </w:rPr>
      </w:pPr>
    </w:p>
    <w:p w14:paraId="1D5B492E" w14:textId="77777777" w:rsidR="00652BAB" w:rsidRPr="00ED38CA" w:rsidRDefault="00652BAB" w:rsidP="00652BAB">
      <w:r w:rsidRPr="00ED38CA">
        <w:t xml:space="preserve">                                    </w:t>
      </w:r>
    </w:p>
    <w:p w14:paraId="52132906" w14:textId="77777777" w:rsidR="00652BAB" w:rsidRDefault="00652BAB" w:rsidP="00652BAB"/>
    <w:p w14:paraId="4419B7AD" w14:textId="77777777" w:rsidR="00652BAB" w:rsidRDefault="00652BAB" w:rsidP="00652BAB"/>
    <w:p w14:paraId="29A8424A" w14:textId="77777777" w:rsidR="00652BAB" w:rsidRDefault="00652BAB" w:rsidP="00652BAB"/>
    <w:p w14:paraId="3703CD93" w14:textId="77777777" w:rsidR="00652BAB" w:rsidRPr="00ED38CA" w:rsidRDefault="00652BAB" w:rsidP="00652BAB"/>
    <w:p w14:paraId="27F25F30" w14:textId="77777777" w:rsidR="00652BAB" w:rsidRPr="00ED38CA" w:rsidRDefault="00652BAB" w:rsidP="00652BAB"/>
    <w:p w14:paraId="183A85AA" w14:textId="77777777" w:rsidR="00652BAB" w:rsidRPr="00ED38CA" w:rsidRDefault="00652BAB" w:rsidP="00652BAB"/>
    <w:p w14:paraId="18267A57" w14:textId="77777777" w:rsidR="00652BAB" w:rsidRPr="00ED38CA" w:rsidRDefault="00652BAB" w:rsidP="00652BAB">
      <w:pPr>
        <w:spacing w:line="240" w:lineRule="auto"/>
        <w:jc w:val="center"/>
        <w:rPr>
          <w:rFonts w:cs="Arial"/>
          <w:b/>
          <w:bCs/>
          <w:sz w:val="28"/>
          <w:szCs w:val="28"/>
        </w:rPr>
      </w:pPr>
      <w:r w:rsidRPr="00ED38CA">
        <w:rPr>
          <w:rFonts w:cs="Arial"/>
          <w:b/>
          <w:bCs/>
          <w:sz w:val="28"/>
          <w:szCs w:val="28"/>
        </w:rPr>
        <w:t>Newgen Software Technologies Ltd.</w:t>
      </w:r>
    </w:p>
    <w:p w14:paraId="17301C32" w14:textId="77777777" w:rsidR="00652BAB" w:rsidRPr="00ED38CA" w:rsidRDefault="00652BAB" w:rsidP="00652BAB">
      <w:pPr>
        <w:spacing w:line="240" w:lineRule="auto"/>
        <w:jc w:val="center"/>
      </w:pPr>
      <w:r w:rsidRPr="00ED38CA">
        <w:rPr>
          <w:rFonts w:cs="Arial"/>
          <w:b/>
          <w:bCs/>
          <w:sz w:val="28"/>
          <w:szCs w:val="28"/>
        </w:rPr>
        <w:t>New Delhi, INDIA</w:t>
      </w:r>
    </w:p>
    <w:p w14:paraId="2BB673AC" w14:textId="77777777" w:rsidR="00652BAB" w:rsidRDefault="00652BAB" w:rsidP="00652BAB">
      <w:pPr>
        <w:rPr>
          <w:szCs w:val="24"/>
        </w:rPr>
      </w:pPr>
    </w:p>
    <w:p w14:paraId="1180483B" w14:textId="77777777" w:rsidR="00652BAB" w:rsidRDefault="00652BAB" w:rsidP="00652BAB">
      <w:pPr>
        <w:rPr>
          <w:szCs w:val="24"/>
        </w:rPr>
      </w:pPr>
    </w:p>
    <w:p w14:paraId="015FC280" w14:textId="77777777" w:rsidR="00652BAB" w:rsidRDefault="00652BAB" w:rsidP="00652BAB">
      <w:pPr>
        <w:rPr>
          <w:szCs w:val="24"/>
        </w:rPr>
      </w:pPr>
    </w:p>
    <w:p w14:paraId="51B54B6A" w14:textId="77777777" w:rsidR="00652BAB" w:rsidRDefault="00652BAB" w:rsidP="00652BAB">
      <w:pPr>
        <w:rPr>
          <w:szCs w:val="24"/>
        </w:rPr>
      </w:pPr>
    </w:p>
    <w:tbl>
      <w:tblPr>
        <w:tblW w:w="0" w:type="auto"/>
        <w:tblInd w:w="-442" w:type="dxa"/>
        <w:tblLayout w:type="fixed"/>
        <w:tblLook w:val="0000" w:firstRow="0" w:lastRow="0" w:firstColumn="0" w:lastColumn="0" w:noHBand="0" w:noVBand="0"/>
      </w:tblPr>
      <w:tblGrid>
        <w:gridCol w:w="6903"/>
        <w:gridCol w:w="3346"/>
      </w:tblGrid>
      <w:tr w:rsidR="00652BAB" w:rsidRPr="00ED38CA" w14:paraId="4E77E6E2" w14:textId="77777777" w:rsidTr="00185E89">
        <w:trPr>
          <w:trHeight w:val="738"/>
        </w:trPr>
        <w:tc>
          <w:tcPr>
            <w:tcW w:w="10249" w:type="dxa"/>
            <w:gridSpan w:val="2"/>
            <w:tcBorders>
              <w:top w:val="double" w:sz="1" w:space="0" w:color="000000"/>
              <w:left w:val="double" w:sz="1" w:space="0" w:color="000000"/>
              <w:bottom w:val="single" w:sz="4" w:space="0" w:color="000000"/>
              <w:right w:val="double" w:sz="1" w:space="0" w:color="000000"/>
            </w:tcBorders>
          </w:tcPr>
          <w:p w14:paraId="331B1413" w14:textId="77777777" w:rsidR="00652BAB" w:rsidRPr="00ED38CA" w:rsidRDefault="00652BAB" w:rsidP="003206E8">
            <w:pPr>
              <w:snapToGrid w:val="0"/>
              <w:jc w:val="center"/>
              <w:rPr>
                <w:rFonts w:cs="Arial"/>
                <w:b/>
                <w:sz w:val="28"/>
                <w:szCs w:val="28"/>
              </w:rPr>
            </w:pPr>
          </w:p>
          <w:p w14:paraId="30DDF7CB" w14:textId="77777777" w:rsidR="00652BAB" w:rsidRPr="00ED38CA" w:rsidRDefault="00652BAB" w:rsidP="003206E8">
            <w:pPr>
              <w:jc w:val="center"/>
              <w:rPr>
                <w:rFonts w:cs="Arial"/>
                <w:b/>
                <w:sz w:val="28"/>
                <w:szCs w:val="28"/>
              </w:rPr>
            </w:pPr>
            <w:r w:rsidRPr="00ED38CA">
              <w:rPr>
                <w:rFonts w:cs="Arial"/>
                <w:b/>
                <w:sz w:val="28"/>
                <w:szCs w:val="28"/>
              </w:rPr>
              <w:t>Review Summary</w:t>
            </w:r>
          </w:p>
        </w:tc>
      </w:tr>
      <w:tr w:rsidR="00652BAB" w:rsidRPr="00ED38CA" w14:paraId="280DE027" w14:textId="77777777" w:rsidTr="00185E89">
        <w:trPr>
          <w:trHeight w:val="241"/>
        </w:trPr>
        <w:tc>
          <w:tcPr>
            <w:tcW w:w="10249" w:type="dxa"/>
            <w:gridSpan w:val="2"/>
            <w:tcBorders>
              <w:top w:val="single" w:sz="4" w:space="0" w:color="000000"/>
              <w:left w:val="double" w:sz="1" w:space="0" w:color="000000"/>
              <w:bottom w:val="single" w:sz="4" w:space="0" w:color="000000"/>
              <w:right w:val="double" w:sz="1" w:space="0" w:color="000000"/>
            </w:tcBorders>
          </w:tcPr>
          <w:p w14:paraId="68E15885" w14:textId="77777777" w:rsidR="00652BAB" w:rsidRPr="00ED38CA" w:rsidRDefault="00652BAB" w:rsidP="003206E8">
            <w:pPr>
              <w:snapToGrid w:val="0"/>
              <w:rPr>
                <w:rFonts w:cs="Arial"/>
                <w:b/>
                <w:sz w:val="22"/>
                <w:szCs w:val="22"/>
              </w:rPr>
            </w:pPr>
            <w:r w:rsidRPr="00ED38CA">
              <w:rPr>
                <w:rFonts w:cs="Arial"/>
                <w:b/>
                <w:sz w:val="22"/>
                <w:szCs w:val="22"/>
              </w:rPr>
              <w:t>ITEM SUBMITTED BY</w:t>
            </w:r>
            <w:r>
              <w:rPr>
                <w:rFonts w:cs="Arial"/>
                <w:b/>
                <w:sz w:val="22"/>
                <w:szCs w:val="22"/>
              </w:rPr>
              <w:t xml:space="preserve">: </w:t>
            </w:r>
            <w:r w:rsidRPr="00F47152">
              <w:rPr>
                <w:rFonts w:cs="Arial"/>
                <w:bCs/>
                <w:sz w:val="22"/>
                <w:szCs w:val="22"/>
              </w:rPr>
              <w:t>Himanshi Chawla</w:t>
            </w:r>
            <w:r>
              <w:rPr>
                <w:rFonts w:cs="Arial"/>
                <w:b/>
                <w:sz w:val="22"/>
                <w:szCs w:val="22"/>
              </w:rPr>
              <w:t xml:space="preserve"> </w:t>
            </w:r>
          </w:p>
        </w:tc>
      </w:tr>
      <w:tr w:rsidR="00652BAB" w:rsidRPr="00ED38CA" w14:paraId="04C89399" w14:textId="77777777" w:rsidTr="00185E89">
        <w:trPr>
          <w:trHeight w:val="241"/>
        </w:trPr>
        <w:tc>
          <w:tcPr>
            <w:tcW w:w="10249" w:type="dxa"/>
            <w:gridSpan w:val="2"/>
            <w:tcBorders>
              <w:top w:val="single" w:sz="4" w:space="0" w:color="000000"/>
              <w:left w:val="double" w:sz="1" w:space="0" w:color="000000"/>
              <w:bottom w:val="single" w:sz="4" w:space="0" w:color="000000"/>
              <w:right w:val="double" w:sz="1" w:space="0" w:color="000000"/>
            </w:tcBorders>
          </w:tcPr>
          <w:p w14:paraId="375CF8FB" w14:textId="77777777" w:rsidR="00652BAB" w:rsidRPr="00ED38CA" w:rsidRDefault="00652BAB" w:rsidP="003206E8">
            <w:pPr>
              <w:snapToGrid w:val="0"/>
              <w:rPr>
                <w:rFonts w:cs="Arial"/>
                <w:b/>
                <w:sz w:val="22"/>
                <w:szCs w:val="22"/>
              </w:rPr>
            </w:pPr>
            <w:r w:rsidRPr="00ED38CA">
              <w:rPr>
                <w:rFonts w:cs="Arial"/>
                <w:b/>
                <w:sz w:val="22"/>
                <w:szCs w:val="22"/>
              </w:rPr>
              <w:t>REVIEW TEAM</w:t>
            </w:r>
          </w:p>
        </w:tc>
      </w:tr>
      <w:tr w:rsidR="00652BAB" w:rsidRPr="00ED38CA" w14:paraId="10F5D317" w14:textId="77777777" w:rsidTr="00185E89">
        <w:trPr>
          <w:trHeight w:val="241"/>
        </w:trPr>
        <w:tc>
          <w:tcPr>
            <w:tcW w:w="6903" w:type="dxa"/>
            <w:tcBorders>
              <w:top w:val="single" w:sz="4" w:space="0" w:color="000000"/>
              <w:left w:val="double" w:sz="1" w:space="0" w:color="000000"/>
              <w:bottom w:val="single" w:sz="4" w:space="0" w:color="000000"/>
            </w:tcBorders>
          </w:tcPr>
          <w:p w14:paraId="1DD302F7" w14:textId="77777777" w:rsidR="00652BAB" w:rsidRPr="00ED38CA" w:rsidRDefault="00652BAB" w:rsidP="003206E8">
            <w:pPr>
              <w:snapToGrid w:val="0"/>
              <w:jc w:val="center"/>
              <w:rPr>
                <w:rFonts w:cs="Arial"/>
                <w:b/>
                <w:sz w:val="22"/>
                <w:szCs w:val="22"/>
              </w:rPr>
            </w:pPr>
            <w:r w:rsidRPr="00ED38CA">
              <w:rPr>
                <w:rFonts w:cs="Arial"/>
                <w:b/>
                <w:sz w:val="22"/>
                <w:szCs w:val="22"/>
              </w:rPr>
              <w:t xml:space="preserve">NAME </w:t>
            </w:r>
          </w:p>
        </w:tc>
        <w:tc>
          <w:tcPr>
            <w:tcW w:w="3346" w:type="dxa"/>
            <w:tcBorders>
              <w:top w:val="single" w:sz="4" w:space="0" w:color="000000"/>
              <w:left w:val="single" w:sz="4" w:space="0" w:color="000000"/>
              <w:bottom w:val="single" w:sz="4" w:space="0" w:color="000000"/>
              <w:right w:val="double" w:sz="1" w:space="0" w:color="000000"/>
            </w:tcBorders>
          </w:tcPr>
          <w:p w14:paraId="432581EA" w14:textId="77777777" w:rsidR="00652BAB" w:rsidRPr="00ED38CA" w:rsidRDefault="00652BAB" w:rsidP="003206E8">
            <w:pPr>
              <w:snapToGrid w:val="0"/>
              <w:jc w:val="center"/>
              <w:rPr>
                <w:rFonts w:cs="Arial"/>
                <w:b/>
                <w:sz w:val="22"/>
                <w:szCs w:val="22"/>
              </w:rPr>
            </w:pPr>
            <w:r w:rsidRPr="00ED38CA">
              <w:rPr>
                <w:rFonts w:cs="Arial"/>
                <w:b/>
                <w:sz w:val="22"/>
                <w:szCs w:val="22"/>
              </w:rPr>
              <w:t>SIGNATURE</w:t>
            </w:r>
          </w:p>
        </w:tc>
      </w:tr>
      <w:tr w:rsidR="00652BAB" w:rsidRPr="00ED38CA" w14:paraId="01ADA942" w14:textId="77777777" w:rsidTr="00185E89">
        <w:trPr>
          <w:trHeight w:val="241"/>
        </w:trPr>
        <w:tc>
          <w:tcPr>
            <w:tcW w:w="6903" w:type="dxa"/>
            <w:tcBorders>
              <w:top w:val="single" w:sz="4" w:space="0" w:color="000000"/>
              <w:left w:val="double" w:sz="1" w:space="0" w:color="000000"/>
              <w:bottom w:val="single" w:sz="4" w:space="0" w:color="000000"/>
            </w:tcBorders>
          </w:tcPr>
          <w:p w14:paraId="41AFCE1B" w14:textId="35F8D8FB" w:rsidR="00652BAB" w:rsidRPr="00E4563E" w:rsidRDefault="00652BAB" w:rsidP="003206E8">
            <w:pPr>
              <w:pStyle w:val="ListParagraph"/>
              <w:numPr>
                <w:ilvl w:val="0"/>
                <w:numId w:val="1"/>
              </w:numPr>
              <w:snapToGrid w:val="0"/>
              <w:rPr>
                <w:rFonts w:cs="Arial"/>
                <w:i/>
                <w:sz w:val="22"/>
                <w:szCs w:val="22"/>
              </w:rPr>
            </w:pPr>
          </w:p>
        </w:tc>
        <w:tc>
          <w:tcPr>
            <w:tcW w:w="3346" w:type="dxa"/>
            <w:tcBorders>
              <w:top w:val="single" w:sz="4" w:space="0" w:color="000000"/>
              <w:left w:val="single" w:sz="4" w:space="0" w:color="000000"/>
              <w:bottom w:val="single" w:sz="4" w:space="0" w:color="000000"/>
              <w:right w:val="double" w:sz="1" w:space="0" w:color="000000"/>
            </w:tcBorders>
          </w:tcPr>
          <w:p w14:paraId="1082B6DB" w14:textId="77777777" w:rsidR="00652BAB" w:rsidRPr="00ED38CA" w:rsidRDefault="00652BAB" w:rsidP="003206E8">
            <w:pPr>
              <w:snapToGrid w:val="0"/>
              <w:jc w:val="center"/>
              <w:rPr>
                <w:rFonts w:cs="Arial"/>
                <w:sz w:val="22"/>
                <w:szCs w:val="22"/>
              </w:rPr>
            </w:pPr>
          </w:p>
        </w:tc>
      </w:tr>
      <w:tr w:rsidR="00652BAB" w:rsidRPr="00ED38CA" w14:paraId="64198AAE" w14:textId="77777777" w:rsidTr="00185E89">
        <w:trPr>
          <w:trHeight w:val="241"/>
        </w:trPr>
        <w:tc>
          <w:tcPr>
            <w:tcW w:w="6903" w:type="dxa"/>
            <w:tcBorders>
              <w:top w:val="single" w:sz="4" w:space="0" w:color="000000"/>
              <w:left w:val="double" w:sz="1" w:space="0" w:color="000000"/>
              <w:bottom w:val="single" w:sz="4" w:space="0" w:color="000000"/>
            </w:tcBorders>
          </w:tcPr>
          <w:p w14:paraId="7E42F734" w14:textId="77777777" w:rsidR="00652BAB" w:rsidRPr="00D814CA" w:rsidRDefault="00652BAB" w:rsidP="003206E8">
            <w:pPr>
              <w:pStyle w:val="ListParagraph"/>
              <w:numPr>
                <w:ilvl w:val="0"/>
                <w:numId w:val="1"/>
              </w:numPr>
              <w:snapToGrid w:val="0"/>
              <w:rPr>
                <w:rFonts w:cs="Arial"/>
                <w:i/>
                <w:sz w:val="22"/>
                <w:szCs w:val="22"/>
              </w:rPr>
            </w:pPr>
          </w:p>
        </w:tc>
        <w:tc>
          <w:tcPr>
            <w:tcW w:w="3346" w:type="dxa"/>
            <w:tcBorders>
              <w:top w:val="single" w:sz="4" w:space="0" w:color="000000"/>
              <w:left w:val="single" w:sz="4" w:space="0" w:color="000000"/>
              <w:bottom w:val="single" w:sz="4" w:space="0" w:color="000000"/>
              <w:right w:val="double" w:sz="1" w:space="0" w:color="000000"/>
            </w:tcBorders>
          </w:tcPr>
          <w:p w14:paraId="6A1288DE" w14:textId="77777777" w:rsidR="00652BAB" w:rsidRPr="00ED38CA" w:rsidRDefault="00652BAB" w:rsidP="003206E8">
            <w:pPr>
              <w:snapToGrid w:val="0"/>
              <w:jc w:val="center"/>
              <w:rPr>
                <w:rFonts w:cs="Arial"/>
                <w:sz w:val="22"/>
                <w:szCs w:val="22"/>
              </w:rPr>
            </w:pPr>
          </w:p>
        </w:tc>
      </w:tr>
      <w:tr w:rsidR="00652BAB" w:rsidRPr="00ED38CA" w14:paraId="29770F66" w14:textId="77777777" w:rsidTr="00185E89">
        <w:trPr>
          <w:trHeight w:val="241"/>
        </w:trPr>
        <w:tc>
          <w:tcPr>
            <w:tcW w:w="6903" w:type="dxa"/>
            <w:tcBorders>
              <w:top w:val="single" w:sz="4" w:space="0" w:color="000000"/>
              <w:left w:val="double" w:sz="1" w:space="0" w:color="000000"/>
              <w:bottom w:val="single" w:sz="4" w:space="0" w:color="000000"/>
            </w:tcBorders>
          </w:tcPr>
          <w:p w14:paraId="42EA33D7" w14:textId="77777777" w:rsidR="00652BAB" w:rsidRPr="00D814CA" w:rsidRDefault="00652BAB" w:rsidP="003206E8">
            <w:pPr>
              <w:pStyle w:val="ListParagraph"/>
              <w:numPr>
                <w:ilvl w:val="0"/>
                <w:numId w:val="1"/>
              </w:numPr>
              <w:snapToGrid w:val="0"/>
              <w:rPr>
                <w:rFonts w:cs="Arial"/>
                <w:i/>
                <w:sz w:val="22"/>
                <w:szCs w:val="22"/>
              </w:rPr>
            </w:pPr>
          </w:p>
        </w:tc>
        <w:tc>
          <w:tcPr>
            <w:tcW w:w="3346" w:type="dxa"/>
            <w:tcBorders>
              <w:top w:val="single" w:sz="4" w:space="0" w:color="000000"/>
              <w:left w:val="single" w:sz="4" w:space="0" w:color="000000"/>
              <w:bottom w:val="single" w:sz="4" w:space="0" w:color="000000"/>
              <w:right w:val="double" w:sz="1" w:space="0" w:color="000000"/>
            </w:tcBorders>
          </w:tcPr>
          <w:p w14:paraId="2DD397E6" w14:textId="77777777" w:rsidR="00652BAB" w:rsidRPr="00ED38CA" w:rsidRDefault="00652BAB" w:rsidP="003206E8">
            <w:pPr>
              <w:snapToGrid w:val="0"/>
              <w:jc w:val="center"/>
              <w:rPr>
                <w:rFonts w:cs="Arial"/>
                <w:sz w:val="22"/>
                <w:szCs w:val="22"/>
              </w:rPr>
            </w:pPr>
          </w:p>
        </w:tc>
      </w:tr>
      <w:tr w:rsidR="00652BAB" w:rsidRPr="00ED38CA" w14:paraId="1711C31B" w14:textId="77777777" w:rsidTr="00185E89">
        <w:trPr>
          <w:trHeight w:val="2646"/>
        </w:trPr>
        <w:tc>
          <w:tcPr>
            <w:tcW w:w="10249" w:type="dxa"/>
            <w:gridSpan w:val="2"/>
            <w:tcBorders>
              <w:top w:val="single" w:sz="4" w:space="0" w:color="000000"/>
              <w:left w:val="double" w:sz="1" w:space="0" w:color="000000"/>
              <w:bottom w:val="single" w:sz="4" w:space="0" w:color="000000"/>
              <w:right w:val="double" w:sz="1" w:space="0" w:color="000000"/>
            </w:tcBorders>
          </w:tcPr>
          <w:p w14:paraId="57968269" w14:textId="77777777" w:rsidR="00652BAB" w:rsidRPr="00ED38CA" w:rsidRDefault="00652BAB" w:rsidP="003206E8">
            <w:pPr>
              <w:snapToGrid w:val="0"/>
              <w:rPr>
                <w:rFonts w:cs="Arial"/>
                <w:b/>
                <w:sz w:val="22"/>
                <w:szCs w:val="22"/>
              </w:rPr>
            </w:pPr>
          </w:p>
          <w:p w14:paraId="4415E57D" w14:textId="77777777" w:rsidR="00652BAB" w:rsidRPr="00ED38CA" w:rsidRDefault="00652BAB" w:rsidP="003206E8">
            <w:pPr>
              <w:rPr>
                <w:rFonts w:cs="Arial"/>
                <w:b/>
                <w:sz w:val="22"/>
                <w:szCs w:val="22"/>
              </w:rPr>
            </w:pPr>
            <w:r w:rsidRPr="00ED38CA">
              <w:rPr>
                <w:rFonts w:cs="Arial"/>
                <w:b/>
                <w:sz w:val="22"/>
                <w:szCs w:val="22"/>
              </w:rPr>
              <w:t>REVIEW COMMENTS:</w:t>
            </w:r>
          </w:p>
        </w:tc>
      </w:tr>
      <w:tr w:rsidR="00652BAB" w:rsidRPr="00ED38CA" w14:paraId="1C80BF2B" w14:textId="77777777" w:rsidTr="00185E89">
        <w:trPr>
          <w:trHeight w:val="1684"/>
        </w:trPr>
        <w:tc>
          <w:tcPr>
            <w:tcW w:w="10249" w:type="dxa"/>
            <w:gridSpan w:val="2"/>
            <w:tcBorders>
              <w:top w:val="single" w:sz="4" w:space="0" w:color="000000"/>
              <w:left w:val="double" w:sz="1" w:space="0" w:color="000000"/>
              <w:bottom w:val="double" w:sz="1" w:space="0" w:color="000000"/>
              <w:right w:val="double" w:sz="1" w:space="0" w:color="000000"/>
            </w:tcBorders>
          </w:tcPr>
          <w:p w14:paraId="1F769C5B" w14:textId="77777777" w:rsidR="00652BAB" w:rsidRPr="00ED38CA" w:rsidRDefault="00652BAB" w:rsidP="003206E8">
            <w:pPr>
              <w:snapToGrid w:val="0"/>
              <w:rPr>
                <w:rFonts w:cs="Arial"/>
                <w:sz w:val="20"/>
              </w:rPr>
            </w:pPr>
            <w:r w:rsidRPr="00ED38CA">
              <w:rPr>
                <w:rFonts w:cs="Arial"/>
                <w:sz w:val="20"/>
              </w:rPr>
              <w:t xml:space="preserve">ACCEPTED: </w:t>
            </w:r>
          </w:p>
          <w:p w14:paraId="245915B8" w14:textId="77777777" w:rsidR="00652BAB" w:rsidRPr="00ED38CA" w:rsidRDefault="00652BAB" w:rsidP="003206E8">
            <w:pPr>
              <w:rPr>
                <w:rFonts w:cs="Arial"/>
                <w:sz w:val="20"/>
              </w:rPr>
            </w:pPr>
            <w:r w:rsidRPr="00ED38CA">
              <w:rPr>
                <w:rFonts w:cs="Arial"/>
                <w:sz w:val="20"/>
              </w:rPr>
              <w:t xml:space="preserve">NOT ACCEPTED: </w:t>
            </w:r>
          </w:p>
          <w:p w14:paraId="08A2F256" w14:textId="77777777" w:rsidR="00652BAB" w:rsidRPr="00ED38CA" w:rsidRDefault="00652BAB" w:rsidP="003206E8">
            <w:pPr>
              <w:rPr>
                <w:rFonts w:cs="Arial"/>
                <w:sz w:val="20"/>
              </w:rPr>
            </w:pPr>
            <w:r w:rsidRPr="00ED38CA">
              <w:rPr>
                <w:rFonts w:cs="Arial"/>
                <w:sz w:val="20"/>
              </w:rPr>
              <w:t>REVIEW NOT COMPLETED:</w:t>
            </w:r>
          </w:p>
          <w:p w14:paraId="6E379373" w14:textId="77777777" w:rsidR="00652BAB" w:rsidRPr="00ED38CA" w:rsidRDefault="00652BAB" w:rsidP="003206E8">
            <w:pPr>
              <w:rPr>
                <w:rFonts w:cs="Arial"/>
                <w:i/>
                <w:sz w:val="20"/>
              </w:rPr>
            </w:pPr>
            <w:r w:rsidRPr="00ED38CA">
              <w:rPr>
                <w:rFonts w:cs="Arial"/>
                <w:i/>
                <w:sz w:val="20"/>
              </w:rPr>
              <w:t>(Explanation)</w:t>
            </w:r>
          </w:p>
          <w:p w14:paraId="6520842F" w14:textId="77777777" w:rsidR="00652BAB" w:rsidRPr="00ED38CA" w:rsidRDefault="00652BAB" w:rsidP="003206E8">
            <w:pPr>
              <w:rPr>
                <w:i/>
              </w:rPr>
            </w:pPr>
          </w:p>
          <w:p w14:paraId="2B7BDE03" w14:textId="77777777" w:rsidR="00652BAB" w:rsidRPr="00ED38CA" w:rsidRDefault="00652BAB" w:rsidP="003206E8"/>
          <w:p w14:paraId="4A00D1E3" w14:textId="77777777" w:rsidR="00652BAB" w:rsidRPr="00ED38CA" w:rsidRDefault="00652BAB" w:rsidP="003206E8"/>
        </w:tc>
      </w:tr>
    </w:tbl>
    <w:p w14:paraId="123295F6" w14:textId="77777777" w:rsidR="00652BAB" w:rsidRDefault="00652BAB" w:rsidP="00652BAB">
      <w:pPr>
        <w:rPr>
          <w:szCs w:val="24"/>
        </w:rPr>
      </w:pPr>
    </w:p>
    <w:p w14:paraId="39AFC0D4" w14:textId="77777777" w:rsidR="00652BAB" w:rsidRDefault="00652BAB" w:rsidP="00652BAB">
      <w:pPr>
        <w:rPr>
          <w:szCs w:val="24"/>
        </w:rPr>
      </w:pPr>
    </w:p>
    <w:p w14:paraId="26856347" w14:textId="77777777" w:rsidR="00652BAB" w:rsidRDefault="00652BAB" w:rsidP="00652BAB">
      <w:pPr>
        <w:rPr>
          <w:szCs w:val="24"/>
        </w:rPr>
      </w:pPr>
    </w:p>
    <w:p w14:paraId="663E6199" w14:textId="77777777" w:rsidR="00652BAB" w:rsidRDefault="00652BAB" w:rsidP="00652BAB">
      <w:pPr>
        <w:rPr>
          <w:szCs w:val="24"/>
        </w:rPr>
      </w:pPr>
    </w:p>
    <w:p w14:paraId="02331D60" w14:textId="77777777" w:rsidR="00652BAB" w:rsidRDefault="00652BAB" w:rsidP="00652BAB">
      <w:pPr>
        <w:rPr>
          <w:szCs w:val="24"/>
        </w:rPr>
      </w:pPr>
    </w:p>
    <w:p w14:paraId="7DFAA9D6" w14:textId="77777777" w:rsidR="00652BAB" w:rsidRDefault="00652BAB" w:rsidP="00652BAB">
      <w:pPr>
        <w:rPr>
          <w:szCs w:val="24"/>
        </w:rPr>
      </w:pPr>
    </w:p>
    <w:p w14:paraId="14527F44" w14:textId="77777777" w:rsidR="00652BAB" w:rsidRDefault="00652BAB" w:rsidP="00652BAB">
      <w:pPr>
        <w:rPr>
          <w:szCs w:val="24"/>
        </w:rPr>
      </w:pPr>
    </w:p>
    <w:p w14:paraId="3BE91C4F" w14:textId="77777777" w:rsidR="00652BAB" w:rsidRDefault="00652BAB" w:rsidP="00652BAB">
      <w:pPr>
        <w:rPr>
          <w:szCs w:val="24"/>
        </w:rPr>
      </w:pPr>
    </w:p>
    <w:p w14:paraId="465DD3F8" w14:textId="77777777" w:rsidR="00194506" w:rsidRDefault="00194506" w:rsidP="00652BAB">
      <w:pPr>
        <w:rPr>
          <w:szCs w:val="24"/>
        </w:rPr>
      </w:pPr>
    </w:p>
    <w:p w14:paraId="5AC39E8C" w14:textId="77777777" w:rsidR="00194506" w:rsidRDefault="00194506" w:rsidP="00652BAB">
      <w:pPr>
        <w:rPr>
          <w:szCs w:val="24"/>
        </w:rPr>
      </w:pPr>
    </w:p>
    <w:p w14:paraId="0D6BB399" w14:textId="77777777" w:rsidR="00194506" w:rsidRDefault="00194506" w:rsidP="00652BAB">
      <w:pPr>
        <w:rPr>
          <w:szCs w:val="24"/>
        </w:rPr>
      </w:pPr>
    </w:p>
    <w:p w14:paraId="5CF8BDF6" w14:textId="77777777" w:rsidR="00194506" w:rsidRDefault="00194506" w:rsidP="00652BAB">
      <w:pPr>
        <w:rPr>
          <w:szCs w:val="24"/>
        </w:rPr>
      </w:pPr>
    </w:p>
    <w:p w14:paraId="059C067A" w14:textId="77777777" w:rsidR="00194506" w:rsidRDefault="00194506" w:rsidP="00652BAB">
      <w:pPr>
        <w:rPr>
          <w:szCs w:val="24"/>
        </w:rPr>
      </w:pPr>
    </w:p>
    <w:p w14:paraId="22A8713F" w14:textId="77777777" w:rsidR="00194506" w:rsidRDefault="00194506" w:rsidP="00652BAB">
      <w:pPr>
        <w:rPr>
          <w:szCs w:val="24"/>
        </w:rPr>
      </w:pPr>
    </w:p>
    <w:p w14:paraId="1EAF717E" w14:textId="77777777" w:rsidR="00194506" w:rsidRDefault="00194506" w:rsidP="00652BAB">
      <w:pPr>
        <w:rPr>
          <w:szCs w:val="24"/>
        </w:rPr>
      </w:pPr>
    </w:p>
    <w:p w14:paraId="126D07D7" w14:textId="77777777" w:rsidR="00194506" w:rsidRDefault="00194506" w:rsidP="00652BAB">
      <w:pPr>
        <w:rPr>
          <w:szCs w:val="24"/>
        </w:rPr>
      </w:pPr>
    </w:p>
    <w:p w14:paraId="54837F25" w14:textId="77777777" w:rsidR="00194506" w:rsidRDefault="00194506" w:rsidP="00652BAB">
      <w:pPr>
        <w:rPr>
          <w:szCs w:val="24"/>
        </w:rPr>
      </w:pPr>
    </w:p>
    <w:p w14:paraId="5D7DFB8D" w14:textId="77777777" w:rsidR="00194506" w:rsidRDefault="00194506" w:rsidP="00652BAB">
      <w:pPr>
        <w:rPr>
          <w:szCs w:val="24"/>
        </w:rPr>
      </w:pPr>
    </w:p>
    <w:p w14:paraId="318931FC" w14:textId="77777777" w:rsidR="00194506" w:rsidRDefault="00194506" w:rsidP="00652BAB">
      <w:pPr>
        <w:rPr>
          <w:szCs w:val="24"/>
        </w:rPr>
      </w:pPr>
    </w:p>
    <w:p w14:paraId="3B4CB9AC" w14:textId="77777777" w:rsidR="00194506" w:rsidRDefault="00194506" w:rsidP="00652BAB">
      <w:pPr>
        <w:rPr>
          <w:szCs w:val="24"/>
        </w:rPr>
      </w:pPr>
    </w:p>
    <w:p w14:paraId="707F8E21" w14:textId="77777777" w:rsidR="00194506" w:rsidRDefault="00194506" w:rsidP="00652BAB">
      <w:pPr>
        <w:rPr>
          <w:szCs w:val="24"/>
        </w:rPr>
      </w:pPr>
    </w:p>
    <w:p w14:paraId="0B5C5EBE" w14:textId="77777777" w:rsidR="00194506" w:rsidRDefault="00194506" w:rsidP="00652BAB">
      <w:pPr>
        <w:rPr>
          <w:szCs w:val="24"/>
        </w:rPr>
      </w:pPr>
    </w:p>
    <w:p w14:paraId="5543A1C4" w14:textId="77777777" w:rsidR="00194506" w:rsidRDefault="00194506" w:rsidP="00652BAB">
      <w:pPr>
        <w:rPr>
          <w:szCs w:val="24"/>
        </w:rPr>
      </w:pPr>
    </w:p>
    <w:p w14:paraId="3CDD1527" w14:textId="77777777" w:rsidR="00194506" w:rsidRDefault="00194506" w:rsidP="00652BAB">
      <w:pPr>
        <w:rPr>
          <w:szCs w:val="24"/>
        </w:rPr>
      </w:pPr>
    </w:p>
    <w:p w14:paraId="5DBF91F9" w14:textId="77777777" w:rsidR="009D2DB4" w:rsidRDefault="009D2DB4" w:rsidP="00652BAB">
      <w:pPr>
        <w:rPr>
          <w:szCs w:val="24"/>
        </w:rPr>
      </w:pPr>
    </w:p>
    <w:p w14:paraId="2B2520B1" w14:textId="77777777" w:rsidR="009D2DB4" w:rsidRDefault="009D2DB4" w:rsidP="00652BAB">
      <w:pPr>
        <w:rPr>
          <w:szCs w:val="24"/>
        </w:rPr>
      </w:pPr>
    </w:p>
    <w:p w14:paraId="76471AB3" w14:textId="77777777" w:rsidR="009D2DB4" w:rsidRDefault="009D2DB4" w:rsidP="00652BAB">
      <w:pPr>
        <w:rPr>
          <w:szCs w:val="24"/>
        </w:rPr>
      </w:pPr>
    </w:p>
    <w:p w14:paraId="230A4403" w14:textId="77777777" w:rsidR="009D2DB4" w:rsidRDefault="009D2DB4" w:rsidP="00652BAB">
      <w:pPr>
        <w:rPr>
          <w:szCs w:val="24"/>
        </w:rPr>
      </w:pPr>
    </w:p>
    <w:p w14:paraId="1080EB5A" w14:textId="77777777" w:rsidR="009D2DB4" w:rsidRPr="00ED38CA" w:rsidRDefault="009D2DB4" w:rsidP="009D2DB4">
      <w:pPr>
        <w:jc w:val="center"/>
        <w:rPr>
          <w:rFonts w:cs="Arial"/>
          <w:b/>
          <w:bCs/>
        </w:rPr>
      </w:pPr>
      <w:r w:rsidRPr="00ED38CA">
        <w:rPr>
          <w:rFonts w:cs="Arial"/>
          <w:b/>
          <w:bCs/>
        </w:rPr>
        <w:lastRenderedPageBreak/>
        <w:t>Revision History</w:t>
      </w:r>
    </w:p>
    <w:p w14:paraId="3CD1A101" w14:textId="77777777" w:rsidR="009D2DB4" w:rsidRPr="009D2DB4" w:rsidRDefault="009D2DB4" w:rsidP="009D2DB4">
      <w:pPr>
        <w:ind w:left="180"/>
        <w:jc w:val="center"/>
        <w:rPr>
          <w:rFonts w:cs="Arial"/>
          <w:b/>
          <w:bCs/>
          <w:sz w:val="22"/>
          <w:szCs w:val="22"/>
        </w:rPr>
      </w:pPr>
    </w:p>
    <w:p w14:paraId="511A7DE0" w14:textId="77777777" w:rsidR="009D2DB4" w:rsidRPr="009D2DB4" w:rsidRDefault="009D2DB4" w:rsidP="009D2DB4">
      <w:pPr>
        <w:ind w:left="180"/>
        <w:jc w:val="center"/>
        <w:rPr>
          <w:rFonts w:cs="Arial"/>
          <w:b/>
          <w:bCs/>
          <w:sz w:val="22"/>
          <w:szCs w:val="22"/>
        </w:rPr>
      </w:pPr>
    </w:p>
    <w:tbl>
      <w:tblPr>
        <w:tblW w:w="9636" w:type="dxa"/>
        <w:tblInd w:w="-30" w:type="dxa"/>
        <w:tblLayout w:type="fixed"/>
        <w:tblLook w:val="0000" w:firstRow="0" w:lastRow="0" w:firstColumn="0" w:lastColumn="0" w:noHBand="0" w:noVBand="0"/>
      </w:tblPr>
      <w:tblGrid>
        <w:gridCol w:w="1443"/>
        <w:gridCol w:w="992"/>
        <w:gridCol w:w="2835"/>
        <w:gridCol w:w="1290"/>
        <w:gridCol w:w="1468"/>
        <w:gridCol w:w="1608"/>
      </w:tblGrid>
      <w:tr w:rsidR="009D2DB4" w:rsidRPr="009D2DB4" w14:paraId="2AFA652F" w14:textId="77777777" w:rsidTr="00185E89">
        <w:trPr>
          <w:cantSplit/>
        </w:trPr>
        <w:tc>
          <w:tcPr>
            <w:tcW w:w="1443" w:type="dxa"/>
            <w:tcBorders>
              <w:top w:val="single" w:sz="4" w:space="0" w:color="000000"/>
              <w:left w:val="single" w:sz="4" w:space="0" w:color="000000"/>
              <w:bottom w:val="single" w:sz="4" w:space="0" w:color="000000"/>
            </w:tcBorders>
          </w:tcPr>
          <w:p w14:paraId="005BE467" w14:textId="77777777" w:rsidR="009D2DB4" w:rsidRPr="009D2DB4" w:rsidRDefault="009D2DB4" w:rsidP="003206E8">
            <w:pPr>
              <w:snapToGrid w:val="0"/>
              <w:jc w:val="center"/>
              <w:rPr>
                <w:rFonts w:cs="Arial"/>
                <w:b/>
                <w:bCs/>
                <w:sz w:val="22"/>
                <w:szCs w:val="22"/>
              </w:rPr>
            </w:pPr>
            <w:r w:rsidRPr="009D2DB4">
              <w:rPr>
                <w:rFonts w:cs="Arial"/>
                <w:b/>
                <w:bCs/>
                <w:sz w:val="22"/>
                <w:szCs w:val="22"/>
              </w:rPr>
              <w:t xml:space="preserve">Release </w:t>
            </w:r>
          </w:p>
          <w:p w14:paraId="6055F7B7" w14:textId="77777777" w:rsidR="009D2DB4" w:rsidRPr="009D2DB4" w:rsidRDefault="009D2DB4" w:rsidP="003206E8">
            <w:pPr>
              <w:jc w:val="center"/>
              <w:rPr>
                <w:rFonts w:cs="Arial"/>
                <w:b/>
                <w:bCs/>
                <w:sz w:val="22"/>
                <w:szCs w:val="22"/>
              </w:rPr>
            </w:pPr>
            <w:r w:rsidRPr="009D2DB4">
              <w:rPr>
                <w:rFonts w:cs="Arial"/>
                <w:b/>
                <w:bCs/>
                <w:sz w:val="22"/>
                <w:szCs w:val="22"/>
              </w:rPr>
              <w:t>Date</w:t>
            </w:r>
          </w:p>
          <w:p w14:paraId="5D0D1F71" w14:textId="77777777" w:rsidR="009D2DB4" w:rsidRPr="009D2DB4" w:rsidRDefault="009D2DB4" w:rsidP="003206E8">
            <w:pPr>
              <w:jc w:val="center"/>
              <w:rPr>
                <w:rFonts w:cs="Arial"/>
                <w:i/>
                <w:iCs/>
                <w:sz w:val="22"/>
                <w:szCs w:val="22"/>
              </w:rPr>
            </w:pPr>
            <w:r w:rsidRPr="009D2DB4">
              <w:rPr>
                <w:rFonts w:cs="Arial"/>
                <w:i/>
                <w:iCs/>
                <w:sz w:val="22"/>
                <w:szCs w:val="22"/>
              </w:rPr>
              <w:t>DD-MM-YY</w:t>
            </w:r>
          </w:p>
        </w:tc>
        <w:tc>
          <w:tcPr>
            <w:tcW w:w="992" w:type="dxa"/>
            <w:tcBorders>
              <w:top w:val="single" w:sz="4" w:space="0" w:color="000000"/>
              <w:left w:val="single" w:sz="4" w:space="0" w:color="000000"/>
              <w:bottom w:val="single" w:sz="4" w:space="0" w:color="000000"/>
            </w:tcBorders>
          </w:tcPr>
          <w:p w14:paraId="5B7C12DB" w14:textId="77777777" w:rsidR="009D2DB4" w:rsidRPr="009D2DB4" w:rsidRDefault="009D2DB4" w:rsidP="003206E8">
            <w:pPr>
              <w:snapToGrid w:val="0"/>
              <w:jc w:val="center"/>
              <w:rPr>
                <w:rFonts w:cs="Arial"/>
                <w:b/>
                <w:bCs/>
                <w:sz w:val="22"/>
                <w:szCs w:val="22"/>
              </w:rPr>
            </w:pPr>
            <w:r w:rsidRPr="009D2DB4">
              <w:rPr>
                <w:rFonts w:cs="Arial"/>
                <w:b/>
                <w:bCs/>
                <w:sz w:val="22"/>
                <w:szCs w:val="22"/>
              </w:rPr>
              <w:t>Revision Number</w:t>
            </w:r>
          </w:p>
          <w:p w14:paraId="41EC4F79" w14:textId="77777777" w:rsidR="009D2DB4" w:rsidRPr="009D2DB4" w:rsidRDefault="009D2DB4" w:rsidP="003206E8">
            <w:pPr>
              <w:jc w:val="center"/>
              <w:rPr>
                <w:rFonts w:cs="Arial"/>
                <w:i/>
                <w:iCs/>
                <w:sz w:val="22"/>
                <w:szCs w:val="22"/>
              </w:rPr>
            </w:pPr>
            <w:proofErr w:type="spellStart"/>
            <w:r w:rsidRPr="009D2DB4">
              <w:rPr>
                <w:rFonts w:cs="Arial"/>
                <w:i/>
                <w:iCs/>
                <w:sz w:val="22"/>
                <w:szCs w:val="22"/>
              </w:rPr>
              <w:t>x.y</w:t>
            </w:r>
            <w:proofErr w:type="spellEnd"/>
          </w:p>
        </w:tc>
        <w:tc>
          <w:tcPr>
            <w:tcW w:w="2835" w:type="dxa"/>
            <w:tcBorders>
              <w:top w:val="single" w:sz="4" w:space="0" w:color="000000"/>
              <w:left w:val="single" w:sz="4" w:space="0" w:color="000000"/>
              <w:bottom w:val="single" w:sz="4" w:space="0" w:color="000000"/>
            </w:tcBorders>
          </w:tcPr>
          <w:p w14:paraId="21B1AEB9" w14:textId="77777777" w:rsidR="009D2DB4" w:rsidRPr="009D2DB4" w:rsidRDefault="009D2DB4" w:rsidP="003206E8">
            <w:pPr>
              <w:snapToGrid w:val="0"/>
              <w:ind w:left="79"/>
              <w:jc w:val="center"/>
              <w:rPr>
                <w:rFonts w:cs="Arial"/>
                <w:b/>
                <w:bCs/>
                <w:sz w:val="22"/>
                <w:szCs w:val="22"/>
              </w:rPr>
            </w:pPr>
            <w:r w:rsidRPr="009D2DB4">
              <w:rPr>
                <w:rFonts w:cs="Arial"/>
                <w:b/>
                <w:bCs/>
                <w:sz w:val="22"/>
                <w:szCs w:val="22"/>
              </w:rPr>
              <w:t>Changes Made (Mention Sections Affected)</w:t>
            </w:r>
          </w:p>
        </w:tc>
        <w:tc>
          <w:tcPr>
            <w:tcW w:w="1290" w:type="dxa"/>
            <w:tcBorders>
              <w:top w:val="single" w:sz="4" w:space="0" w:color="000000"/>
              <w:left w:val="single" w:sz="4" w:space="0" w:color="000000"/>
              <w:bottom w:val="single" w:sz="4" w:space="0" w:color="000000"/>
            </w:tcBorders>
          </w:tcPr>
          <w:p w14:paraId="3888B9E9" w14:textId="77777777" w:rsidR="009D2DB4" w:rsidRPr="009D2DB4" w:rsidRDefault="009D2DB4" w:rsidP="003206E8">
            <w:pPr>
              <w:snapToGrid w:val="0"/>
              <w:ind w:left="72"/>
              <w:jc w:val="center"/>
              <w:rPr>
                <w:rFonts w:cs="Arial"/>
                <w:b/>
                <w:bCs/>
                <w:sz w:val="22"/>
                <w:szCs w:val="22"/>
              </w:rPr>
            </w:pPr>
            <w:r w:rsidRPr="009D2DB4">
              <w:rPr>
                <w:rFonts w:cs="Arial"/>
                <w:b/>
                <w:bCs/>
                <w:sz w:val="22"/>
                <w:szCs w:val="22"/>
              </w:rPr>
              <w:t>Author</w:t>
            </w:r>
          </w:p>
        </w:tc>
        <w:tc>
          <w:tcPr>
            <w:tcW w:w="1468" w:type="dxa"/>
            <w:tcBorders>
              <w:top w:val="single" w:sz="4" w:space="0" w:color="000000"/>
              <w:left w:val="single" w:sz="4" w:space="0" w:color="000000"/>
              <w:bottom w:val="single" w:sz="4" w:space="0" w:color="000000"/>
            </w:tcBorders>
          </w:tcPr>
          <w:p w14:paraId="7050FD27" w14:textId="77777777" w:rsidR="009D2DB4" w:rsidRPr="009D2DB4" w:rsidRDefault="009D2DB4" w:rsidP="003206E8">
            <w:pPr>
              <w:snapToGrid w:val="0"/>
              <w:ind w:left="72"/>
              <w:jc w:val="center"/>
              <w:rPr>
                <w:rFonts w:cs="Arial"/>
                <w:b/>
                <w:bCs/>
                <w:sz w:val="22"/>
                <w:szCs w:val="22"/>
              </w:rPr>
            </w:pPr>
            <w:r w:rsidRPr="009D2DB4">
              <w:rPr>
                <w:rFonts w:cs="Arial"/>
                <w:b/>
                <w:bCs/>
                <w:sz w:val="22"/>
                <w:szCs w:val="22"/>
              </w:rPr>
              <w:t>Reviewed</w:t>
            </w:r>
          </w:p>
          <w:p w14:paraId="6E0CB561" w14:textId="77777777" w:rsidR="009D2DB4" w:rsidRPr="009D2DB4" w:rsidRDefault="009D2DB4" w:rsidP="003206E8">
            <w:pPr>
              <w:ind w:left="72"/>
              <w:jc w:val="center"/>
              <w:rPr>
                <w:rFonts w:cs="Arial"/>
                <w:b/>
                <w:bCs/>
                <w:sz w:val="22"/>
                <w:szCs w:val="22"/>
              </w:rPr>
            </w:pPr>
            <w:r w:rsidRPr="009D2DB4">
              <w:rPr>
                <w:rFonts w:cs="Arial"/>
                <w:b/>
                <w:bCs/>
                <w:sz w:val="22"/>
                <w:szCs w:val="22"/>
              </w:rPr>
              <w:t>By</w:t>
            </w:r>
          </w:p>
          <w:p w14:paraId="78973FF3" w14:textId="77777777" w:rsidR="009D2DB4" w:rsidRPr="009D2DB4" w:rsidRDefault="009D2DB4" w:rsidP="003206E8">
            <w:pPr>
              <w:ind w:left="72"/>
              <w:jc w:val="center"/>
              <w:rPr>
                <w:rFonts w:cs="Arial"/>
                <w:i/>
                <w:iCs/>
                <w:sz w:val="22"/>
                <w:szCs w:val="22"/>
              </w:rPr>
            </w:pPr>
            <w:r w:rsidRPr="009D2DB4">
              <w:rPr>
                <w:rFonts w:cs="Arial"/>
                <w:i/>
                <w:iCs/>
                <w:sz w:val="22"/>
                <w:szCs w:val="22"/>
              </w:rPr>
              <w:t>[Name and org Role]</w:t>
            </w:r>
          </w:p>
        </w:tc>
        <w:tc>
          <w:tcPr>
            <w:tcW w:w="1608" w:type="dxa"/>
            <w:tcBorders>
              <w:top w:val="single" w:sz="4" w:space="0" w:color="000000"/>
              <w:left w:val="single" w:sz="4" w:space="0" w:color="000000"/>
              <w:bottom w:val="single" w:sz="4" w:space="0" w:color="000000"/>
              <w:right w:val="single" w:sz="4" w:space="0" w:color="000000"/>
            </w:tcBorders>
          </w:tcPr>
          <w:p w14:paraId="5D7D34E7" w14:textId="77777777" w:rsidR="009D2DB4" w:rsidRPr="009D2DB4" w:rsidRDefault="009D2DB4" w:rsidP="003206E8">
            <w:pPr>
              <w:snapToGrid w:val="0"/>
              <w:ind w:left="72"/>
              <w:jc w:val="center"/>
              <w:rPr>
                <w:rFonts w:cs="Arial"/>
                <w:b/>
                <w:bCs/>
                <w:sz w:val="22"/>
                <w:szCs w:val="22"/>
              </w:rPr>
            </w:pPr>
            <w:r w:rsidRPr="009D2DB4">
              <w:rPr>
                <w:rFonts w:cs="Arial"/>
                <w:b/>
                <w:bCs/>
                <w:sz w:val="22"/>
                <w:szCs w:val="22"/>
              </w:rPr>
              <w:t xml:space="preserve"> Approved By</w:t>
            </w:r>
          </w:p>
          <w:p w14:paraId="276363DA" w14:textId="77777777" w:rsidR="009D2DB4" w:rsidRPr="009D2DB4" w:rsidRDefault="009D2DB4" w:rsidP="003206E8">
            <w:pPr>
              <w:jc w:val="center"/>
              <w:rPr>
                <w:rFonts w:cs="Arial"/>
                <w:i/>
                <w:iCs/>
                <w:sz w:val="22"/>
                <w:szCs w:val="22"/>
              </w:rPr>
            </w:pPr>
            <w:r w:rsidRPr="009D2DB4">
              <w:rPr>
                <w:rFonts w:cs="Arial"/>
                <w:i/>
                <w:iCs/>
                <w:sz w:val="22"/>
                <w:szCs w:val="22"/>
              </w:rPr>
              <w:t>[Name and org Role]</w:t>
            </w:r>
          </w:p>
        </w:tc>
      </w:tr>
      <w:tr w:rsidR="009D2DB4" w:rsidRPr="009D2DB4" w14:paraId="3498FB8B" w14:textId="77777777" w:rsidTr="00185E89">
        <w:trPr>
          <w:cantSplit/>
        </w:trPr>
        <w:tc>
          <w:tcPr>
            <w:tcW w:w="1443" w:type="dxa"/>
            <w:tcBorders>
              <w:top w:val="single" w:sz="4" w:space="0" w:color="000000"/>
              <w:left w:val="single" w:sz="4" w:space="0" w:color="000000"/>
              <w:bottom w:val="single" w:sz="4" w:space="0" w:color="000000"/>
            </w:tcBorders>
          </w:tcPr>
          <w:p w14:paraId="63087E62" w14:textId="5D86B142" w:rsidR="009D2DB4" w:rsidRPr="009D2DB4" w:rsidRDefault="00C91B57" w:rsidP="003206E8">
            <w:pPr>
              <w:snapToGrid w:val="0"/>
              <w:jc w:val="center"/>
              <w:rPr>
                <w:rFonts w:cs="Arial"/>
                <w:b/>
                <w:bCs/>
                <w:sz w:val="22"/>
                <w:szCs w:val="22"/>
              </w:rPr>
            </w:pPr>
            <w:r>
              <w:rPr>
                <w:rFonts w:cs="Arial"/>
                <w:b/>
                <w:bCs/>
                <w:sz w:val="22"/>
                <w:szCs w:val="22"/>
              </w:rPr>
              <w:t>01 July</w:t>
            </w:r>
            <w:r w:rsidR="009D2DB4" w:rsidRPr="009D2DB4">
              <w:rPr>
                <w:rFonts w:cs="Arial"/>
                <w:b/>
                <w:bCs/>
                <w:sz w:val="22"/>
                <w:szCs w:val="22"/>
              </w:rPr>
              <w:t xml:space="preserve"> 2025</w:t>
            </w:r>
          </w:p>
        </w:tc>
        <w:tc>
          <w:tcPr>
            <w:tcW w:w="992" w:type="dxa"/>
            <w:tcBorders>
              <w:top w:val="single" w:sz="4" w:space="0" w:color="000000"/>
              <w:left w:val="single" w:sz="4" w:space="0" w:color="000000"/>
              <w:bottom w:val="single" w:sz="4" w:space="0" w:color="000000"/>
            </w:tcBorders>
          </w:tcPr>
          <w:p w14:paraId="57E56C49" w14:textId="77777777" w:rsidR="009D2DB4" w:rsidRPr="009D2DB4" w:rsidRDefault="009D2DB4" w:rsidP="003206E8">
            <w:pPr>
              <w:snapToGrid w:val="0"/>
              <w:jc w:val="center"/>
              <w:rPr>
                <w:rFonts w:cs="Arial"/>
                <w:sz w:val="22"/>
                <w:szCs w:val="22"/>
              </w:rPr>
            </w:pPr>
            <w:r w:rsidRPr="009D2DB4">
              <w:rPr>
                <w:rFonts w:cs="Arial"/>
                <w:sz w:val="22"/>
                <w:szCs w:val="22"/>
              </w:rPr>
              <w:t>1.0</w:t>
            </w:r>
          </w:p>
        </w:tc>
        <w:tc>
          <w:tcPr>
            <w:tcW w:w="2835" w:type="dxa"/>
            <w:tcBorders>
              <w:top w:val="single" w:sz="4" w:space="0" w:color="000000"/>
              <w:left w:val="single" w:sz="4" w:space="0" w:color="000000"/>
              <w:bottom w:val="single" w:sz="4" w:space="0" w:color="000000"/>
            </w:tcBorders>
          </w:tcPr>
          <w:p w14:paraId="177821EF" w14:textId="77777777" w:rsidR="009D2DB4" w:rsidRPr="009D2DB4" w:rsidRDefault="009D2DB4" w:rsidP="003206E8">
            <w:pPr>
              <w:pStyle w:val="Header"/>
              <w:snapToGrid w:val="0"/>
              <w:ind w:left="79"/>
              <w:jc w:val="center"/>
              <w:rPr>
                <w:rFonts w:cs="Arial"/>
                <w:sz w:val="22"/>
                <w:szCs w:val="22"/>
              </w:rPr>
            </w:pPr>
            <w:r w:rsidRPr="009D2DB4">
              <w:rPr>
                <w:rFonts w:cs="Arial"/>
                <w:sz w:val="22"/>
                <w:szCs w:val="22"/>
              </w:rPr>
              <w:t xml:space="preserve">Initial Draft </w:t>
            </w:r>
          </w:p>
        </w:tc>
        <w:tc>
          <w:tcPr>
            <w:tcW w:w="1290" w:type="dxa"/>
            <w:tcBorders>
              <w:top w:val="single" w:sz="4" w:space="0" w:color="000000"/>
              <w:left w:val="single" w:sz="4" w:space="0" w:color="000000"/>
              <w:bottom w:val="single" w:sz="4" w:space="0" w:color="000000"/>
            </w:tcBorders>
          </w:tcPr>
          <w:p w14:paraId="76BA9980" w14:textId="77777777" w:rsidR="009D2DB4" w:rsidRPr="009D2DB4" w:rsidRDefault="009D2DB4" w:rsidP="003206E8">
            <w:pPr>
              <w:snapToGrid w:val="0"/>
              <w:ind w:left="72"/>
              <w:jc w:val="center"/>
              <w:rPr>
                <w:rFonts w:cs="Arial"/>
                <w:sz w:val="22"/>
                <w:szCs w:val="22"/>
              </w:rPr>
            </w:pPr>
            <w:r w:rsidRPr="009D2DB4">
              <w:rPr>
                <w:rFonts w:cs="Arial"/>
                <w:sz w:val="22"/>
                <w:szCs w:val="22"/>
              </w:rPr>
              <w:t xml:space="preserve">Himanshi Chawla </w:t>
            </w:r>
          </w:p>
        </w:tc>
        <w:tc>
          <w:tcPr>
            <w:tcW w:w="1468" w:type="dxa"/>
            <w:tcBorders>
              <w:top w:val="single" w:sz="4" w:space="0" w:color="000000"/>
              <w:left w:val="single" w:sz="4" w:space="0" w:color="000000"/>
              <w:bottom w:val="single" w:sz="4" w:space="0" w:color="000000"/>
            </w:tcBorders>
          </w:tcPr>
          <w:p w14:paraId="6F9FAEDF" w14:textId="77777777" w:rsidR="009D2DB4" w:rsidRPr="009D2DB4" w:rsidRDefault="009D2DB4" w:rsidP="003206E8">
            <w:pPr>
              <w:snapToGrid w:val="0"/>
              <w:ind w:left="72"/>
              <w:jc w:val="center"/>
              <w:rPr>
                <w:rFonts w:cs="Arial"/>
                <w:sz w:val="22"/>
                <w:szCs w:val="22"/>
              </w:rPr>
            </w:pPr>
          </w:p>
        </w:tc>
        <w:tc>
          <w:tcPr>
            <w:tcW w:w="1608" w:type="dxa"/>
            <w:tcBorders>
              <w:top w:val="single" w:sz="4" w:space="0" w:color="000000"/>
              <w:left w:val="single" w:sz="4" w:space="0" w:color="000000"/>
              <w:bottom w:val="single" w:sz="4" w:space="0" w:color="000000"/>
              <w:right w:val="single" w:sz="4" w:space="0" w:color="000000"/>
            </w:tcBorders>
          </w:tcPr>
          <w:p w14:paraId="5C048617" w14:textId="77777777" w:rsidR="009D2DB4" w:rsidRPr="009D2DB4" w:rsidRDefault="009D2DB4" w:rsidP="003206E8">
            <w:pPr>
              <w:snapToGrid w:val="0"/>
              <w:ind w:left="72"/>
              <w:jc w:val="center"/>
              <w:rPr>
                <w:rFonts w:cs="Arial"/>
                <w:sz w:val="22"/>
                <w:szCs w:val="22"/>
              </w:rPr>
            </w:pPr>
          </w:p>
        </w:tc>
      </w:tr>
      <w:tr w:rsidR="004247B3" w:rsidRPr="009D2DB4" w14:paraId="3446E56B" w14:textId="77777777" w:rsidTr="00185E89">
        <w:trPr>
          <w:cantSplit/>
        </w:trPr>
        <w:tc>
          <w:tcPr>
            <w:tcW w:w="1443" w:type="dxa"/>
            <w:tcBorders>
              <w:top w:val="single" w:sz="4" w:space="0" w:color="000000"/>
              <w:left w:val="single" w:sz="4" w:space="0" w:color="000000"/>
              <w:bottom w:val="single" w:sz="4" w:space="0" w:color="000000"/>
            </w:tcBorders>
          </w:tcPr>
          <w:p w14:paraId="2A806CAA" w14:textId="40CEC7D2" w:rsidR="004247B3" w:rsidRDefault="004247B3" w:rsidP="003206E8">
            <w:pPr>
              <w:snapToGrid w:val="0"/>
              <w:jc w:val="center"/>
              <w:rPr>
                <w:rFonts w:cs="Arial"/>
                <w:b/>
                <w:bCs/>
                <w:sz w:val="22"/>
                <w:szCs w:val="22"/>
              </w:rPr>
            </w:pPr>
            <w:r>
              <w:rPr>
                <w:rFonts w:cs="Arial"/>
                <w:b/>
                <w:bCs/>
                <w:sz w:val="22"/>
                <w:szCs w:val="22"/>
              </w:rPr>
              <w:t>02 July 2025</w:t>
            </w:r>
          </w:p>
        </w:tc>
        <w:tc>
          <w:tcPr>
            <w:tcW w:w="992" w:type="dxa"/>
            <w:tcBorders>
              <w:top w:val="single" w:sz="4" w:space="0" w:color="000000"/>
              <w:left w:val="single" w:sz="4" w:space="0" w:color="000000"/>
              <w:bottom w:val="single" w:sz="4" w:space="0" w:color="000000"/>
            </w:tcBorders>
          </w:tcPr>
          <w:p w14:paraId="1BD5796C" w14:textId="189A436C" w:rsidR="004247B3" w:rsidRPr="009D2DB4" w:rsidRDefault="004247B3" w:rsidP="003206E8">
            <w:pPr>
              <w:snapToGrid w:val="0"/>
              <w:jc w:val="center"/>
              <w:rPr>
                <w:rFonts w:cs="Arial"/>
                <w:sz w:val="22"/>
                <w:szCs w:val="22"/>
              </w:rPr>
            </w:pPr>
            <w:r>
              <w:rPr>
                <w:rFonts w:cs="Arial"/>
                <w:sz w:val="22"/>
                <w:szCs w:val="22"/>
              </w:rPr>
              <w:t xml:space="preserve">1.1 </w:t>
            </w:r>
          </w:p>
        </w:tc>
        <w:tc>
          <w:tcPr>
            <w:tcW w:w="2835" w:type="dxa"/>
            <w:tcBorders>
              <w:top w:val="single" w:sz="4" w:space="0" w:color="000000"/>
              <w:left w:val="single" w:sz="4" w:space="0" w:color="000000"/>
              <w:bottom w:val="single" w:sz="4" w:space="0" w:color="000000"/>
            </w:tcBorders>
          </w:tcPr>
          <w:p w14:paraId="679FD888" w14:textId="132396E5" w:rsidR="004247B3" w:rsidRPr="009D2DB4" w:rsidRDefault="000208AA" w:rsidP="003206E8">
            <w:pPr>
              <w:pStyle w:val="Header"/>
              <w:snapToGrid w:val="0"/>
              <w:ind w:left="79"/>
              <w:jc w:val="center"/>
              <w:rPr>
                <w:rFonts w:cs="Arial"/>
                <w:sz w:val="22"/>
                <w:szCs w:val="22"/>
              </w:rPr>
            </w:pPr>
            <w:r>
              <w:rPr>
                <w:rFonts w:cs="Arial"/>
                <w:sz w:val="22"/>
                <w:szCs w:val="22"/>
              </w:rPr>
              <w:t>Data Capture Embedded &amp; Hold Scenario Added</w:t>
            </w:r>
          </w:p>
        </w:tc>
        <w:tc>
          <w:tcPr>
            <w:tcW w:w="1290" w:type="dxa"/>
            <w:tcBorders>
              <w:top w:val="single" w:sz="4" w:space="0" w:color="000000"/>
              <w:left w:val="single" w:sz="4" w:space="0" w:color="000000"/>
              <w:bottom w:val="single" w:sz="4" w:space="0" w:color="000000"/>
            </w:tcBorders>
          </w:tcPr>
          <w:p w14:paraId="7A42D15D" w14:textId="493FF482" w:rsidR="004247B3" w:rsidRPr="009D2DB4" w:rsidRDefault="000208AA" w:rsidP="003206E8">
            <w:pPr>
              <w:snapToGrid w:val="0"/>
              <w:ind w:left="72"/>
              <w:jc w:val="center"/>
              <w:rPr>
                <w:rFonts w:cs="Arial"/>
                <w:sz w:val="22"/>
                <w:szCs w:val="22"/>
              </w:rPr>
            </w:pPr>
            <w:r>
              <w:rPr>
                <w:rFonts w:cs="Arial"/>
                <w:sz w:val="22"/>
                <w:szCs w:val="22"/>
              </w:rPr>
              <w:t xml:space="preserve">Himanshi Chawla </w:t>
            </w:r>
          </w:p>
        </w:tc>
        <w:tc>
          <w:tcPr>
            <w:tcW w:w="1468" w:type="dxa"/>
            <w:tcBorders>
              <w:top w:val="single" w:sz="4" w:space="0" w:color="000000"/>
              <w:left w:val="single" w:sz="4" w:space="0" w:color="000000"/>
              <w:bottom w:val="single" w:sz="4" w:space="0" w:color="000000"/>
            </w:tcBorders>
          </w:tcPr>
          <w:p w14:paraId="7066D591" w14:textId="77777777" w:rsidR="004247B3" w:rsidRPr="009D2DB4" w:rsidRDefault="004247B3" w:rsidP="003206E8">
            <w:pPr>
              <w:snapToGrid w:val="0"/>
              <w:ind w:left="72"/>
              <w:jc w:val="center"/>
              <w:rPr>
                <w:rFonts w:cs="Arial"/>
                <w:sz w:val="22"/>
                <w:szCs w:val="22"/>
              </w:rPr>
            </w:pPr>
          </w:p>
        </w:tc>
        <w:tc>
          <w:tcPr>
            <w:tcW w:w="1608" w:type="dxa"/>
            <w:tcBorders>
              <w:top w:val="single" w:sz="4" w:space="0" w:color="000000"/>
              <w:left w:val="single" w:sz="4" w:space="0" w:color="000000"/>
              <w:bottom w:val="single" w:sz="4" w:space="0" w:color="000000"/>
              <w:right w:val="single" w:sz="4" w:space="0" w:color="000000"/>
            </w:tcBorders>
          </w:tcPr>
          <w:p w14:paraId="341C1463" w14:textId="77777777" w:rsidR="004247B3" w:rsidRPr="009D2DB4" w:rsidRDefault="004247B3" w:rsidP="003206E8">
            <w:pPr>
              <w:snapToGrid w:val="0"/>
              <w:ind w:left="72"/>
              <w:jc w:val="center"/>
              <w:rPr>
                <w:rFonts w:cs="Arial"/>
                <w:sz w:val="22"/>
                <w:szCs w:val="22"/>
              </w:rPr>
            </w:pPr>
          </w:p>
        </w:tc>
      </w:tr>
      <w:tr w:rsidR="009334B6" w:rsidRPr="009D2DB4" w14:paraId="5C2CBAC0" w14:textId="77777777" w:rsidTr="00185E89">
        <w:trPr>
          <w:cantSplit/>
        </w:trPr>
        <w:tc>
          <w:tcPr>
            <w:tcW w:w="1443" w:type="dxa"/>
            <w:tcBorders>
              <w:top w:val="single" w:sz="4" w:space="0" w:color="000000"/>
              <w:left w:val="single" w:sz="4" w:space="0" w:color="000000"/>
              <w:bottom w:val="single" w:sz="4" w:space="0" w:color="000000"/>
            </w:tcBorders>
          </w:tcPr>
          <w:p w14:paraId="1CC0047D" w14:textId="666B131C" w:rsidR="009334B6" w:rsidRDefault="009334B6" w:rsidP="003206E8">
            <w:pPr>
              <w:snapToGrid w:val="0"/>
              <w:jc w:val="center"/>
              <w:rPr>
                <w:rFonts w:cs="Arial"/>
                <w:b/>
                <w:bCs/>
                <w:sz w:val="22"/>
                <w:szCs w:val="22"/>
              </w:rPr>
            </w:pPr>
            <w:r>
              <w:rPr>
                <w:rFonts w:cs="Arial"/>
                <w:b/>
                <w:bCs/>
                <w:sz w:val="22"/>
                <w:szCs w:val="22"/>
              </w:rPr>
              <w:t>03 July 2025</w:t>
            </w:r>
          </w:p>
        </w:tc>
        <w:tc>
          <w:tcPr>
            <w:tcW w:w="992" w:type="dxa"/>
            <w:tcBorders>
              <w:top w:val="single" w:sz="4" w:space="0" w:color="000000"/>
              <w:left w:val="single" w:sz="4" w:space="0" w:color="000000"/>
              <w:bottom w:val="single" w:sz="4" w:space="0" w:color="000000"/>
            </w:tcBorders>
          </w:tcPr>
          <w:p w14:paraId="0D78E583" w14:textId="4BF5B1CB" w:rsidR="009334B6" w:rsidRDefault="009334B6" w:rsidP="003206E8">
            <w:pPr>
              <w:snapToGrid w:val="0"/>
              <w:jc w:val="center"/>
              <w:rPr>
                <w:rFonts w:cs="Arial"/>
                <w:sz w:val="22"/>
                <w:szCs w:val="22"/>
              </w:rPr>
            </w:pPr>
            <w:r>
              <w:rPr>
                <w:rFonts w:cs="Arial"/>
                <w:sz w:val="22"/>
                <w:szCs w:val="22"/>
              </w:rPr>
              <w:t>1.2</w:t>
            </w:r>
          </w:p>
        </w:tc>
        <w:tc>
          <w:tcPr>
            <w:tcW w:w="2835" w:type="dxa"/>
            <w:tcBorders>
              <w:top w:val="single" w:sz="4" w:space="0" w:color="000000"/>
              <w:left w:val="single" w:sz="4" w:space="0" w:color="000000"/>
              <w:bottom w:val="single" w:sz="4" w:space="0" w:color="000000"/>
            </w:tcBorders>
          </w:tcPr>
          <w:p w14:paraId="72098B9C" w14:textId="2BE647A3" w:rsidR="009334B6" w:rsidRDefault="009334B6" w:rsidP="003206E8">
            <w:pPr>
              <w:pStyle w:val="Header"/>
              <w:snapToGrid w:val="0"/>
              <w:ind w:left="79"/>
              <w:jc w:val="center"/>
              <w:rPr>
                <w:rFonts w:cs="Arial"/>
                <w:sz w:val="22"/>
                <w:szCs w:val="22"/>
              </w:rPr>
            </w:pPr>
            <w:r>
              <w:rPr>
                <w:rFonts w:cs="Arial"/>
                <w:sz w:val="22"/>
                <w:szCs w:val="22"/>
              </w:rPr>
              <w:t xml:space="preserve">Data Capture Sheet Update with Email ID &amp; DOB </w:t>
            </w:r>
          </w:p>
        </w:tc>
        <w:tc>
          <w:tcPr>
            <w:tcW w:w="1290" w:type="dxa"/>
            <w:tcBorders>
              <w:top w:val="single" w:sz="4" w:space="0" w:color="000000"/>
              <w:left w:val="single" w:sz="4" w:space="0" w:color="000000"/>
              <w:bottom w:val="single" w:sz="4" w:space="0" w:color="000000"/>
            </w:tcBorders>
          </w:tcPr>
          <w:p w14:paraId="733DC246" w14:textId="7DE178A6" w:rsidR="009334B6" w:rsidRDefault="009334B6" w:rsidP="003206E8">
            <w:pPr>
              <w:snapToGrid w:val="0"/>
              <w:ind w:left="72"/>
              <w:jc w:val="center"/>
              <w:rPr>
                <w:rFonts w:cs="Arial"/>
                <w:sz w:val="22"/>
                <w:szCs w:val="22"/>
              </w:rPr>
            </w:pPr>
            <w:r>
              <w:rPr>
                <w:rFonts w:cs="Arial"/>
                <w:sz w:val="22"/>
                <w:szCs w:val="22"/>
              </w:rPr>
              <w:t xml:space="preserve">Himanshi Chawla </w:t>
            </w:r>
          </w:p>
        </w:tc>
        <w:tc>
          <w:tcPr>
            <w:tcW w:w="1468" w:type="dxa"/>
            <w:tcBorders>
              <w:top w:val="single" w:sz="4" w:space="0" w:color="000000"/>
              <w:left w:val="single" w:sz="4" w:space="0" w:color="000000"/>
              <w:bottom w:val="single" w:sz="4" w:space="0" w:color="000000"/>
            </w:tcBorders>
          </w:tcPr>
          <w:p w14:paraId="2352F922" w14:textId="77777777" w:rsidR="009334B6" w:rsidRPr="009D2DB4" w:rsidRDefault="009334B6" w:rsidP="003206E8">
            <w:pPr>
              <w:snapToGrid w:val="0"/>
              <w:ind w:left="72"/>
              <w:jc w:val="center"/>
              <w:rPr>
                <w:rFonts w:cs="Arial"/>
                <w:sz w:val="22"/>
                <w:szCs w:val="22"/>
              </w:rPr>
            </w:pPr>
          </w:p>
        </w:tc>
        <w:tc>
          <w:tcPr>
            <w:tcW w:w="1608" w:type="dxa"/>
            <w:tcBorders>
              <w:top w:val="single" w:sz="4" w:space="0" w:color="000000"/>
              <w:left w:val="single" w:sz="4" w:space="0" w:color="000000"/>
              <w:bottom w:val="single" w:sz="4" w:space="0" w:color="000000"/>
              <w:right w:val="single" w:sz="4" w:space="0" w:color="000000"/>
            </w:tcBorders>
          </w:tcPr>
          <w:p w14:paraId="412C5103" w14:textId="77777777" w:rsidR="009334B6" w:rsidRPr="009D2DB4" w:rsidRDefault="009334B6" w:rsidP="003206E8">
            <w:pPr>
              <w:snapToGrid w:val="0"/>
              <w:ind w:left="72"/>
              <w:jc w:val="center"/>
              <w:rPr>
                <w:rFonts w:cs="Arial"/>
                <w:sz w:val="22"/>
                <w:szCs w:val="22"/>
              </w:rPr>
            </w:pPr>
          </w:p>
        </w:tc>
      </w:tr>
      <w:tr w:rsidR="004B2366" w:rsidRPr="009D2DB4" w14:paraId="12D67E4A" w14:textId="77777777" w:rsidTr="00185E89">
        <w:trPr>
          <w:cantSplit/>
        </w:trPr>
        <w:tc>
          <w:tcPr>
            <w:tcW w:w="1443" w:type="dxa"/>
            <w:tcBorders>
              <w:top w:val="single" w:sz="4" w:space="0" w:color="000000"/>
              <w:left w:val="single" w:sz="4" w:space="0" w:color="000000"/>
              <w:bottom w:val="single" w:sz="4" w:space="0" w:color="000000"/>
            </w:tcBorders>
          </w:tcPr>
          <w:p w14:paraId="45A5577A" w14:textId="440219D2" w:rsidR="004B2366" w:rsidRDefault="00AC5331" w:rsidP="003206E8">
            <w:pPr>
              <w:snapToGrid w:val="0"/>
              <w:jc w:val="center"/>
              <w:rPr>
                <w:rFonts w:cs="Arial"/>
                <w:b/>
                <w:bCs/>
                <w:sz w:val="22"/>
                <w:szCs w:val="22"/>
              </w:rPr>
            </w:pPr>
            <w:r>
              <w:rPr>
                <w:rFonts w:cs="Arial"/>
                <w:b/>
                <w:bCs/>
                <w:sz w:val="22"/>
                <w:szCs w:val="22"/>
              </w:rPr>
              <w:t>09 July 2025</w:t>
            </w:r>
          </w:p>
        </w:tc>
        <w:tc>
          <w:tcPr>
            <w:tcW w:w="992" w:type="dxa"/>
            <w:tcBorders>
              <w:top w:val="single" w:sz="4" w:space="0" w:color="000000"/>
              <w:left w:val="single" w:sz="4" w:space="0" w:color="000000"/>
              <w:bottom w:val="single" w:sz="4" w:space="0" w:color="000000"/>
            </w:tcBorders>
          </w:tcPr>
          <w:p w14:paraId="7319CED7" w14:textId="05C8F1E6" w:rsidR="004B2366" w:rsidRDefault="00AC5331" w:rsidP="003206E8">
            <w:pPr>
              <w:snapToGrid w:val="0"/>
              <w:jc w:val="center"/>
              <w:rPr>
                <w:rFonts w:cs="Arial"/>
                <w:sz w:val="22"/>
                <w:szCs w:val="22"/>
              </w:rPr>
            </w:pPr>
            <w:r>
              <w:rPr>
                <w:rFonts w:cs="Arial"/>
                <w:sz w:val="22"/>
                <w:szCs w:val="22"/>
              </w:rPr>
              <w:t>1.3</w:t>
            </w:r>
          </w:p>
        </w:tc>
        <w:tc>
          <w:tcPr>
            <w:tcW w:w="2835" w:type="dxa"/>
            <w:tcBorders>
              <w:top w:val="single" w:sz="4" w:space="0" w:color="000000"/>
              <w:left w:val="single" w:sz="4" w:space="0" w:color="000000"/>
              <w:bottom w:val="single" w:sz="4" w:space="0" w:color="000000"/>
            </w:tcBorders>
          </w:tcPr>
          <w:p w14:paraId="4021010C" w14:textId="76125A12" w:rsidR="004B2366" w:rsidRDefault="00AC5331" w:rsidP="003206E8">
            <w:pPr>
              <w:pStyle w:val="Header"/>
              <w:snapToGrid w:val="0"/>
              <w:ind w:left="79"/>
              <w:jc w:val="center"/>
              <w:rPr>
                <w:rFonts w:cs="Arial"/>
                <w:sz w:val="22"/>
                <w:szCs w:val="22"/>
              </w:rPr>
            </w:pPr>
            <w:r>
              <w:rPr>
                <w:rFonts w:cs="Arial"/>
                <w:sz w:val="22"/>
                <w:szCs w:val="22"/>
              </w:rPr>
              <w:t xml:space="preserve">Delayed Communication Logic Updated &amp; feedback comments </w:t>
            </w:r>
            <w:r w:rsidR="006527B8">
              <w:rPr>
                <w:rFonts w:cs="Arial"/>
                <w:sz w:val="22"/>
                <w:szCs w:val="22"/>
              </w:rPr>
              <w:t>addressed</w:t>
            </w:r>
          </w:p>
        </w:tc>
        <w:tc>
          <w:tcPr>
            <w:tcW w:w="1290" w:type="dxa"/>
            <w:tcBorders>
              <w:top w:val="single" w:sz="4" w:space="0" w:color="000000"/>
              <w:left w:val="single" w:sz="4" w:space="0" w:color="000000"/>
              <w:bottom w:val="single" w:sz="4" w:space="0" w:color="000000"/>
            </w:tcBorders>
          </w:tcPr>
          <w:p w14:paraId="4D31F569" w14:textId="5E01D5D2" w:rsidR="004B2366" w:rsidRDefault="006527B8" w:rsidP="003206E8">
            <w:pPr>
              <w:snapToGrid w:val="0"/>
              <w:ind w:left="72"/>
              <w:jc w:val="center"/>
              <w:rPr>
                <w:rFonts w:cs="Arial"/>
                <w:sz w:val="22"/>
                <w:szCs w:val="22"/>
              </w:rPr>
            </w:pPr>
            <w:r>
              <w:rPr>
                <w:rFonts w:cs="Arial"/>
                <w:sz w:val="22"/>
                <w:szCs w:val="22"/>
              </w:rPr>
              <w:t xml:space="preserve">Himanshi Chawla </w:t>
            </w:r>
          </w:p>
        </w:tc>
        <w:tc>
          <w:tcPr>
            <w:tcW w:w="1468" w:type="dxa"/>
            <w:tcBorders>
              <w:top w:val="single" w:sz="4" w:space="0" w:color="000000"/>
              <w:left w:val="single" w:sz="4" w:space="0" w:color="000000"/>
              <w:bottom w:val="single" w:sz="4" w:space="0" w:color="000000"/>
            </w:tcBorders>
          </w:tcPr>
          <w:p w14:paraId="10A0A500" w14:textId="77777777" w:rsidR="004B2366" w:rsidRPr="009D2DB4" w:rsidRDefault="004B2366" w:rsidP="003206E8">
            <w:pPr>
              <w:snapToGrid w:val="0"/>
              <w:ind w:left="72"/>
              <w:jc w:val="center"/>
              <w:rPr>
                <w:rFonts w:cs="Arial"/>
                <w:sz w:val="22"/>
                <w:szCs w:val="22"/>
              </w:rPr>
            </w:pPr>
          </w:p>
        </w:tc>
        <w:tc>
          <w:tcPr>
            <w:tcW w:w="1608" w:type="dxa"/>
            <w:tcBorders>
              <w:top w:val="single" w:sz="4" w:space="0" w:color="000000"/>
              <w:left w:val="single" w:sz="4" w:space="0" w:color="000000"/>
              <w:bottom w:val="single" w:sz="4" w:space="0" w:color="000000"/>
              <w:right w:val="single" w:sz="4" w:space="0" w:color="000000"/>
            </w:tcBorders>
          </w:tcPr>
          <w:p w14:paraId="7DE69B08" w14:textId="77777777" w:rsidR="004B2366" w:rsidRPr="009D2DB4" w:rsidRDefault="004B2366" w:rsidP="003206E8">
            <w:pPr>
              <w:snapToGrid w:val="0"/>
              <w:ind w:left="72"/>
              <w:jc w:val="center"/>
              <w:rPr>
                <w:rFonts w:cs="Arial"/>
                <w:sz w:val="22"/>
                <w:szCs w:val="22"/>
              </w:rPr>
            </w:pPr>
          </w:p>
        </w:tc>
      </w:tr>
      <w:tr w:rsidR="00E0020B" w:rsidRPr="009D2DB4" w14:paraId="7C7F56CD" w14:textId="77777777" w:rsidTr="00185E89">
        <w:trPr>
          <w:cantSplit/>
        </w:trPr>
        <w:tc>
          <w:tcPr>
            <w:tcW w:w="1443" w:type="dxa"/>
            <w:tcBorders>
              <w:top w:val="single" w:sz="4" w:space="0" w:color="000000"/>
              <w:left w:val="single" w:sz="4" w:space="0" w:color="000000"/>
              <w:bottom w:val="single" w:sz="4" w:space="0" w:color="000000"/>
            </w:tcBorders>
          </w:tcPr>
          <w:p w14:paraId="76B248E6" w14:textId="132FF9B7" w:rsidR="00E0020B" w:rsidRDefault="00E0020B" w:rsidP="003206E8">
            <w:pPr>
              <w:snapToGrid w:val="0"/>
              <w:jc w:val="center"/>
              <w:rPr>
                <w:rFonts w:cs="Arial"/>
                <w:b/>
                <w:bCs/>
                <w:sz w:val="22"/>
                <w:szCs w:val="22"/>
              </w:rPr>
            </w:pPr>
            <w:r>
              <w:rPr>
                <w:rFonts w:cs="Arial"/>
                <w:b/>
                <w:bCs/>
                <w:sz w:val="22"/>
                <w:szCs w:val="22"/>
              </w:rPr>
              <w:t>19 July 2025</w:t>
            </w:r>
          </w:p>
        </w:tc>
        <w:tc>
          <w:tcPr>
            <w:tcW w:w="992" w:type="dxa"/>
            <w:tcBorders>
              <w:top w:val="single" w:sz="4" w:space="0" w:color="000000"/>
              <w:left w:val="single" w:sz="4" w:space="0" w:color="000000"/>
              <w:bottom w:val="single" w:sz="4" w:space="0" w:color="000000"/>
            </w:tcBorders>
          </w:tcPr>
          <w:p w14:paraId="30A39CFC" w14:textId="0A162F0D" w:rsidR="00E0020B" w:rsidRDefault="00E0020B" w:rsidP="003206E8">
            <w:pPr>
              <w:snapToGrid w:val="0"/>
              <w:jc w:val="center"/>
              <w:rPr>
                <w:rFonts w:cs="Arial"/>
                <w:sz w:val="22"/>
                <w:szCs w:val="22"/>
              </w:rPr>
            </w:pPr>
            <w:r>
              <w:rPr>
                <w:rFonts w:cs="Arial"/>
                <w:sz w:val="22"/>
                <w:szCs w:val="22"/>
              </w:rPr>
              <w:t>1.4</w:t>
            </w:r>
          </w:p>
        </w:tc>
        <w:tc>
          <w:tcPr>
            <w:tcW w:w="2835" w:type="dxa"/>
            <w:tcBorders>
              <w:top w:val="single" w:sz="4" w:space="0" w:color="000000"/>
              <w:left w:val="single" w:sz="4" w:space="0" w:color="000000"/>
              <w:bottom w:val="single" w:sz="4" w:space="0" w:color="000000"/>
            </w:tcBorders>
          </w:tcPr>
          <w:p w14:paraId="0FCA4C16" w14:textId="53F55361" w:rsidR="00E0020B" w:rsidRDefault="00E0020B" w:rsidP="003206E8">
            <w:pPr>
              <w:pStyle w:val="Header"/>
              <w:snapToGrid w:val="0"/>
              <w:ind w:left="79"/>
              <w:jc w:val="center"/>
              <w:rPr>
                <w:rFonts w:cs="Arial"/>
                <w:sz w:val="22"/>
                <w:szCs w:val="22"/>
              </w:rPr>
            </w:pPr>
            <w:r>
              <w:rPr>
                <w:rFonts w:cs="Arial"/>
                <w:sz w:val="22"/>
                <w:szCs w:val="22"/>
              </w:rPr>
              <w:t xml:space="preserve">Different Workflows added as per Takeover / Non Takeover/ Secondary Bank &amp; Reschedule Loan Types </w:t>
            </w:r>
          </w:p>
        </w:tc>
        <w:tc>
          <w:tcPr>
            <w:tcW w:w="1290" w:type="dxa"/>
            <w:tcBorders>
              <w:top w:val="single" w:sz="4" w:space="0" w:color="000000"/>
              <w:left w:val="single" w:sz="4" w:space="0" w:color="000000"/>
              <w:bottom w:val="single" w:sz="4" w:space="0" w:color="000000"/>
            </w:tcBorders>
          </w:tcPr>
          <w:p w14:paraId="5ED5A7FB" w14:textId="6CBC85DA" w:rsidR="00E0020B" w:rsidRDefault="00E0020B" w:rsidP="003206E8">
            <w:pPr>
              <w:snapToGrid w:val="0"/>
              <w:ind w:left="72"/>
              <w:jc w:val="center"/>
              <w:rPr>
                <w:rFonts w:cs="Arial"/>
                <w:sz w:val="22"/>
                <w:szCs w:val="22"/>
              </w:rPr>
            </w:pPr>
            <w:r>
              <w:rPr>
                <w:rFonts w:cs="Arial"/>
                <w:sz w:val="22"/>
                <w:szCs w:val="22"/>
              </w:rPr>
              <w:t xml:space="preserve">Himanshi Chawla </w:t>
            </w:r>
          </w:p>
        </w:tc>
        <w:tc>
          <w:tcPr>
            <w:tcW w:w="1468" w:type="dxa"/>
            <w:tcBorders>
              <w:top w:val="single" w:sz="4" w:space="0" w:color="000000"/>
              <w:left w:val="single" w:sz="4" w:space="0" w:color="000000"/>
              <w:bottom w:val="single" w:sz="4" w:space="0" w:color="000000"/>
            </w:tcBorders>
          </w:tcPr>
          <w:p w14:paraId="459A26AB" w14:textId="77777777" w:rsidR="00E0020B" w:rsidRPr="009D2DB4" w:rsidRDefault="00E0020B" w:rsidP="003206E8">
            <w:pPr>
              <w:snapToGrid w:val="0"/>
              <w:ind w:left="72"/>
              <w:jc w:val="center"/>
              <w:rPr>
                <w:rFonts w:cs="Arial"/>
                <w:sz w:val="22"/>
                <w:szCs w:val="22"/>
              </w:rPr>
            </w:pPr>
          </w:p>
        </w:tc>
        <w:tc>
          <w:tcPr>
            <w:tcW w:w="1608" w:type="dxa"/>
            <w:tcBorders>
              <w:top w:val="single" w:sz="4" w:space="0" w:color="000000"/>
              <w:left w:val="single" w:sz="4" w:space="0" w:color="000000"/>
              <w:bottom w:val="single" w:sz="4" w:space="0" w:color="000000"/>
              <w:right w:val="single" w:sz="4" w:space="0" w:color="000000"/>
            </w:tcBorders>
          </w:tcPr>
          <w:p w14:paraId="45CA49D5" w14:textId="77777777" w:rsidR="00E0020B" w:rsidRPr="009D2DB4" w:rsidRDefault="00E0020B" w:rsidP="003206E8">
            <w:pPr>
              <w:snapToGrid w:val="0"/>
              <w:ind w:left="72"/>
              <w:jc w:val="center"/>
              <w:rPr>
                <w:rFonts w:cs="Arial"/>
                <w:sz w:val="22"/>
                <w:szCs w:val="22"/>
              </w:rPr>
            </w:pPr>
          </w:p>
        </w:tc>
      </w:tr>
      <w:tr w:rsidR="00A84166" w:rsidRPr="009D2DB4" w14:paraId="4EEDB376" w14:textId="77777777" w:rsidTr="00185E89">
        <w:trPr>
          <w:cantSplit/>
        </w:trPr>
        <w:tc>
          <w:tcPr>
            <w:tcW w:w="1443" w:type="dxa"/>
            <w:tcBorders>
              <w:top w:val="single" w:sz="4" w:space="0" w:color="000000"/>
              <w:left w:val="single" w:sz="4" w:space="0" w:color="000000"/>
              <w:bottom w:val="single" w:sz="4" w:space="0" w:color="000000"/>
            </w:tcBorders>
          </w:tcPr>
          <w:p w14:paraId="0E10EA45" w14:textId="326A0A1B" w:rsidR="00A84166" w:rsidRDefault="00A84166" w:rsidP="003206E8">
            <w:pPr>
              <w:snapToGrid w:val="0"/>
              <w:jc w:val="center"/>
              <w:rPr>
                <w:rFonts w:cs="Arial"/>
                <w:b/>
                <w:bCs/>
                <w:sz w:val="22"/>
                <w:szCs w:val="22"/>
              </w:rPr>
            </w:pPr>
            <w:r>
              <w:rPr>
                <w:rFonts w:cs="Arial"/>
                <w:b/>
                <w:bCs/>
                <w:sz w:val="22"/>
                <w:szCs w:val="22"/>
              </w:rPr>
              <w:t>22 July 2025</w:t>
            </w:r>
          </w:p>
        </w:tc>
        <w:tc>
          <w:tcPr>
            <w:tcW w:w="992" w:type="dxa"/>
            <w:tcBorders>
              <w:top w:val="single" w:sz="4" w:space="0" w:color="000000"/>
              <w:left w:val="single" w:sz="4" w:space="0" w:color="000000"/>
              <w:bottom w:val="single" w:sz="4" w:space="0" w:color="000000"/>
            </w:tcBorders>
          </w:tcPr>
          <w:p w14:paraId="39F82259" w14:textId="799849A0" w:rsidR="00A84166" w:rsidRDefault="00A84166" w:rsidP="003206E8">
            <w:pPr>
              <w:snapToGrid w:val="0"/>
              <w:jc w:val="center"/>
              <w:rPr>
                <w:rFonts w:cs="Arial"/>
                <w:sz w:val="22"/>
                <w:szCs w:val="22"/>
              </w:rPr>
            </w:pPr>
            <w:r>
              <w:rPr>
                <w:rFonts w:cs="Arial"/>
                <w:sz w:val="22"/>
                <w:szCs w:val="22"/>
              </w:rPr>
              <w:t>1.5</w:t>
            </w:r>
          </w:p>
        </w:tc>
        <w:tc>
          <w:tcPr>
            <w:tcW w:w="2835" w:type="dxa"/>
            <w:tcBorders>
              <w:top w:val="single" w:sz="4" w:space="0" w:color="000000"/>
              <w:left w:val="single" w:sz="4" w:space="0" w:color="000000"/>
              <w:bottom w:val="single" w:sz="4" w:space="0" w:color="000000"/>
            </w:tcBorders>
          </w:tcPr>
          <w:p w14:paraId="7F4A7C88" w14:textId="2AB877CF" w:rsidR="00A84166" w:rsidRDefault="00F46E03" w:rsidP="003206E8">
            <w:pPr>
              <w:pStyle w:val="Header"/>
              <w:snapToGrid w:val="0"/>
              <w:ind w:left="79"/>
              <w:jc w:val="center"/>
              <w:rPr>
                <w:rFonts w:cs="Arial"/>
                <w:sz w:val="22"/>
                <w:szCs w:val="22"/>
              </w:rPr>
            </w:pPr>
            <w:r>
              <w:rPr>
                <w:rFonts w:cs="Arial"/>
                <w:sz w:val="22"/>
                <w:szCs w:val="22"/>
              </w:rPr>
              <w:t xml:space="preserve">CROPS Flow Change for Secondary Bank LC as per feedback </w:t>
            </w:r>
            <w:r w:rsidR="004B06D3">
              <w:rPr>
                <w:rFonts w:cs="Arial"/>
                <w:sz w:val="22"/>
                <w:szCs w:val="22"/>
              </w:rPr>
              <w:t>&amp; Flag changes for Sourcing / Credit Teams</w:t>
            </w:r>
          </w:p>
        </w:tc>
        <w:tc>
          <w:tcPr>
            <w:tcW w:w="1290" w:type="dxa"/>
            <w:tcBorders>
              <w:top w:val="single" w:sz="4" w:space="0" w:color="000000"/>
              <w:left w:val="single" w:sz="4" w:space="0" w:color="000000"/>
              <w:bottom w:val="single" w:sz="4" w:space="0" w:color="000000"/>
            </w:tcBorders>
          </w:tcPr>
          <w:p w14:paraId="67986331" w14:textId="6C498B5D" w:rsidR="00A84166" w:rsidRDefault="00F46E03" w:rsidP="003206E8">
            <w:pPr>
              <w:snapToGrid w:val="0"/>
              <w:ind w:left="72"/>
              <w:jc w:val="center"/>
              <w:rPr>
                <w:rFonts w:cs="Arial"/>
                <w:sz w:val="22"/>
                <w:szCs w:val="22"/>
              </w:rPr>
            </w:pPr>
            <w:r>
              <w:rPr>
                <w:rFonts w:cs="Arial"/>
                <w:sz w:val="22"/>
                <w:szCs w:val="22"/>
              </w:rPr>
              <w:t xml:space="preserve">Himanshi Chawla </w:t>
            </w:r>
          </w:p>
        </w:tc>
        <w:tc>
          <w:tcPr>
            <w:tcW w:w="1468" w:type="dxa"/>
            <w:tcBorders>
              <w:top w:val="single" w:sz="4" w:space="0" w:color="000000"/>
              <w:left w:val="single" w:sz="4" w:space="0" w:color="000000"/>
              <w:bottom w:val="single" w:sz="4" w:space="0" w:color="000000"/>
            </w:tcBorders>
          </w:tcPr>
          <w:p w14:paraId="5C223D52" w14:textId="77777777" w:rsidR="00A84166" w:rsidRPr="009D2DB4" w:rsidRDefault="00A84166" w:rsidP="003206E8">
            <w:pPr>
              <w:snapToGrid w:val="0"/>
              <w:ind w:left="72"/>
              <w:jc w:val="center"/>
              <w:rPr>
                <w:rFonts w:cs="Arial"/>
                <w:sz w:val="22"/>
                <w:szCs w:val="22"/>
              </w:rPr>
            </w:pPr>
          </w:p>
        </w:tc>
        <w:tc>
          <w:tcPr>
            <w:tcW w:w="1608" w:type="dxa"/>
            <w:tcBorders>
              <w:top w:val="single" w:sz="4" w:space="0" w:color="000000"/>
              <w:left w:val="single" w:sz="4" w:space="0" w:color="000000"/>
              <w:bottom w:val="single" w:sz="4" w:space="0" w:color="000000"/>
              <w:right w:val="single" w:sz="4" w:space="0" w:color="000000"/>
            </w:tcBorders>
          </w:tcPr>
          <w:p w14:paraId="2897498F" w14:textId="77777777" w:rsidR="00A84166" w:rsidRPr="009D2DB4" w:rsidRDefault="00A84166" w:rsidP="003206E8">
            <w:pPr>
              <w:snapToGrid w:val="0"/>
              <w:ind w:left="72"/>
              <w:jc w:val="center"/>
              <w:rPr>
                <w:rFonts w:cs="Arial"/>
                <w:sz w:val="22"/>
                <w:szCs w:val="22"/>
              </w:rPr>
            </w:pPr>
          </w:p>
        </w:tc>
      </w:tr>
      <w:tr w:rsidR="00FF514F" w:rsidRPr="009D2DB4" w14:paraId="60AB05B5" w14:textId="77777777" w:rsidTr="00185E89">
        <w:trPr>
          <w:cantSplit/>
        </w:trPr>
        <w:tc>
          <w:tcPr>
            <w:tcW w:w="1443" w:type="dxa"/>
            <w:tcBorders>
              <w:top w:val="single" w:sz="4" w:space="0" w:color="000000"/>
              <w:left w:val="single" w:sz="4" w:space="0" w:color="000000"/>
              <w:bottom w:val="single" w:sz="4" w:space="0" w:color="000000"/>
            </w:tcBorders>
          </w:tcPr>
          <w:p w14:paraId="046D6513" w14:textId="42A991EF" w:rsidR="00FF514F" w:rsidRDefault="00FF514F" w:rsidP="003206E8">
            <w:pPr>
              <w:snapToGrid w:val="0"/>
              <w:jc w:val="center"/>
              <w:rPr>
                <w:rFonts w:cs="Arial"/>
                <w:b/>
                <w:bCs/>
                <w:sz w:val="22"/>
                <w:szCs w:val="22"/>
              </w:rPr>
            </w:pPr>
            <w:r>
              <w:rPr>
                <w:rFonts w:cs="Arial"/>
                <w:b/>
                <w:bCs/>
                <w:sz w:val="22"/>
                <w:szCs w:val="22"/>
              </w:rPr>
              <w:t>05 August 2025</w:t>
            </w:r>
          </w:p>
        </w:tc>
        <w:tc>
          <w:tcPr>
            <w:tcW w:w="992" w:type="dxa"/>
            <w:tcBorders>
              <w:top w:val="single" w:sz="4" w:space="0" w:color="000000"/>
              <w:left w:val="single" w:sz="4" w:space="0" w:color="000000"/>
              <w:bottom w:val="single" w:sz="4" w:space="0" w:color="000000"/>
            </w:tcBorders>
          </w:tcPr>
          <w:p w14:paraId="73CB3668" w14:textId="0027A70F" w:rsidR="00FF514F" w:rsidRDefault="00FF514F" w:rsidP="003206E8">
            <w:pPr>
              <w:snapToGrid w:val="0"/>
              <w:jc w:val="center"/>
              <w:rPr>
                <w:rFonts w:cs="Arial"/>
                <w:sz w:val="22"/>
                <w:szCs w:val="22"/>
              </w:rPr>
            </w:pPr>
            <w:r>
              <w:rPr>
                <w:rFonts w:cs="Arial"/>
                <w:sz w:val="22"/>
                <w:szCs w:val="22"/>
              </w:rPr>
              <w:t>1.6</w:t>
            </w:r>
          </w:p>
        </w:tc>
        <w:tc>
          <w:tcPr>
            <w:tcW w:w="2835" w:type="dxa"/>
            <w:tcBorders>
              <w:top w:val="single" w:sz="4" w:space="0" w:color="000000"/>
              <w:left w:val="single" w:sz="4" w:space="0" w:color="000000"/>
              <w:bottom w:val="single" w:sz="4" w:space="0" w:color="000000"/>
            </w:tcBorders>
          </w:tcPr>
          <w:p w14:paraId="55F32FF0" w14:textId="26E66634" w:rsidR="00FF514F" w:rsidRDefault="00FF514F" w:rsidP="003206E8">
            <w:pPr>
              <w:pStyle w:val="Header"/>
              <w:snapToGrid w:val="0"/>
              <w:ind w:left="79"/>
              <w:jc w:val="center"/>
              <w:rPr>
                <w:rFonts w:cs="Arial"/>
                <w:sz w:val="22"/>
                <w:szCs w:val="22"/>
              </w:rPr>
            </w:pPr>
            <w:r>
              <w:rPr>
                <w:rFonts w:cs="Arial"/>
                <w:sz w:val="22"/>
                <w:szCs w:val="22"/>
              </w:rPr>
              <w:t xml:space="preserve">Document Master Updated in Data Capture &amp; Standard Document functionality added. </w:t>
            </w:r>
          </w:p>
        </w:tc>
        <w:tc>
          <w:tcPr>
            <w:tcW w:w="1290" w:type="dxa"/>
            <w:tcBorders>
              <w:top w:val="single" w:sz="4" w:space="0" w:color="000000"/>
              <w:left w:val="single" w:sz="4" w:space="0" w:color="000000"/>
              <w:bottom w:val="single" w:sz="4" w:space="0" w:color="000000"/>
            </w:tcBorders>
          </w:tcPr>
          <w:p w14:paraId="6D82E346" w14:textId="5EE407C6" w:rsidR="00FF514F" w:rsidRDefault="00922A4E" w:rsidP="003206E8">
            <w:pPr>
              <w:snapToGrid w:val="0"/>
              <w:ind w:left="72"/>
              <w:jc w:val="center"/>
              <w:rPr>
                <w:rFonts w:cs="Arial"/>
                <w:sz w:val="22"/>
                <w:szCs w:val="22"/>
              </w:rPr>
            </w:pPr>
            <w:r>
              <w:rPr>
                <w:rFonts w:cs="Arial"/>
                <w:sz w:val="22"/>
                <w:szCs w:val="22"/>
              </w:rPr>
              <w:t xml:space="preserve">Himanshi Chawla </w:t>
            </w:r>
          </w:p>
        </w:tc>
        <w:tc>
          <w:tcPr>
            <w:tcW w:w="1468" w:type="dxa"/>
            <w:tcBorders>
              <w:top w:val="single" w:sz="4" w:space="0" w:color="000000"/>
              <w:left w:val="single" w:sz="4" w:space="0" w:color="000000"/>
              <w:bottom w:val="single" w:sz="4" w:space="0" w:color="000000"/>
            </w:tcBorders>
          </w:tcPr>
          <w:p w14:paraId="5155F382" w14:textId="77777777" w:rsidR="00FF514F" w:rsidRPr="009D2DB4" w:rsidRDefault="00FF514F" w:rsidP="003206E8">
            <w:pPr>
              <w:snapToGrid w:val="0"/>
              <w:ind w:left="72"/>
              <w:jc w:val="center"/>
              <w:rPr>
                <w:rFonts w:cs="Arial"/>
                <w:sz w:val="22"/>
                <w:szCs w:val="22"/>
              </w:rPr>
            </w:pPr>
          </w:p>
        </w:tc>
        <w:tc>
          <w:tcPr>
            <w:tcW w:w="1608" w:type="dxa"/>
            <w:tcBorders>
              <w:top w:val="single" w:sz="4" w:space="0" w:color="000000"/>
              <w:left w:val="single" w:sz="4" w:space="0" w:color="000000"/>
              <w:bottom w:val="single" w:sz="4" w:space="0" w:color="000000"/>
              <w:right w:val="single" w:sz="4" w:space="0" w:color="000000"/>
            </w:tcBorders>
          </w:tcPr>
          <w:p w14:paraId="696B9E76" w14:textId="77777777" w:rsidR="00FF514F" w:rsidRPr="009D2DB4" w:rsidRDefault="00FF514F" w:rsidP="003206E8">
            <w:pPr>
              <w:snapToGrid w:val="0"/>
              <w:ind w:left="72"/>
              <w:jc w:val="center"/>
              <w:rPr>
                <w:rFonts w:cs="Arial"/>
                <w:sz w:val="22"/>
                <w:szCs w:val="22"/>
              </w:rPr>
            </w:pPr>
          </w:p>
        </w:tc>
      </w:tr>
      <w:tr w:rsidR="0090336A" w:rsidRPr="009D2DB4" w14:paraId="1E34AA6B" w14:textId="77777777" w:rsidTr="00185E89">
        <w:trPr>
          <w:cantSplit/>
        </w:trPr>
        <w:tc>
          <w:tcPr>
            <w:tcW w:w="1443" w:type="dxa"/>
            <w:tcBorders>
              <w:top w:val="single" w:sz="4" w:space="0" w:color="000000"/>
              <w:left w:val="single" w:sz="4" w:space="0" w:color="000000"/>
              <w:bottom w:val="single" w:sz="4" w:space="0" w:color="000000"/>
            </w:tcBorders>
          </w:tcPr>
          <w:p w14:paraId="645330C6" w14:textId="4D509118" w:rsidR="0090336A" w:rsidRDefault="0090336A" w:rsidP="003206E8">
            <w:pPr>
              <w:snapToGrid w:val="0"/>
              <w:jc w:val="center"/>
              <w:rPr>
                <w:rFonts w:cs="Arial"/>
                <w:b/>
                <w:bCs/>
                <w:sz w:val="22"/>
                <w:szCs w:val="22"/>
              </w:rPr>
            </w:pPr>
            <w:r>
              <w:rPr>
                <w:rFonts w:cs="Arial"/>
                <w:b/>
                <w:bCs/>
                <w:sz w:val="22"/>
                <w:szCs w:val="22"/>
              </w:rPr>
              <w:t>22 August 2025</w:t>
            </w:r>
          </w:p>
        </w:tc>
        <w:tc>
          <w:tcPr>
            <w:tcW w:w="992" w:type="dxa"/>
            <w:tcBorders>
              <w:top w:val="single" w:sz="4" w:space="0" w:color="000000"/>
              <w:left w:val="single" w:sz="4" w:space="0" w:color="000000"/>
              <w:bottom w:val="single" w:sz="4" w:space="0" w:color="000000"/>
            </w:tcBorders>
          </w:tcPr>
          <w:p w14:paraId="66830E91" w14:textId="0028226F" w:rsidR="0090336A" w:rsidRDefault="0090336A" w:rsidP="003206E8">
            <w:pPr>
              <w:snapToGrid w:val="0"/>
              <w:jc w:val="center"/>
              <w:rPr>
                <w:rFonts w:cs="Arial"/>
                <w:sz w:val="22"/>
                <w:szCs w:val="22"/>
              </w:rPr>
            </w:pPr>
            <w:r>
              <w:rPr>
                <w:rFonts w:cs="Arial"/>
                <w:sz w:val="22"/>
                <w:szCs w:val="22"/>
              </w:rPr>
              <w:t>1.7</w:t>
            </w:r>
          </w:p>
        </w:tc>
        <w:tc>
          <w:tcPr>
            <w:tcW w:w="2835" w:type="dxa"/>
            <w:tcBorders>
              <w:top w:val="single" w:sz="4" w:space="0" w:color="000000"/>
              <w:left w:val="single" w:sz="4" w:space="0" w:color="000000"/>
              <w:bottom w:val="single" w:sz="4" w:space="0" w:color="000000"/>
            </w:tcBorders>
          </w:tcPr>
          <w:p w14:paraId="4CD2CD6E" w14:textId="023EAC38" w:rsidR="0090336A" w:rsidRDefault="0090336A" w:rsidP="003206E8">
            <w:pPr>
              <w:pStyle w:val="Header"/>
              <w:snapToGrid w:val="0"/>
              <w:ind w:left="79"/>
              <w:jc w:val="center"/>
              <w:rPr>
                <w:rFonts w:cs="Arial"/>
                <w:sz w:val="22"/>
                <w:szCs w:val="22"/>
              </w:rPr>
            </w:pPr>
            <w:r>
              <w:rPr>
                <w:rFonts w:cs="Arial"/>
                <w:sz w:val="22"/>
                <w:szCs w:val="22"/>
              </w:rPr>
              <w:t>Card CRU Validation for Customer Consent.</w:t>
            </w:r>
          </w:p>
        </w:tc>
        <w:tc>
          <w:tcPr>
            <w:tcW w:w="1290" w:type="dxa"/>
            <w:tcBorders>
              <w:top w:val="single" w:sz="4" w:space="0" w:color="000000"/>
              <w:left w:val="single" w:sz="4" w:space="0" w:color="000000"/>
              <w:bottom w:val="single" w:sz="4" w:space="0" w:color="000000"/>
            </w:tcBorders>
          </w:tcPr>
          <w:p w14:paraId="4E1FDF5C" w14:textId="2584200C" w:rsidR="0090336A" w:rsidRDefault="0090336A" w:rsidP="003206E8">
            <w:pPr>
              <w:snapToGrid w:val="0"/>
              <w:ind w:left="72"/>
              <w:jc w:val="center"/>
              <w:rPr>
                <w:rFonts w:cs="Arial"/>
                <w:sz w:val="22"/>
                <w:szCs w:val="22"/>
              </w:rPr>
            </w:pPr>
            <w:r>
              <w:rPr>
                <w:rFonts w:cs="Arial"/>
                <w:sz w:val="22"/>
                <w:szCs w:val="22"/>
              </w:rPr>
              <w:t xml:space="preserve">Himanshi Chawla </w:t>
            </w:r>
          </w:p>
        </w:tc>
        <w:tc>
          <w:tcPr>
            <w:tcW w:w="1468" w:type="dxa"/>
            <w:tcBorders>
              <w:top w:val="single" w:sz="4" w:space="0" w:color="000000"/>
              <w:left w:val="single" w:sz="4" w:space="0" w:color="000000"/>
              <w:bottom w:val="single" w:sz="4" w:space="0" w:color="000000"/>
            </w:tcBorders>
          </w:tcPr>
          <w:p w14:paraId="37C8A390" w14:textId="77777777" w:rsidR="0090336A" w:rsidRPr="009D2DB4" w:rsidRDefault="0090336A" w:rsidP="003206E8">
            <w:pPr>
              <w:snapToGrid w:val="0"/>
              <w:ind w:left="72"/>
              <w:jc w:val="center"/>
              <w:rPr>
                <w:rFonts w:cs="Arial"/>
                <w:sz w:val="22"/>
                <w:szCs w:val="22"/>
              </w:rPr>
            </w:pPr>
          </w:p>
        </w:tc>
        <w:tc>
          <w:tcPr>
            <w:tcW w:w="1608" w:type="dxa"/>
            <w:tcBorders>
              <w:top w:val="single" w:sz="4" w:space="0" w:color="000000"/>
              <w:left w:val="single" w:sz="4" w:space="0" w:color="000000"/>
              <w:bottom w:val="single" w:sz="4" w:space="0" w:color="000000"/>
              <w:right w:val="single" w:sz="4" w:space="0" w:color="000000"/>
            </w:tcBorders>
          </w:tcPr>
          <w:p w14:paraId="2737AEAB" w14:textId="77777777" w:rsidR="0090336A" w:rsidRPr="009D2DB4" w:rsidRDefault="0090336A" w:rsidP="003206E8">
            <w:pPr>
              <w:snapToGrid w:val="0"/>
              <w:ind w:left="72"/>
              <w:jc w:val="center"/>
              <w:rPr>
                <w:rFonts w:cs="Arial"/>
                <w:sz w:val="22"/>
                <w:szCs w:val="22"/>
              </w:rPr>
            </w:pPr>
          </w:p>
        </w:tc>
      </w:tr>
    </w:tbl>
    <w:p w14:paraId="37BC483C" w14:textId="77777777" w:rsidR="009D2DB4" w:rsidRPr="009D2DB4" w:rsidRDefault="009D2DB4" w:rsidP="00652BAB">
      <w:pPr>
        <w:rPr>
          <w:sz w:val="22"/>
          <w:szCs w:val="22"/>
        </w:rPr>
      </w:pPr>
    </w:p>
    <w:p w14:paraId="78E95A29" w14:textId="77777777" w:rsidR="009D2DB4" w:rsidRDefault="009D2DB4" w:rsidP="00652BAB">
      <w:pPr>
        <w:rPr>
          <w:szCs w:val="24"/>
        </w:rPr>
      </w:pPr>
    </w:p>
    <w:p w14:paraId="2474B41C" w14:textId="77777777" w:rsidR="009D2DB4" w:rsidRDefault="009D2DB4" w:rsidP="00652BAB">
      <w:pPr>
        <w:rPr>
          <w:szCs w:val="24"/>
        </w:rPr>
      </w:pPr>
    </w:p>
    <w:p w14:paraId="070E5401" w14:textId="77777777" w:rsidR="009D2DB4" w:rsidRDefault="009D2DB4" w:rsidP="00652BAB">
      <w:pPr>
        <w:rPr>
          <w:szCs w:val="24"/>
        </w:rPr>
      </w:pPr>
    </w:p>
    <w:p w14:paraId="244B9082" w14:textId="77777777" w:rsidR="009D2DB4" w:rsidRDefault="009D2DB4" w:rsidP="00652BAB">
      <w:pPr>
        <w:rPr>
          <w:szCs w:val="24"/>
        </w:rPr>
      </w:pPr>
    </w:p>
    <w:p w14:paraId="78500E88" w14:textId="77777777" w:rsidR="009D2DB4" w:rsidRDefault="009D2DB4" w:rsidP="00652BAB">
      <w:pPr>
        <w:rPr>
          <w:szCs w:val="24"/>
        </w:rPr>
      </w:pPr>
    </w:p>
    <w:p w14:paraId="69DF1255" w14:textId="77777777" w:rsidR="009D2DB4" w:rsidRDefault="009D2DB4" w:rsidP="00652BAB">
      <w:pPr>
        <w:rPr>
          <w:szCs w:val="24"/>
        </w:rPr>
      </w:pPr>
    </w:p>
    <w:p w14:paraId="7E8B9FFC" w14:textId="77777777" w:rsidR="009D2DB4" w:rsidRDefault="009D2DB4" w:rsidP="00652BAB">
      <w:pPr>
        <w:rPr>
          <w:szCs w:val="24"/>
        </w:rPr>
      </w:pPr>
    </w:p>
    <w:p w14:paraId="17DF964B" w14:textId="77777777" w:rsidR="009D2DB4" w:rsidRDefault="009D2DB4" w:rsidP="00652BAB">
      <w:pPr>
        <w:rPr>
          <w:szCs w:val="24"/>
        </w:rPr>
      </w:pPr>
    </w:p>
    <w:p w14:paraId="3D2F8513" w14:textId="77777777" w:rsidR="009D2DB4" w:rsidRDefault="009D2DB4" w:rsidP="00652BAB">
      <w:pPr>
        <w:rPr>
          <w:szCs w:val="24"/>
        </w:rPr>
      </w:pPr>
    </w:p>
    <w:p w14:paraId="1E2E28AE" w14:textId="77777777" w:rsidR="009D2DB4" w:rsidRDefault="009D2DB4" w:rsidP="00652BAB">
      <w:pPr>
        <w:rPr>
          <w:szCs w:val="24"/>
        </w:rPr>
      </w:pPr>
    </w:p>
    <w:p w14:paraId="5BEFD35C" w14:textId="77777777" w:rsidR="009D2DB4" w:rsidRDefault="009D2DB4" w:rsidP="00652BAB">
      <w:pPr>
        <w:rPr>
          <w:szCs w:val="24"/>
        </w:rPr>
      </w:pPr>
    </w:p>
    <w:p w14:paraId="167396B3" w14:textId="77777777" w:rsidR="009D2DB4" w:rsidRDefault="009D2DB4" w:rsidP="00652BAB">
      <w:pPr>
        <w:rPr>
          <w:szCs w:val="24"/>
        </w:rPr>
      </w:pPr>
    </w:p>
    <w:p w14:paraId="38C7448D" w14:textId="77777777" w:rsidR="009D2DB4" w:rsidRDefault="009D2DB4" w:rsidP="00652BAB">
      <w:pPr>
        <w:rPr>
          <w:szCs w:val="24"/>
        </w:rPr>
      </w:pPr>
    </w:p>
    <w:p w14:paraId="6DBF5C96" w14:textId="77777777" w:rsidR="009D2DB4" w:rsidRDefault="009D2DB4" w:rsidP="00652BAB">
      <w:pPr>
        <w:rPr>
          <w:szCs w:val="24"/>
        </w:rPr>
      </w:pPr>
    </w:p>
    <w:p w14:paraId="517A4A99" w14:textId="77777777" w:rsidR="009D2DB4" w:rsidRDefault="009D2DB4" w:rsidP="00652BAB">
      <w:pPr>
        <w:rPr>
          <w:szCs w:val="24"/>
        </w:rPr>
      </w:pPr>
    </w:p>
    <w:p w14:paraId="422099CE" w14:textId="77777777" w:rsidR="009D2DB4" w:rsidRDefault="009D2DB4" w:rsidP="00652BAB">
      <w:pPr>
        <w:rPr>
          <w:szCs w:val="24"/>
        </w:rPr>
      </w:pPr>
    </w:p>
    <w:p w14:paraId="1CF3BFDB" w14:textId="77777777" w:rsidR="009D2DB4" w:rsidRDefault="009D2DB4" w:rsidP="00652BAB">
      <w:pPr>
        <w:rPr>
          <w:szCs w:val="24"/>
        </w:rPr>
      </w:pPr>
    </w:p>
    <w:p w14:paraId="6EA21CF4" w14:textId="77777777" w:rsidR="009D2DB4" w:rsidRDefault="009D2DB4" w:rsidP="00652BAB">
      <w:pPr>
        <w:rPr>
          <w:szCs w:val="24"/>
        </w:rPr>
      </w:pPr>
    </w:p>
    <w:p w14:paraId="45F00E52" w14:textId="77777777" w:rsidR="009D2DB4" w:rsidRDefault="009D2DB4" w:rsidP="00652BAB">
      <w:pPr>
        <w:rPr>
          <w:szCs w:val="24"/>
        </w:rPr>
      </w:pPr>
    </w:p>
    <w:p w14:paraId="457D3952" w14:textId="77777777" w:rsidR="009D2DB4" w:rsidRDefault="009D2DB4" w:rsidP="00652BAB">
      <w:pPr>
        <w:rPr>
          <w:szCs w:val="24"/>
        </w:rPr>
      </w:pPr>
    </w:p>
    <w:p w14:paraId="3AB6A971" w14:textId="77777777" w:rsidR="009D2DB4" w:rsidRDefault="009D2DB4" w:rsidP="00652BAB">
      <w:pPr>
        <w:rPr>
          <w:szCs w:val="24"/>
        </w:rPr>
      </w:pPr>
    </w:p>
    <w:p w14:paraId="6ACC61EA" w14:textId="77777777" w:rsidR="009D2DB4" w:rsidRDefault="009D2DB4" w:rsidP="00652BAB">
      <w:pPr>
        <w:rPr>
          <w:szCs w:val="24"/>
        </w:rPr>
      </w:pPr>
    </w:p>
    <w:p w14:paraId="37212DAA" w14:textId="77777777" w:rsidR="009D2DB4" w:rsidRDefault="009D2DB4" w:rsidP="00652BAB">
      <w:pPr>
        <w:rPr>
          <w:szCs w:val="24"/>
        </w:rPr>
      </w:pPr>
    </w:p>
    <w:p w14:paraId="20C9673E" w14:textId="77777777" w:rsidR="006527B8" w:rsidRDefault="006527B8" w:rsidP="00652BAB">
      <w:pPr>
        <w:rPr>
          <w:szCs w:val="24"/>
        </w:rPr>
      </w:pPr>
    </w:p>
    <w:p w14:paraId="00BE1EE1" w14:textId="77777777" w:rsidR="00D0623C" w:rsidRDefault="00D0623C" w:rsidP="00652BAB">
      <w:pPr>
        <w:rPr>
          <w:szCs w:val="24"/>
        </w:rPr>
      </w:pPr>
    </w:p>
    <w:p w14:paraId="0F8ABD67" w14:textId="77777777" w:rsidR="004B06D3" w:rsidRDefault="004B06D3" w:rsidP="00652BAB">
      <w:pPr>
        <w:rPr>
          <w:szCs w:val="24"/>
        </w:rPr>
      </w:pPr>
    </w:p>
    <w:p w14:paraId="31260937" w14:textId="1ECD376B" w:rsidR="00027F0E" w:rsidRDefault="00027F0E" w:rsidP="00027F0E">
      <w:pPr>
        <w:spacing w:line="360" w:lineRule="auto"/>
        <w:jc w:val="center"/>
        <w:rPr>
          <w:rStyle w:val="Emphasis"/>
          <w:sz w:val="32"/>
          <w:szCs w:val="32"/>
        </w:rPr>
      </w:pPr>
      <w:r w:rsidRPr="00027F0E">
        <w:rPr>
          <w:rStyle w:val="Emphasis"/>
          <w:sz w:val="32"/>
          <w:szCs w:val="32"/>
        </w:rPr>
        <w:lastRenderedPageBreak/>
        <w:t>List of Stakeholders</w:t>
      </w:r>
    </w:p>
    <w:tbl>
      <w:tblPr>
        <w:tblStyle w:val="TableGrid"/>
        <w:tblW w:w="0" w:type="auto"/>
        <w:tblLook w:val="04A0" w:firstRow="1" w:lastRow="0" w:firstColumn="1" w:lastColumn="0" w:noHBand="0" w:noVBand="1"/>
      </w:tblPr>
      <w:tblGrid>
        <w:gridCol w:w="846"/>
        <w:gridCol w:w="2268"/>
        <w:gridCol w:w="2977"/>
        <w:gridCol w:w="2925"/>
      </w:tblGrid>
      <w:tr w:rsidR="00E20F12" w:rsidRPr="0068782A" w14:paraId="064CE8D5" w14:textId="77777777" w:rsidTr="00D06AED">
        <w:tc>
          <w:tcPr>
            <w:tcW w:w="846" w:type="dxa"/>
          </w:tcPr>
          <w:p w14:paraId="1FC52F7A" w14:textId="67DA3880" w:rsidR="00E20F12" w:rsidRPr="0068782A" w:rsidRDefault="0068782A" w:rsidP="00E20F12">
            <w:pPr>
              <w:spacing w:line="276" w:lineRule="auto"/>
              <w:rPr>
                <w:rStyle w:val="Emphasis"/>
                <w:b/>
                <w:bCs/>
                <w:i w:val="0"/>
                <w:iCs w:val="0"/>
                <w:szCs w:val="24"/>
              </w:rPr>
            </w:pPr>
            <w:r w:rsidRPr="0068782A">
              <w:rPr>
                <w:rStyle w:val="Emphasis"/>
                <w:b/>
                <w:bCs/>
                <w:i w:val="0"/>
                <w:iCs w:val="0"/>
                <w:szCs w:val="24"/>
              </w:rPr>
              <w:t>S. No</w:t>
            </w:r>
          </w:p>
        </w:tc>
        <w:tc>
          <w:tcPr>
            <w:tcW w:w="2268" w:type="dxa"/>
          </w:tcPr>
          <w:p w14:paraId="6ABB0FFE" w14:textId="4A6131DF" w:rsidR="00E20F12" w:rsidRPr="0068782A" w:rsidRDefault="00E20F12" w:rsidP="00E20F12">
            <w:pPr>
              <w:spacing w:line="276" w:lineRule="auto"/>
              <w:rPr>
                <w:rStyle w:val="Emphasis"/>
                <w:b/>
                <w:bCs/>
                <w:i w:val="0"/>
                <w:iCs w:val="0"/>
                <w:szCs w:val="24"/>
              </w:rPr>
            </w:pPr>
            <w:r w:rsidRPr="0068782A">
              <w:rPr>
                <w:rStyle w:val="Emphasis"/>
                <w:b/>
                <w:bCs/>
                <w:i w:val="0"/>
                <w:iCs w:val="0"/>
                <w:szCs w:val="24"/>
              </w:rPr>
              <w:t>Business Unit</w:t>
            </w:r>
          </w:p>
        </w:tc>
        <w:tc>
          <w:tcPr>
            <w:tcW w:w="2977" w:type="dxa"/>
          </w:tcPr>
          <w:p w14:paraId="256177B7" w14:textId="672599BD" w:rsidR="00E20F12" w:rsidRPr="0068782A" w:rsidRDefault="0068782A" w:rsidP="00E20F12">
            <w:pPr>
              <w:spacing w:line="276" w:lineRule="auto"/>
              <w:rPr>
                <w:rStyle w:val="Emphasis"/>
                <w:b/>
                <w:bCs/>
                <w:i w:val="0"/>
                <w:iCs w:val="0"/>
                <w:szCs w:val="24"/>
              </w:rPr>
            </w:pPr>
            <w:r w:rsidRPr="0068782A">
              <w:rPr>
                <w:rStyle w:val="Emphasis"/>
                <w:b/>
                <w:bCs/>
                <w:i w:val="0"/>
                <w:iCs w:val="0"/>
                <w:szCs w:val="24"/>
              </w:rPr>
              <w:t>Sign off S</w:t>
            </w:r>
            <w:r w:rsidR="00114332">
              <w:rPr>
                <w:rStyle w:val="Emphasis"/>
                <w:b/>
                <w:bCs/>
                <w:i w:val="0"/>
                <w:iCs w:val="0"/>
                <w:szCs w:val="24"/>
              </w:rPr>
              <w:t>POCS</w:t>
            </w:r>
          </w:p>
        </w:tc>
        <w:tc>
          <w:tcPr>
            <w:tcW w:w="2925" w:type="dxa"/>
          </w:tcPr>
          <w:p w14:paraId="273A654C" w14:textId="35CC67AB" w:rsidR="00E20F12" w:rsidRPr="0068782A" w:rsidRDefault="0068782A" w:rsidP="00E20F12">
            <w:pPr>
              <w:spacing w:line="276" w:lineRule="auto"/>
              <w:rPr>
                <w:rStyle w:val="Emphasis"/>
                <w:b/>
                <w:bCs/>
                <w:i w:val="0"/>
                <w:iCs w:val="0"/>
                <w:szCs w:val="24"/>
              </w:rPr>
            </w:pPr>
            <w:r w:rsidRPr="0068782A">
              <w:rPr>
                <w:rStyle w:val="Emphasis"/>
                <w:b/>
                <w:bCs/>
                <w:i w:val="0"/>
                <w:iCs w:val="0"/>
                <w:szCs w:val="24"/>
              </w:rPr>
              <w:t>Sign off Remarks</w:t>
            </w:r>
          </w:p>
        </w:tc>
      </w:tr>
      <w:tr w:rsidR="00E20F12" w:rsidRPr="0068782A" w14:paraId="40E86F5B" w14:textId="77777777" w:rsidTr="00D06AED">
        <w:tc>
          <w:tcPr>
            <w:tcW w:w="846" w:type="dxa"/>
          </w:tcPr>
          <w:p w14:paraId="4F8CED26" w14:textId="0E066C07" w:rsidR="00E20F12" w:rsidRPr="0068782A" w:rsidRDefault="0068782A" w:rsidP="00E20F12">
            <w:pPr>
              <w:spacing w:line="276" w:lineRule="auto"/>
              <w:rPr>
                <w:rStyle w:val="Emphasis"/>
                <w:i w:val="0"/>
                <w:iCs w:val="0"/>
                <w:szCs w:val="24"/>
              </w:rPr>
            </w:pPr>
            <w:r w:rsidRPr="0068782A">
              <w:rPr>
                <w:rStyle w:val="Emphasis"/>
                <w:i w:val="0"/>
                <w:iCs w:val="0"/>
                <w:szCs w:val="24"/>
              </w:rPr>
              <w:t>1</w:t>
            </w:r>
          </w:p>
        </w:tc>
        <w:tc>
          <w:tcPr>
            <w:tcW w:w="2268" w:type="dxa"/>
          </w:tcPr>
          <w:p w14:paraId="6C72A65D" w14:textId="706FD087" w:rsidR="00E20F12" w:rsidRPr="0068782A" w:rsidRDefault="0068782A" w:rsidP="00E20F12">
            <w:pPr>
              <w:spacing w:line="276" w:lineRule="auto"/>
              <w:rPr>
                <w:rStyle w:val="Emphasis"/>
                <w:i w:val="0"/>
                <w:iCs w:val="0"/>
                <w:szCs w:val="24"/>
              </w:rPr>
            </w:pPr>
            <w:r>
              <w:rPr>
                <w:rStyle w:val="Emphasis"/>
                <w:i w:val="0"/>
                <w:iCs w:val="0"/>
                <w:szCs w:val="24"/>
              </w:rPr>
              <w:t>Product Owner</w:t>
            </w:r>
          </w:p>
        </w:tc>
        <w:tc>
          <w:tcPr>
            <w:tcW w:w="2977" w:type="dxa"/>
          </w:tcPr>
          <w:p w14:paraId="05653CA5" w14:textId="5281DFC7" w:rsidR="00E20F12" w:rsidRPr="0068782A" w:rsidRDefault="0068782A" w:rsidP="00E20F12">
            <w:pPr>
              <w:spacing w:line="276" w:lineRule="auto"/>
              <w:rPr>
                <w:rStyle w:val="Emphasis"/>
                <w:i w:val="0"/>
                <w:iCs w:val="0"/>
                <w:szCs w:val="24"/>
              </w:rPr>
            </w:pPr>
            <w:r>
              <w:rPr>
                <w:rStyle w:val="Emphasis"/>
                <w:i w:val="0"/>
                <w:iCs w:val="0"/>
                <w:szCs w:val="24"/>
              </w:rPr>
              <w:t xml:space="preserve">Divya </w:t>
            </w:r>
            <w:r w:rsidR="00D06AED">
              <w:rPr>
                <w:rStyle w:val="Emphasis"/>
                <w:i w:val="0"/>
                <w:iCs w:val="0"/>
                <w:szCs w:val="24"/>
              </w:rPr>
              <w:t>Sachdeva</w:t>
            </w:r>
          </w:p>
        </w:tc>
        <w:tc>
          <w:tcPr>
            <w:tcW w:w="2925" w:type="dxa"/>
          </w:tcPr>
          <w:p w14:paraId="17D426FD" w14:textId="77777777" w:rsidR="00E20F12" w:rsidRPr="0068782A" w:rsidRDefault="00E20F12" w:rsidP="00E20F12">
            <w:pPr>
              <w:spacing w:line="276" w:lineRule="auto"/>
              <w:rPr>
                <w:rStyle w:val="Emphasis"/>
                <w:i w:val="0"/>
                <w:iCs w:val="0"/>
                <w:szCs w:val="24"/>
              </w:rPr>
            </w:pPr>
          </w:p>
        </w:tc>
      </w:tr>
      <w:tr w:rsidR="00E20F12" w:rsidRPr="0068782A" w14:paraId="40D9EDB3" w14:textId="77777777" w:rsidTr="00D06AED">
        <w:tc>
          <w:tcPr>
            <w:tcW w:w="846" w:type="dxa"/>
          </w:tcPr>
          <w:p w14:paraId="3004DFC9" w14:textId="3E7147B6" w:rsidR="00E20F12" w:rsidRPr="0068782A" w:rsidRDefault="00D06AED" w:rsidP="00E20F12">
            <w:pPr>
              <w:spacing w:line="276" w:lineRule="auto"/>
              <w:rPr>
                <w:rStyle w:val="Emphasis"/>
                <w:i w:val="0"/>
                <w:iCs w:val="0"/>
                <w:szCs w:val="24"/>
              </w:rPr>
            </w:pPr>
            <w:r>
              <w:rPr>
                <w:rStyle w:val="Emphasis"/>
                <w:i w:val="0"/>
                <w:iCs w:val="0"/>
                <w:szCs w:val="24"/>
              </w:rPr>
              <w:t>2</w:t>
            </w:r>
          </w:p>
        </w:tc>
        <w:tc>
          <w:tcPr>
            <w:tcW w:w="2268" w:type="dxa"/>
          </w:tcPr>
          <w:p w14:paraId="4609E0CF" w14:textId="3339C73D" w:rsidR="00E20F12" w:rsidRPr="0068782A" w:rsidRDefault="00D06AED" w:rsidP="00E20F12">
            <w:pPr>
              <w:spacing w:line="276" w:lineRule="auto"/>
              <w:rPr>
                <w:rStyle w:val="Emphasis"/>
                <w:i w:val="0"/>
                <w:iCs w:val="0"/>
                <w:szCs w:val="24"/>
              </w:rPr>
            </w:pPr>
            <w:r>
              <w:rPr>
                <w:rStyle w:val="Emphasis"/>
                <w:i w:val="0"/>
                <w:iCs w:val="0"/>
                <w:szCs w:val="24"/>
              </w:rPr>
              <w:t xml:space="preserve">Customer Fulfilment </w:t>
            </w:r>
          </w:p>
        </w:tc>
        <w:tc>
          <w:tcPr>
            <w:tcW w:w="2977" w:type="dxa"/>
          </w:tcPr>
          <w:p w14:paraId="04024749" w14:textId="0E4D1718" w:rsidR="00E20F12" w:rsidRPr="0068782A" w:rsidRDefault="00D06AED" w:rsidP="00E20F12">
            <w:pPr>
              <w:spacing w:line="276" w:lineRule="auto"/>
              <w:rPr>
                <w:rStyle w:val="Emphasis"/>
                <w:i w:val="0"/>
                <w:iCs w:val="0"/>
                <w:szCs w:val="24"/>
              </w:rPr>
            </w:pPr>
            <w:r>
              <w:rPr>
                <w:rStyle w:val="Emphasis"/>
                <w:i w:val="0"/>
                <w:iCs w:val="0"/>
                <w:szCs w:val="24"/>
              </w:rPr>
              <w:t xml:space="preserve">Mohd Ismail Rashid Ahmed / Sindhu John </w:t>
            </w:r>
          </w:p>
        </w:tc>
        <w:tc>
          <w:tcPr>
            <w:tcW w:w="2925" w:type="dxa"/>
          </w:tcPr>
          <w:p w14:paraId="66756614" w14:textId="77777777" w:rsidR="00E20F12" w:rsidRPr="0068782A" w:rsidRDefault="00E20F12" w:rsidP="00E20F12">
            <w:pPr>
              <w:spacing w:line="276" w:lineRule="auto"/>
              <w:rPr>
                <w:rStyle w:val="Emphasis"/>
                <w:i w:val="0"/>
                <w:iCs w:val="0"/>
                <w:szCs w:val="24"/>
              </w:rPr>
            </w:pPr>
          </w:p>
        </w:tc>
      </w:tr>
      <w:tr w:rsidR="00E20F12" w:rsidRPr="0068782A" w14:paraId="3F4FBCC5" w14:textId="77777777" w:rsidTr="00D06AED">
        <w:tc>
          <w:tcPr>
            <w:tcW w:w="846" w:type="dxa"/>
          </w:tcPr>
          <w:p w14:paraId="0380BD1B" w14:textId="752013F3" w:rsidR="00E20F12" w:rsidRPr="0068782A" w:rsidRDefault="00D06AED" w:rsidP="00E20F12">
            <w:pPr>
              <w:spacing w:line="276" w:lineRule="auto"/>
              <w:rPr>
                <w:rStyle w:val="Emphasis"/>
                <w:i w:val="0"/>
                <w:iCs w:val="0"/>
                <w:szCs w:val="24"/>
              </w:rPr>
            </w:pPr>
            <w:r>
              <w:rPr>
                <w:rStyle w:val="Emphasis"/>
                <w:i w:val="0"/>
                <w:iCs w:val="0"/>
                <w:szCs w:val="24"/>
              </w:rPr>
              <w:t>3</w:t>
            </w:r>
          </w:p>
        </w:tc>
        <w:tc>
          <w:tcPr>
            <w:tcW w:w="2268" w:type="dxa"/>
          </w:tcPr>
          <w:p w14:paraId="7CE35673" w14:textId="0CA1E1FF" w:rsidR="00E20F12" w:rsidRPr="0068782A" w:rsidRDefault="00D06AED" w:rsidP="00E20F12">
            <w:pPr>
              <w:spacing w:line="276" w:lineRule="auto"/>
              <w:rPr>
                <w:rStyle w:val="Emphasis"/>
                <w:i w:val="0"/>
                <w:iCs w:val="0"/>
                <w:szCs w:val="24"/>
              </w:rPr>
            </w:pPr>
            <w:r>
              <w:rPr>
                <w:rStyle w:val="Emphasis"/>
                <w:i w:val="0"/>
                <w:iCs w:val="0"/>
                <w:szCs w:val="24"/>
              </w:rPr>
              <w:t>Underwriting</w:t>
            </w:r>
          </w:p>
        </w:tc>
        <w:tc>
          <w:tcPr>
            <w:tcW w:w="2977" w:type="dxa"/>
          </w:tcPr>
          <w:p w14:paraId="387868F9" w14:textId="65B37E3C" w:rsidR="00E20F12" w:rsidRPr="0068782A" w:rsidRDefault="00D06AED" w:rsidP="00E20F12">
            <w:pPr>
              <w:spacing w:line="276" w:lineRule="auto"/>
              <w:rPr>
                <w:rStyle w:val="Emphasis"/>
                <w:i w:val="0"/>
                <w:iCs w:val="0"/>
                <w:szCs w:val="24"/>
              </w:rPr>
            </w:pPr>
            <w:r>
              <w:rPr>
                <w:rStyle w:val="Emphasis"/>
                <w:i w:val="0"/>
                <w:iCs w:val="0"/>
                <w:szCs w:val="24"/>
              </w:rPr>
              <w:t>Teena Thomas</w:t>
            </w:r>
          </w:p>
        </w:tc>
        <w:tc>
          <w:tcPr>
            <w:tcW w:w="2925" w:type="dxa"/>
          </w:tcPr>
          <w:p w14:paraId="7E5FE135" w14:textId="77777777" w:rsidR="00E20F12" w:rsidRPr="0068782A" w:rsidRDefault="00E20F12" w:rsidP="00E20F12">
            <w:pPr>
              <w:spacing w:line="276" w:lineRule="auto"/>
              <w:rPr>
                <w:rStyle w:val="Emphasis"/>
                <w:i w:val="0"/>
                <w:iCs w:val="0"/>
                <w:szCs w:val="24"/>
              </w:rPr>
            </w:pPr>
          </w:p>
        </w:tc>
      </w:tr>
      <w:tr w:rsidR="00E20F12" w:rsidRPr="0068782A" w14:paraId="34DED11F" w14:textId="77777777" w:rsidTr="00D06AED">
        <w:tc>
          <w:tcPr>
            <w:tcW w:w="846" w:type="dxa"/>
          </w:tcPr>
          <w:p w14:paraId="7109979F" w14:textId="3967AED5" w:rsidR="00E20F12" w:rsidRPr="0068782A" w:rsidRDefault="00D06AED" w:rsidP="00E20F12">
            <w:pPr>
              <w:spacing w:line="276" w:lineRule="auto"/>
              <w:rPr>
                <w:rStyle w:val="Emphasis"/>
                <w:i w:val="0"/>
                <w:iCs w:val="0"/>
                <w:szCs w:val="24"/>
              </w:rPr>
            </w:pPr>
            <w:r>
              <w:rPr>
                <w:rStyle w:val="Emphasis"/>
                <w:i w:val="0"/>
                <w:iCs w:val="0"/>
                <w:szCs w:val="24"/>
              </w:rPr>
              <w:t>4</w:t>
            </w:r>
          </w:p>
        </w:tc>
        <w:tc>
          <w:tcPr>
            <w:tcW w:w="2268" w:type="dxa"/>
          </w:tcPr>
          <w:p w14:paraId="180AA899" w14:textId="2F944478" w:rsidR="00E20F12" w:rsidRPr="0068782A" w:rsidRDefault="00D06AED" w:rsidP="00E20F12">
            <w:pPr>
              <w:spacing w:line="276" w:lineRule="auto"/>
              <w:rPr>
                <w:rStyle w:val="Emphasis"/>
                <w:i w:val="0"/>
                <w:iCs w:val="0"/>
                <w:szCs w:val="24"/>
              </w:rPr>
            </w:pPr>
            <w:r>
              <w:rPr>
                <w:rStyle w:val="Emphasis"/>
                <w:i w:val="0"/>
                <w:iCs w:val="0"/>
                <w:szCs w:val="24"/>
              </w:rPr>
              <w:t xml:space="preserve">Credit Operations </w:t>
            </w:r>
          </w:p>
        </w:tc>
        <w:tc>
          <w:tcPr>
            <w:tcW w:w="2977" w:type="dxa"/>
          </w:tcPr>
          <w:p w14:paraId="6BF2B68B" w14:textId="3A6684F5" w:rsidR="00E20F12" w:rsidRPr="0068782A" w:rsidRDefault="00D06AED" w:rsidP="00E20F12">
            <w:pPr>
              <w:spacing w:line="276" w:lineRule="auto"/>
              <w:rPr>
                <w:rStyle w:val="Emphasis"/>
                <w:i w:val="0"/>
                <w:iCs w:val="0"/>
                <w:szCs w:val="24"/>
              </w:rPr>
            </w:pPr>
            <w:r>
              <w:rPr>
                <w:rStyle w:val="Emphasis"/>
                <w:i w:val="0"/>
                <w:iCs w:val="0"/>
                <w:szCs w:val="24"/>
              </w:rPr>
              <w:t>Zeena Salim</w:t>
            </w:r>
          </w:p>
        </w:tc>
        <w:tc>
          <w:tcPr>
            <w:tcW w:w="2925" w:type="dxa"/>
          </w:tcPr>
          <w:p w14:paraId="5951DED7" w14:textId="77777777" w:rsidR="00E20F12" w:rsidRPr="0068782A" w:rsidRDefault="00E20F12" w:rsidP="00E20F12">
            <w:pPr>
              <w:spacing w:line="276" w:lineRule="auto"/>
              <w:rPr>
                <w:rStyle w:val="Emphasis"/>
                <w:i w:val="0"/>
                <w:iCs w:val="0"/>
                <w:szCs w:val="24"/>
              </w:rPr>
            </w:pPr>
          </w:p>
        </w:tc>
      </w:tr>
      <w:tr w:rsidR="00D06AED" w:rsidRPr="0068782A" w14:paraId="5193CC29" w14:textId="77777777" w:rsidTr="00D06AED">
        <w:tc>
          <w:tcPr>
            <w:tcW w:w="846" w:type="dxa"/>
          </w:tcPr>
          <w:p w14:paraId="3D4BB248" w14:textId="2E0C223A" w:rsidR="00D06AED" w:rsidRDefault="00D06AED" w:rsidP="00E20F12">
            <w:pPr>
              <w:spacing w:line="276" w:lineRule="auto"/>
              <w:rPr>
                <w:rStyle w:val="Emphasis"/>
                <w:i w:val="0"/>
                <w:iCs w:val="0"/>
                <w:szCs w:val="24"/>
              </w:rPr>
            </w:pPr>
            <w:r>
              <w:rPr>
                <w:rStyle w:val="Emphasis"/>
                <w:i w:val="0"/>
                <w:iCs w:val="0"/>
                <w:szCs w:val="24"/>
              </w:rPr>
              <w:t>5</w:t>
            </w:r>
          </w:p>
        </w:tc>
        <w:tc>
          <w:tcPr>
            <w:tcW w:w="2268" w:type="dxa"/>
          </w:tcPr>
          <w:p w14:paraId="1C033D37" w14:textId="03B1EE89" w:rsidR="00D06AED" w:rsidRDefault="00D06AED" w:rsidP="00E20F12">
            <w:pPr>
              <w:spacing w:line="276" w:lineRule="auto"/>
              <w:rPr>
                <w:rStyle w:val="Emphasis"/>
                <w:i w:val="0"/>
                <w:iCs w:val="0"/>
                <w:szCs w:val="24"/>
              </w:rPr>
            </w:pPr>
            <w:r>
              <w:rPr>
                <w:rStyle w:val="Emphasis"/>
                <w:i w:val="0"/>
                <w:iCs w:val="0"/>
                <w:szCs w:val="24"/>
              </w:rPr>
              <w:t>Sales</w:t>
            </w:r>
          </w:p>
        </w:tc>
        <w:tc>
          <w:tcPr>
            <w:tcW w:w="2977" w:type="dxa"/>
          </w:tcPr>
          <w:p w14:paraId="43501E47" w14:textId="618DB8B4" w:rsidR="00D06AED" w:rsidRDefault="00D06AED" w:rsidP="00E20F12">
            <w:pPr>
              <w:spacing w:line="276" w:lineRule="auto"/>
              <w:rPr>
                <w:rStyle w:val="Emphasis"/>
                <w:i w:val="0"/>
                <w:iCs w:val="0"/>
                <w:szCs w:val="24"/>
              </w:rPr>
            </w:pPr>
            <w:r>
              <w:rPr>
                <w:rStyle w:val="Emphasis"/>
                <w:i w:val="0"/>
                <w:iCs w:val="0"/>
                <w:szCs w:val="24"/>
              </w:rPr>
              <w:t>Sumit Dhingra</w:t>
            </w:r>
          </w:p>
        </w:tc>
        <w:tc>
          <w:tcPr>
            <w:tcW w:w="2925" w:type="dxa"/>
          </w:tcPr>
          <w:p w14:paraId="73A66594" w14:textId="77777777" w:rsidR="00D06AED" w:rsidRPr="0068782A" w:rsidRDefault="00D06AED" w:rsidP="00E20F12">
            <w:pPr>
              <w:spacing w:line="276" w:lineRule="auto"/>
              <w:rPr>
                <w:rStyle w:val="Emphasis"/>
                <w:i w:val="0"/>
                <w:iCs w:val="0"/>
                <w:szCs w:val="24"/>
              </w:rPr>
            </w:pPr>
          </w:p>
        </w:tc>
      </w:tr>
      <w:tr w:rsidR="00D06AED" w:rsidRPr="0068782A" w14:paraId="173FB940" w14:textId="77777777" w:rsidTr="00D06AED">
        <w:tc>
          <w:tcPr>
            <w:tcW w:w="846" w:type="dxa"/>
          </w:tcPr>
          <w:p w14:paraId="6A7B306D" w14:textId="02B29A54" w:rsidR="00D06AED" w:rsidRDefault="00D06AED" w:rsidP="00E20F12">
            <w:pPr>
              <w:spacing w:line="276" w:lineRule="auto"/>
              <w:rPr>
                <w:rStyle w:val="Emphasis"/>
                <w:i w:val="0"/>
                <w:iCs w:val="0"/>
                <w:szCs w:val="24"/>
              </w:rPr>
            </w:pPr>
            <w:r>
              <w:rPr>
                <w:rStyle w:val="Emphasis"/>
                <w:i w:val="0"/>
                <w:iCs w:val="0"/>
                <w:szCs w:val="24"/>
              </w:rPr>
              <w:t>6</w:t>
            </w:r>
          </w:p>
        </w:tc>
        <w:tc>
          <w:tcPr>
            <w:tcW w:w="2268" w:type="dxa"/>
          </w:tcPr>
          <w:p w14:paraId="12FDB159" w14:textId="4530EEE8" w:rsidR="00D06AED" w:rsidRDefault="00D06AED" w:rsidP="00E20F12">
            <w:pPr>
              <w:spacing w:line="276" w:lineRule="auto"/>
              <w:rPr>
                <w:rStyle w:val="Emphasis"/>
                <w:i w:val="0"/>
                <w:iCs w:val="0"/>
                <w:szCs w:val="24"/>
              </w:rPr>
            </w:pPr>
            <w:r>
              <w:rPr>
                <w:rStyle w:val="Emphasis"/>
                <w:i w:val="0"/>
                <w:iCs w:val="0"/>
                <w:szCs w:val="24"/>
              </w:rPr>
              <w:t>Branches</w:t>
            </w:r>
          </w:p>
        </w:tc>
        <w:tc>
          <w:tcPr>
            <w:tcW w:w="2977" w:type="dxa"/>
          </w:tcPr>
          <w:p w14:paraId="29895E74" w14:textId="7AD8D995" w:rsidR="00D06AED" w:rsidRDefault="00114332" w:rsidP="00E20F12">
            <w:pPr>
              <w:spacing w:line="276" w:lineRule="auto"/>
              <w:rPr>
                <w:rStyle w:val="Emphasis"/>
                <w:i w:val="0"/>
                <w:iCs w:val="0"/>
                <w:szCs w:val="24"/>
              </w:rPr>
            </w:pPr>
            <w:r>
              <w:rPr>
                <w:rStyle w:val="Emphasis"/>
                <w:i w:val="0"/>
                <w:iCs w:val="0"/>
                <w:szCs w:val="24"/>
              </w:rPr>
              <w:t>Sarah Hanoun</w:t>
            </w:r>
          </w:p>
        </w:tc>
        <w:tc>
          <w:tcPr>
            <w:tcW w:w="2925" w:type="dxa"/>
          </w:tcPr>
          <w:p w14:paraId="15F947AF" w14:textId="77777777" w:rsidR="00D06AED" w:rsidRPr="0068782A" w:rsidRDefault="00D06AED" w:rsidP="00E20F12">
            <w:pPr>
              <w:spacing w:line="276" w:lineRule="auto"/>
              <w:rPr>
                <w:rStyle w:val="Emphasis"/>
                <w:i w:val="0"/>
                <w:iCs w:val="0"/>
                <w:szCs w:val="24"/>
              </w:rPr>
            </w:pPr>
          </w:p>
        </w:tc>
      </w:tr>
    </w:tbl>
    <w:p w14:paraId="3AAAF55C" w14:textId="77777777" w:rsidR="00027F0E" w:rsidRPr="00027F0E" w:rsidRDefault="00027F0E" w:rsidP="00027F0E">
      <w:pPr>
        <w:spacing w:line="360" w:lineRule="auto"/>
        <w:rPr>
          <w:rStyle w:val="Emphasis"/>
          <w:i w:val="0"/>
          <w:iCs w:val="0"/>
          <w:sz w:val="32"/>
          <w:szCs w:val="32"/>
        </w:rPr>
      </w:pPr>
    </w:p>
    <w:p w14:paraId="775F8F0C" w14:textId="77777777" w:rsidR="00027F0E" w:rsidRDefault="00027F0E" w:rsidP="00027F0E">
      <w:pPr>
        <w:spacing w:line="360" w:lineRule="auto"/>
        <w:jc w:val="center"/>
        <w:rPr>
          <w:rStyle w:val="Emphasis"/>
          <w:sz w:val="32"/>
          <w:szCs w:val="32"/>
        </w:rPr>
      </w:pPr>
    </w:p>
    <w:p w14:paraId="18119853" w14:textId="77777777" w:rsidR="00027F0E" w:rsidRPr="00027F0E" w:rsidRDefault="00027F0E" w:rsidP="00027F0E">
      <w:pPr>
        <w:spacing w:line="360" w:lineRule="auto"/>
        <w:jc w:val="center"/>
        <w:rPr>
          <w:rStyle w:val="Emphasis"/>
          <w:sz w:val="32"/>
          <w:szCs w:val="32"/>
        </w:rPr>
      </w:pPr>
    </w:p>
    <w:p w14:paraId="6EA0BF1F" w14:textId="77777777" w:rsidR="00027F0E" w:rsidRDefault="00027F0E" w:rsidP="00652BAB">
      <w:pPr>
        <w:rPr>
          <w:szCs w:val="24"/>
        </w:rPr>
      </w:pPr>
    </w:p>
    <w:p w14:paraId="19D6E80D" w14:textId="77777777" w:rsidR="00027F0E" w:rsidRDefault="00027F0E" w:rsidP="00652BAB">
      <w:pPr>
        <w:rPr>
          <w:szCs w:val="24"/>
        </w:rPr>
      </w:pPr>
    </w:p>
    <w:p w14:paraId="28C0F8AC" w14:textId="77777777" w:rsidR="00027F0E" w:rsidRDefault="00027F0E" w:rsidP="00652BAB">
      <w:pPr>
        <w:rPr>
          <w:szCs w:val="24"/>
        </w:rPr>
      </w:pPr>
    </w:p>
    <w:p w14:paraId="7C4D8F34" w14:textId="77777777" w:rsidR="00114332" w:rsidRDefault="00114332" w:rsidP="00652BAB">
      <w:pPr>
        <w:rPr>
          <w:szCs w:val="24"/>
        </w:rPr>
      </w:pPr>
    </w:p>
    <w:p w14:paraId="10B1D914" w14:textId="77777777" w:rsidR="00114332" w:rsidRDefault="00114332" w:rsidP="00652BAB">
      <w:pPr>
        <w:rPr>
          <w:szCs w:val="24"/>
        </w:rPr>
      </w:pPr>
    </w:p>
    <w:p w14:paraId="138EBC4B" w14:textId="77777777" w:rsidR="00114332" w:rsidRDefault="00114332" w:rsidP="00652BAB">
      <w:pPr>
        <w:rPr>
          <w:szCs w:val="24"/>
        </w:rPr>
      </w:pPr>
    </w:p>
    <w:p w14:paraId="030757F9" w14:textId="77777777" w:rsidR="00114332" w:rsidRDefault="00114332" w:rsidP="00652BAB">
      <w:pPr>
        <w:rPr>
          <w:szCs w:val="24"/>
        </w:rPr>
      </w:pPr>
    </w:p>
    <w:p w14:paraId="1F9AD3AE" w14:textId="77777777" w:rsidR="00114332" w:rsidRDefault="00114332" w:rsidP="00652BAB">
      <w:pPr>
        <w:rPr>
          <w:szCs w:val="24"/>
        </w:rPr>
      </w:pPr>
    </w:p>
    <w:p w14:paraId="46A6F736" w14:textId="77777777" w:rsidR="00114332" w:rsidRDefault="00114332" w:rsidP="00652BAB">
      <w:pPr>
        <w:rPr>
          <w:szCs w:val="24"/>
        </w:rPr>
      </w:pPr>
    </w:p>
    <w:p w14:paraId="133ADE75" w14:textId="77777777" w:rsidR="00114332" w:rsidRDefault="00114332" w:rsidP="00652BAB">
      <w:pPr>
        <w:rPr>
          <w:szCs w:val="24"/>
        </w:rPr>
      </w:pPr>
    </w:p>
    <w:p w14:paraId="2244F4E9" w14:textId="77777777" w:rsidR="00114332" w:rsidRDefault="00114332" w:rsidP="00652BAB">
      <w:pPr>
        <w:rPr>
          <w:szCs w:val="24"/>
        </w:rPr>
      </w:pPr>
    </w:p>
    <w:p w14:paraId="6C04CF4E" w14:textId="77777777" w:rsidR="00114332" w:rsidRDefault="00114332" w:rsidP="00652BAB">
      <w:pPr>
        <w:rPr>
          <w:szCs w:val="24"/>
        </w:rPr>
      </w:pPr>
    </w:p>
    <w:p w14:paraId="6B2932FF" w14:textId="77777777" w:rsidR="00114332" w:rsidRDefault="00114332" w:rsidP="00652BAB">
      <w:pPr>
        <w:rPr>
          <w:szCs w:val="24"/>
        </w:rPr>
      </w:pPr>
    </w:p>
    <w:p w14:paraId="71C04D44" w14:textId="77777777" w:rsidR="00114332" w:rsidRDefault="00114332" w:rsidP="00652BAB">
      <w:pPr>
        <w:rPr>
          <w:szCs w:val="24"/>
        </w:rPr>
      </w:pPr>
    </w:p>
    <w:p w14:paraId="1EEDA27A" w14:textId="77777777" w:rsidR="00114332" w:rsidRDefault="00114332" w:rsidP="00652BAB">
      <w:pPr>
        <w:rPr>
          <w:szCs w:val="24"/>
        </w:rPr>
      </w:pPr>
    </w:p>
    <w:p w14:paraId="289A253A" w14:textId="77777777" w:rsidR="00114332" w:rsidRDefault="00114332" w:rsidP="00652BAB">
      <w:pPr>
        <w:rPr>
          <w:szCs w:val="24"/>
        </w:rPr>
      </w:pPr>
    </w:p>
    <w:p w14:paraId="6C8F3A0F" w14:textId="77777777" w:rsidR="00114332" w:rsidRDefault="00114332" w:rsidP="00652BAB">
      <w:pPr>
        <w:rPr>
          <w:szCs w:val="24"/>
        </w:rPr>
      </w:pPr>
    </w:p>
    <w:p w14:paraId="6EE9781C" w14:textId="77777777" w:rsidR="00114332" w:rsidRDefault="00114332" w:rsidP="00652BAB">
      <w:pPr>
        <w:rPr>
          <w:szCs w:val="24"/>
        </w:rPr>
      </w:pPr>
    </w:p>
    <w:p w14:paraId="7488E66A" w14:textId="77777777" w:rsidR="00114332" w:rsidRDefault="00114332" w:rsidP="00652BAB">
      <w:pPr>
        <w:rPr>
          <w:szCs w:val="24"/>
        </w:rPr>
      </w:pPr>
    </w:p>
    <w:p w14:paraId="696E6895" w14:textId="77777777" w:rsidR="00114332" w:rsidRDefault="00114332" w:rsidP="00652BAB">
      <w:pPr>
        <w:rPr>
          <w:szCs w:val="24"/>
        </w:rPr>
      </w:pPr>
    </w:p>
    <w:p w14:paraId="173AE1ED" w14:textId="77777777" w:rsidR="00114332" w:rsidRDefault="00114332" w:rsidP="00652BAB">
      <w:pPr>
        <w:rPr>
          <w:szCs w:val="24"/>
        </w:rPr>
      </w:pPr>
    </w:p>
    <w:p w14:paraId="38CC55B4" w14:textId="77777777" w:rsidR="00114332" w:rsidRDefault="00114332" w:rsidP="00652BAB">
      <w:pPr>
        <w:rPr>
          <w:szCs w:val="24"/>
        </w:rPr>
      </w:pPr>
    </w:p>
    <w:p w14:paraId="3F48B607" w14:textId="77777777" w:rsidR="00114332" w:rsidRDefault="00114332" w:rsidP="00652BAB">
      <w:pPr>
        <w:rPr>
          <w:szCs w:val="24"/>
        </w:rPr>
      </w:pPr>
    </w:p>
    <w:p w14:paraId="2A0E3AC3" w14:textId="77777777" w:rsidR="00114332" w:rsidRDefault="00114332" w:rsidP="00652BAB">
      <w:pPr>
        <w:rPr>
          <w:szCs w:val="24"/>
        </w:rPr>
      </w:pPr>
    </w:p>
    <w:p w14:paraId="03E81B16" w14:textId="77777777" w:rsidR="00114332" w:rsidRDefault="00114332" w:rsidP="00652BAB">
      <w:pPr>
        <w:rPr>
          <w:szCs w:val="24"/>
        </w:rPr>
      </w:pPr>
    </w:p>
    <w:p w14:paraId="60E66F6C" w14:textId="77777777" w:rsidR="00114332" w:rsidRDefault="00114332" w:rsidP="00652BAB">
      <w:pPr>
        <w:rPr>
          <w:szCs w:val="24"/>
        </w:rPr>
      </w:pPr>
    </w:p>
    <w:p w14:paraId="4A5090E2" w14:textId="77777777" w:rsidR="00114332" w:rsidRDefault="00114332" w:rsidP="00652BAB">
      <w:pPr>
        <w:rPr>
          <w:szCs w:val="24"/>
        </w:rPr>
      </w:pPr>
    </w:p>
    <w:p w14:paraId="2F65BFE6" w14:textId="77777777" w:rsidR="00114332" w:rsidRDefault="00114332" w:rsidP="00652BAB">
      <w:pPr>
        <w:rPr>
          <w:szCs w:val="24"/>
        </w:rPr>
      </w:pPr>
    </w:p>
    <w:p w14:paraId="5386A2E9" w14:textId="77777777" w:rsidR="00114332" w:rsidRDefault="00114332" w:rsidP="00652BAB">
      <w:pPr>
        <w:rPr>
          <w:szCs w:val="24"/>
        </w:rPr>
      </w:pPr>
    </w:p>
    <w:p w14:paraId="6CC976BB" w14:textId="77777777" w:rsidR="00114332" w:rsidRDefault="00114332" w:rsidP="00652BAB">
      <w:pPr>
        <w:rPr>
          <w:szCs w:val="24"/>
        </w:rPr>
      </w:pPr>
    </w:p>
    <w:p w14:paraId="3E967691" w14:textId="77777777" w:rsidR="00114332" w:rsidRDefault="00114332" w:rsidP="00652BAB">
      <w:pPr>
        <w:rPr>
          <w:szCs w:val="24"/>
        </w:rPr>
      </w:pPr>
    </w:p>
    <w:p w14:paraId="5D1C95C9" w14:textId="77777777" w:rsidR="00114332" w:rsidRDefault="00114332" w:rsidP="00652BAB">
      <w:pPr>
        <w:rPr>
          <w:szCs w:val="24"/>
        </w:rPr>
      </w:pPr>
    </w:p>
    <w:p w14:paraId="3DE31DE0" w14:textId="77777777" w:rsidR="00114332" w:rsidRDefault="00114332" w:rsidP="00652BAB">
      <w:pPr>
        <w:rPr>
          <w:szCs w:val="24"/>
        </w:rPr>
      </w:pPr>
    </w:p>
    <w:p w14:paraId="4477E032" w14:textId="77777777" w:rsidR="00114332" w:rsidRDefault="00114332" w:rsidP="00652BAB">
      <w:pPr>
        <w:rPr>
          <w:szCs w:val="24"/>
        </w:rPr>
      </w:pPr>
    </w:p>
    <w:sdt>
      <w:sdtPr>
        <w:rPr>
          <w:rFonts w:ascii="Calibri" w:eastAsia="Times New Roman" w:hAnsi="Calibri" w:cs="Times New Roman"/>
          <w:i/>
          <w:iCs/>
          <w:color w:val="auto"/>
          <w:sz w:val="24"/>
          <w:szCs w:val="20"/>
          <w:lang w:eastAsia="ar-SA"/>
        </w:rPr>
        <w:id w:val="-678966201"/>
        <w:docPartObj>
          <w:docPartGallery w:val="Table of Contents"/>
          <w:docPartUnique/>
        </w:docPartObj>
      </w:sdtPr>
      <w:sdtEndPr>
        <w:rPr>
          <w:b/>
          <w:bCs/>
          <w:i w:val="0"/>
          <w:iCs w:val="0"/>
          <w:noProof/>
        </w:rPr>
      </w:sdtEndPr>
      <w:sdtContent>
        <w:p w14:paraId="782B6A1F" w14:textId="6A6625C8" w:rsidR="00E74BF1" w:rsidRDefault="00E74BF1">
          <w:pPr>
            <w:pStyle w:val="TOCHeading"/>
          </w:pPr>
          <w:r>
            <w:t>Contents</w:t>
          </w:r>
        </w:p>
        <w:p w14:paraId="7430E3A7" w14:textId="17D9DA2E" w:rsidR="00D0623C" w:rsidRDefault="00E74BF1">
          <w:pPr>
            <w:pStyle w:val="TOC1"/>
            <w:tabs>
              <w:tab w:val="left" w:pos="480"/>
              <w:tab w:val="right" w:leader="dot" w:pos="9016"/>
            </w:tabs>
            <w:rPr>
              <w:rFonts w:asciiTheme="minorHAnsi" w:eastAsiaTheme="minorEastAsia" w:hAnsiTheme="minorHAnsi" w:cstheme="minorBidi"/>
              <w:noProof/>
              <w:kern w:val="2"/>
              <w:szCs w:val="24"/>
              <w:lang w:eastAsia="en-US"/>
              <w14:ligatures w14:val="standardContextual"/>
            </w:rPr>
          </w:pPr>
          <w:r>
            <w:fldChar w:fldCharType="begin"/>
          </w:r>
          <w:r>
            <w:instrText xml:space="preserve"> TOC \o "1-3" \h \z \u </w:instrText>
          </w:r>
          <w:r>
            <w:fldChar w:fldCharType="separate"/>
          </w:r>
          <w:hyperlink w:anchor="_Toc206760596" w:history="1">
            <w:r w:rsidR="00D0623C" w:rsidRPr="000C49F9">
              <w:rPr>
                <w:rStyle w:val="Hyperlink"/>
                <w:noProof/>
              </w:rPr>
              <w:t>1.</w:t>
            </w:r>
            <w:r w:rsidR="00D0623C">
              <w:rPr>
                <w:rFonts w:asciiTheme="minorHAnsi" w:eastAsiaTheme="minorEastAsia" w:hAnsiTheme="minorHAnsi" w:cstheme="minorBidi"/>
                <w:noProof/>
                <w:kern w:val="2"/>
                <w:szCs w:val="24"/>
                <w:lang w:eastAsia="en-US"/>
                <w14:ligatures w14:val="standardContextual"/>
              </w:rPr>
              <w:tab/>
            </w:r>
            <w:r w:rsidR="00D0623C" w:rsidRPr="000C49F9">
              <w:rPr>
                <w:rStyle w:val="Hyperlink"/>
                <w:noProof/>
              </w:rPr>
              <w:t>Introduction</w:t>
            </w:r>
            <w:r w:rsidR="00D0623C">
              <w:rPr>
                <w:noProof/>
                <w:webHidden/>
              </w:rPr>
              <w:tab/>
            </w:r>
            <w:r w:rsidR="00D0623C">
              <w:rPr>
                <w:noProof/>
                <w:webHidden/>
              </w:rPr>
              <w:fldChar w:fldCharType="begin"/>
            </w:r>
            <w:r w:rsidR="00D0623C">
              <w:rPr>
                <w:noProof/>
                <w:webHidden/>
              </w:rPr>
              <w:instrText xml:space="preserve"> PAGEREF _Toc206760596 \h </w:instrText>
            </w:r>
            <w:r w:rsidR="00D0623C">
              <w:rPr>
                <w:noProof/>
                <w:webHidden/>
              </w:rPr>
            </w:r>
            <w:r w:rsidR="00D0623C">
              <w:rPr>
                <w:noProof/>
                <w:webHidden/>
              </w:rPr>
              <w:fldChar w:fldCharType="separate"/>
            </w:r>
            <w:r w:rsidR="00D0623C">
              <w:rPr>
                <w:noProof/>
                <w:webHidden/>
              </w:rPr>
              <w:t>9</w:t>
            </w:r>
            <w:r w:rsidR="00D0623C">
              <w:rPr>
                <w:noProof/>
                <w:webHidden/>
              </w:rPr>
              <w:fldChar w:fldCharType="end"/>
            </w:r>
          </w:hyperlink>
        </w:p>
        <w:p w14:paraId="129A78A1" w14:textId="161A7DB9"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597" w:history="1">
            <w:r w:rsidRPr="000C49F9">
              <w:rPr>
                <w:rStyle w:val="Hyperlink"/>
                <w:noProof/>
              </w:rPr>
              <w:t>1.1</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Purpose</w:t>
            </w:r>
            <w:r>
              <w:rPr>
                <w:noProof/>
                <w:webHidden/>
              </w:rPr>
              <w:tab/>
            </w:r>
            <w:r>
              <w:rPr>
                <w:noProof/>
                <w:webHidden/>
              </w:rPr>
              <w:fldChar w:fldCharType="begin"/>
            </w:r>
            <w:r>
              <w:rPr>
                <w:noProof/>
                <w:webHidden/>
              </w:rPr>
              <w:instrText xml:space="preserve"> PAGEREF _Toc206760597 \h </w:instrText>
            </w:r>
            <w:r>
              <w:rPr>
                <w:noProof/>
                <w:webHidden/>
              </w:rPr>
            </w:r>
            <w:r>
              <w:rPr>
                <w:noProof/>
                <w:webHidden/>
              </w:rPr>
              <w:fldChar w:fldCharType="separate"/>
            </w:r>
            <w:r>
              <w:rPr>
                <w:noProof/>
                <w:webHidden/>
              </w:rPr>
              <w:t>9</w:t>
            </w:r>
            <w:r>
              <w:rPr>
                <w:noProof/>
                <w:webHidden/>
              </w:rPr>
              <w:fldChar w:fldCharType="end"/>
            </w:r>
          </w:hyperlink>
        </w:p>
        <w:p w14:paraId="4B126ED0" w14:textId="64AC2F02"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598" w:history="1">
            <w:r w:rsidRPr="000C49F9">
              <w:rPr>
                <w:rStyle w:val="Hyperlink"/>
                <w:noProof/>
              </w:rPr>
              <w:t>1.2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Solution Scope</w:t>
            </w:r>
            <w:r>
              <w:rPr>
                <w:noProof/>
                <w:webHidden/>
              </w:rPr>
              <w:tab/>
            </w:r>
            <w:r>
              <w:rPr>
                <w:noProof/>
                <w:webHidden/>
              </w:rPr>
              <w:fldChar w:fldCharType="begin"/>
            </w:r>
            <w:r>
              <w:rPr>
                <w:noProof/>
                <w:webHidden/>
              </w:rPr>
              <w:instrText xml:space="preserve"> PAGEREF _Toc206760598 \h </w:instrText>
            </w:r>
            <w:r>
              <w:rPr>
                <w:noProof/>
                <w:webHidden/>
              </w:rPr>
            </w:r>
            <w:r>
              <w:rPr>
                <w:noProof/>
                <w:webHidden/>
              </w:rPr>
              <w:fldChar w:fldCharType="separate"/>
            </w:r>
            <w:r>
              <w:rPr>
                <w:noProof/>
                <w:webHidden/>
              </w:rPr>
              <w:t>9</w:t>
            </w:r>
            <w:r>
              <w:rPr>
                <w:noProof/>
                <w:webHidden/>
              </w:rPr>
              <w:fldChar w:fldCharType="end"/>
            </w:r>
          </w:hyperlink>
        </w:p>
        <w:p w14:paraId="1D31EF7E" w14:textId="0CB4C35C"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599" w:history="1">
            <w:r w:rsidRPr="000C49F9">
              <w:rPr>
                <w:rStyle w:val="Hyperlink"/>
                <w:noProof/>
              </w:rPr>
              <w:t>1.3</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Document Convention</w:t>
            </w:r>
            <w:r>
              <w:rPr>
                <w:noProof/>
                <w:webHidden/>
              </w:rPr>
              <w:tab/>
            </w:r>
            <w:r>
              <w:rPr>
                <w:noProof/>
                <w:webHidden/>
              </w:rPr>
              <w:fldChar w:fldCharType="begin"/>
            </w:r>
            <w:r>
              <w:rPr>
                <w:noProof/>
                <w:webHidden/>
              </w:rPr>
              <w:instrText xml:space="preserve"> PAGEREF _Toc206760599 \h </w:instrText>
            </w:r>
            <w:r>
              <w:rPr>
                <w:noProof/>
                <w:webHidden/>
              </w:rPr>
            </w:r>
            <w:r>
              <w:rPr>
                <w:noProof/>
                <w:webHidden/>
              </w:rPr>
              <w:fldChar w:fldCharType="separate"/>
            </w:r>
            <w:r>
              <w:rPr>
                <w:noProof/>
                <w:webHidden/>
              </w:rPr>
              <w:t>9</w:t>
            </w:r>
            <w:r>
              <w:rPr>
                <w:noProof/>
                <w:webHidden/>
              </w:rPr>
              <w:fldChar w:fldCharType="end"/>
            </w:r>
          </w:hyperlink>
        </w:p>
        <w:p w14:paraId="1FBD64A8" w14:textId="5B165E89"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00" w:history="1">
            <w:r w:rsidRPr="000C49F9">
              <w:rPr>
                <w:rStyle w:val="Hyperlink"/>
                <w:noProof/>
              </w:rPr>
              <w:t>1.4</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Intended Audience</w:t>
            </w:r>
            <w:r>
              <w:rPr>
                <w:noProof/>
                <w:webHidden/>
              </w:rPr>
              <w:tab/>
            </w:r>
            <w:r>
              <w:rPr>
                <w:noProof/>
                <w:webHidden/>
              </w:rPr>
              <w:fldChar w:fldCharType="begin"/>
            </w:r>
            <w:r>
              <w:rPr>
                <w:noProof/>
                <w:webHidden/>
              </w:rPr>
              <w:instrText xml:space="preserve"> PAGEREF _Toc206760600 \h </w:instrText>
            </w:r>
            <w:r>
              <w:rPr>
                <w:noProof/>
                <w:webHidden/>
              </w:rPr>
            </w:r>
            <w:r>
              <w:rPr>
                <w:noProof/>
                <w:webHidden/>
              </w:rPr>
              <w:fldChar w:fldCharType="separate"/>
            </w:r>
            <w:r>
              <w:rPr>
                <w:noProof/>
                <w:webHidden/>
              </w:rPr>
              <w:t>10</w:t>
            </w:r>
            <w:r>
              <w:rPr>
                <w:noProof/>
                <w:webHidden/>
              </w:rPr>
              <w:fldChar w:fldCharType="end"/>
            </w:r>
          </w:hyperlink>
        </w:p>
        <w:p w14:paraId="3FCB3721" w14:textId="3E6E91B6"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01" w:history="1">
            <w:r w:rsidRPr="000C49F9">
              <w:rPr>
                <w:rStyle w:val="Hyperlink"/>
                <w:noProof/>
              </w:rPr>
              <w:t>1.5</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Reference</w:t>
            </w:r>
            <w:r>
              <w:rPr>
                <w:noProof/>
                <w:webHidden/>
              </w:rPr>
              <w:tab/>
            </w:r>
            <w:r>
              <w:rPr>
                <w:noProof/>
                <w:webHidden/>
              </w:rPr>
              <w:fldChar w:fldCharType="begin"/>
            </w:r>
            <w:r>
              <w:rPr>
                <w:noProof/>
                <w:webHidden/>
              </w:rPr>
              <w:instrText xml:space="preserve"> PAGEREF _Toc206760601 \h </w:instrText>
            </w:r>
            <w:r>
              <w:rPr>
                <w:noProof/>
                <w:webHidden/>
              </w:rPr>
            </w:r>
            <w:r>
              <w:rPr>
                <w:noProof/>
                <w:webHidden/>
              </w:rPr>
              <w:fldChar w:fldCharType="separate"/>
            </w:r>
            <w:r>
              <w:rPr>
                <w:noProof/>
                <w:webHidden/>
              </w:rPr>
              <w:t>11</w:t>
            </w:r>
            <w:r>
              <w:rPr>
                <w:noProof/>
                <w:webHidden/>
              </w:rPr>
              <w:fldChar w:fldCharType="end"/>
            </w:r>
          </w:hyperlink>
        </w:p>
        <w:p w14:paraId="720ECC5F" w14:textId="733189E9" w:rsidR="00D0623C" w:rsidRDefault="00D0623C">
          <w:pPr>
            <w:pStyle w:val="TOC1"/>
            <w:tabs>
              <w:tab w:val="left" w:pos="480"/>
              <w:tab w:val="right" w:leader="dot" w:pos="9016"/>
            </w:tabs>
            <w:rPr>
              <w:rFonts w:asciiTheme="minorHAnsi" w:eastAsiaTheme="minorEastAsia" w:hAnsiTheme="minorHAnsi" w:cstheme="minorBidi"/>
              <w:noProof/>
              <w:kern w:val="2"/>
              <w:szCs w:val="24"/>
              <w:lang w:eastAsia="en-US"/>
              <w14:ligatures w14:val="standardContextual"/>
            </w:rPr>
          </w:pPr>
          <w:hyperlink w:anchor="_Toc206760602" w:history="1">
            <w:r w:rsidRPr="000C49F9">
              <w:rPr>
                <w:rStyle w:val="Hyperlink"/>
                <w:noProof/>
              </w:rPr>
              <w:t>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Overall Description</w:t>
            </w:r>
            <w:r>
              <w:rPr>
                <w:noProof/>
                <w:webHidden/>
              </w:rPr>
              <w:tab/>
            </w:r>
            <w:r>
              <w:rPr>
                <w:noProof/>
                <w:webHidden/>
              </w:rPr>
              <w:fldChar w:fldCharType="begin"/>
            </w:r>
            <w:r>
              <w:rPr>
                <w:noProof/>
                <w:webHidden/>
              </w:rPr>
              <w:instrText xml:space="preserve"> PAGEREF _Toc206760602 \h </w:instrText>
            </w:r>
            <w:r>
              <w:rPr>
                <w:noProof/>
                <w:webHidden/>
              </w:rPr>
            </w:r>
            <w:r>
              <w:rPr>
                <w:noProof/>
                <w:webHidden/>
              </w:rPr>
              <w:fldChar w:fldCharType="separate"/>
            </w:r>
            <w:r>
              <w:rPr>
                <w:noProof/>
                <w:webHidden/>
              </w:rPr>
              <w:t>12</w:t>
            </w:r>
            <w:r>
              <w:rPr>
                <w:noProof/>
                <w:webHidden/>
              </w:rPr>
              <w:fldChar w:fldCharType="end"/>
            </w:r>
          </w:hyperlink>
        </w:p>
        <w:p w14:paraId="3CC33B1E" w14:textId="3672BC70"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03" w:history="1">
            <w:r w:rsidRPr="000C49F9">
              <w:rPr>
                <w:rStyle w:val="Hyperlink"/>
                <w:noProof/>
              </w:rPr>
              <w:t>2.1</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Solution Perspective</w:t>
            </w:r>
            <w:r>
              <w:rPr>
                <w:noProof/>
                <w:webHidden/>
              </w:rPr>
              <w:tab/>
            </w:r>
            <w:r>
              <w:rPr>
                <w:noProof/>
                <w:webHidden/>
              </w:rPr>
              <w:fldChar w:fldCharType="begin"/>
            </w:r>
            <w:r>
              <w:rPr>
                <w:noProof/>
                <w:webHidden/>
              </w:rPr>
              <w:instrText xml:space="preserve"> PAGEREF _Toc206760603 \h </w:instrText>
            </w:r>
            <w:r>
              <w:rPr>
                <w:noProof/>
                <w:webHidden/>
              </w:rPr>
            </w:r>
            <w:r>
              <w:rPr>
                <w:noProof/>
                <w:webHidden/>
              </w:rPr>
              <w:fldChar w:fldCharType="separate"/>
            </w:r>
            <w:r>
              <w:rPr>
                <w:noProof/>
                <w:webHidden/>
              </w:rPr>
              <w:t>12</w:t>
            </w:r>
            <w:r>
              <w:rPr>
                <w:noProof/>
                <w:webHidden/>
              </w:rPr>
              <w:fldChar w:fldCharType="end"/>
            </w:r>
          </w:hyperlink>
        </w:p>
        <w:p w14:paraId="28BFC93D" w14:textId="3FA9D164"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04" w:history="1">
            <w:r w:rsidRPr="000C49F9">
              <w:rPr>
                <w:rStyle w:val="Hyperlink"/>
                <w:noProof/>
              </w:rPr>
              <w:t>2.2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Solution Features</w:t>
            </w:r>
            <w:r>
              <w:rPr>
                <w:noProof/>
                <w:webHidden/>
              </w:rPr>
              <w:tab/>
            </w:r>
            <w:r>
              <w:rPr>
                <w:noProof/>
                <w:webHidden/>
              </w:rPr>
              <w:fldChar w:fldCharType="begin"/>
            </w:r>
            <w:r>
              <w:rPr>
                <w:noProof/>
                <w:webHidden/>
              </w:rPr>
              <w:instrText xml:space="preserve"> PAGEREF _Toc206760604 \h </w:instrText>
            </w:r>
            <w:r>
              <w:rPr>
                <w:noProof/>
                <w:webHidden/>
              </w:rPr>
            </w:r>
            <w:r>
              <w:rPr>
                <w:noProof/>
                <w:webHidden/>
              </w:rPr>
              <w:fldChar w:fldCharType="separate"/>
            </w:r>
            <w:r>
              <w:rPr>
                <w:noProof/>
                <w:webHidden/>
              </w:rPr>
              <w:t>12</w:t>
            </w:r>
            <w:r>
              <w:rPr>
                <w:noProof/>
                <w:webHidden/>
              </w:rPr>
              <w:fldChar w:fldCharType="end"/>
            </w:r>
          </w:hyperlink>
        </w:p>
        <w:p w14:paraId="6097ECBE" w14:textId="54025B52"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05" w:history="1">
            <w:r w:rsidRPr="000C49F9">
              <w:rPr>
                <w:rStyle w:val="Hyperlink"/>
                <w:noProof/>
              </w:rPr>
              <w:t>2.3</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User Classes &amp; Characteristics</w:t>
            </w:r>
            <w:r>
              <w:rPr>
                <w:noProof/>
                <w:webHidden/>
              </w:rPr>
              <w:tab/>
            </w:r>
            <w:r>
              <w:rPr>
                <w:noProof/>
                <w:webHidden/>
              </w:rPr>
              <w:fldChar w:fldCharType="begin"/>
            </w:r>
            <w:r>
              <w:rPr>
                <w:noProof/>
                <w:webHidden/>
              </w:rPr>
              <w:instrText xml:space="preserve"> PAGEREF _Toc206760605 \h </w:instrText>
            </w:r>
            <w:r>
              <w:rPr>
                <w:noProof/>
                <w:webHidden/>
              </w:rPr>
            </w:r>
            <w:r>
              <w:rPr>
                <w:noProof/>
                <w:webHidden/>
              </w:rPr>
              <w:fldChar w:fldCharType="separate"/>
            </w:r>
            <w:r>
              <w:rPr>
                <w:noProof/>
                <w:webHidden/>
              </w:rPr>
              <w:t>13</w:t>
            </w:r>
            <w:r>
              <w:rPr>
                <w:noProof/>
                <w:webHidden/>
              </w:rPr>
              <w:fldChar w:fldCharType="end"/>
            </w:r>
          </w:hyperlink>
        </w:p>
        <w:p w14:paraId="3F622F15" w14:textId="71B6A230"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06" w:history="1">
            <w:r w:rsidRPr="000C49F9">
              <w:rPr>
                <w:rStyle w:val="Hyperlink"/>
                <w:noProof/>
              </w:rPr>
              <w:t>2.4</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Operating Environment</w:t>
            </w:r>
            <w:r>
              <w:rPr>
                <w:noProof/>
                <w:webHidden/>
              </w:rPr>
              <w:tab/>
            </w:r>
            <w:r>
              <w:rPr>
                <w:noProof/>
                <w:webHidden/>
              </w:rPr>
              <w:fldChar w:fldCharType="begin"/>
            </w:r>
            <w:r>
              <w:rPr>
                <w:noProof/>
                <w:webHidden/>
              </w:rPr>
              <w:instrText xml:space="preserve"> PAGEREF _Toc206760606 \h </w:instrText>
            </w:r>
            <w:r>
              <w:rPr>
                <w:noProof/>
                <w:webHidden/>
              </w:rPr>
            </w:r>
            <w:r>
              <w:rPr>
                <w:noProof/>
                <w:webHidden/>
              </w:rPr>
              <w:fldChar w:fldCharType="separate"/>
            </w:r>
            <w:r>
              <w:rPr>
                <w:noProof/>
                <w:webHidden/>
              </w:rPr>
              <w:t>13</w:t>
            </w:r>
            <w:r>
              <w:rPr>
                <w:noProof/>
                <w:webHidden/>
              </w:rPr>
              <w:fldChar w:fldCharType="end"/>
            </w:r>
          </w:hyperlink>
        </w:p>
        <w:p w14:paraId="34B50E59" w14:textId="37DD6E4D"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07" w:history="1">
            <w:r w:rsidRPr="000C49F9">
              <w:rPr>
                <w:rStyle w:val="Hyperlink"/>
                <w:noProof/>
              </w:rPr>
              <w:t>2.5</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Deliverables</w:t>
            </w:r>
            <w:r>
              <w:rPr>
                <w:noProof/>
                <w:webHidden/>
              </w:rPr>
              <w:tab/>
            </w:r>
            <w:r>
              <w:rPr>
                <w:noProof/>
                <w:webHidden/>
              </w:rPr>
              <w:fldChar w:fldCharType="begin"/>
            </w:r>
            <w:r>
              <w:rPr>
                <w:noProof/>
                <w:webHidden/>
              </w:rPr>
              <w:instrText xml:space="preserve"> PAGEREF _Toc206760607 \h </w:instrText>
            </w:r>
            <w:r>
              <w:rPr>
                <w:noProof/>
                <w:webHidden/>
              </w:rPr>
            </w:r>
            <w:r>
              <w:rPr>
                <w:noProof/>
                <w:webHidden/>
              </w:rPr>
              <w:fldChar w:fldCharType="separate"/>
            </w:r>
            <w:r>
              <w:rPr>
                <w:noProof/>
                <w:webHidden/>
              </w:rPr>
              <w:t>13</w:t>
            </w:r>
            <w:r>
              <w:rPr>
                <w:noProof/>
                <w:webHidden/>
              </w:rPr>
              <w:fldChar w:fldCharType="end"/>
            </w:r>
          </w:hyperlink>
        </w:p>
        <w:p w14:paraId="20F43E61" w14:textId="63B4318C"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08" w:history="1">
            <w:r w:rsidRPr="000C49F9">
              <w:rPr>
                <w:rStyle w:val="Hyperlink"/>
                <w:noProof/>
              </w:rPr>
              <w:t>2.6</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Assumptions, Dependencies &amp; Constraints</w:t>
            </w:r>
            <w:r>
              <w:rPr>
                <w:noProof/>
                <w:webHidden/>
              </w:rPr>
              <w:tab/>
            </w:r>
            <w:r>
              <w:rPr>
                <w:noProof/>
                <w:webHidden/>
              </w:rPr>
              <w:fldChar w:fldCharType="begin"/>
            </w:r>
            <w:r>
              <w:rPr>
                <w:noProof/>
                <w:webHidden/>
              </w:rPr>
              <w:instrText xml:space="preserve"> PAGEREF _Toc206760608 \h </w:instrText>
            </w:r>
            <w:r>
              <w:rPr>
                <w:noProof/>
                <w:webHidden/>
              </w:rPr>
            </w:r>
            <w:r>
              <w:rPr>
                <w:noProof/>
                <w:webHidden/>
              </w:rPr>
              <w:fldChar w:fldCharType="separate"/>
            </w:r>
            <w:r>
              <w:rPr>
                <w:noProof/>
                <w:webHidden/>
              </w:rPr>
              <w:t>13</w:t>
            </w:r>
            <w:r>
              <w:rPr>
                <w:noProof/>
                <w:webHidden/>
              </w:rPr>
              <w:fldChar w:fldCharType="end"/>
            </w:r>
          </w:hyperlink>
        </w:p>
        <w:p w14:paraId="5509E51B" w14:textId="3FA5E827" w:rsidR="00D0623C" w:rsidRDefault="00D0623C">
          <w:pPr>
            <w:pStyle w:val="TOC1"/>
            <w:tabs>
              <w:tab w:val="left" w:pos="480"/>
              <w:tab w:val="right" w:leader="dot" w:pos="9016"/>
            </w:tabs>
            <w:rPr>
              <w:rFonts w:asciiTheme="minorHAnsi" w:eastAsiaTheme="minorEastAsia" w:hAnsiTheme="minorHAnsi" w:cstheme="minorBidi"/>
              <w:noProof/>
              <w:kern w:val="2"/>
              <w:szCs w:val="24"/>
              <w:lang w:eastAsia="en-US"/>
              <w14:ligatures w14:val="standardContextual"/>
            </w:rPr>
          </w:pPr>
          <w:hyperlink w:anchor="_Toc206760609" w:history="1">
            <w:r w:rsidRPr="000C49F9">
              <w:rPr>
                <w:rStyle w:val="Hyperlink"/>
                <w:noProof/>
              </w:rPr>
              <w:t>3.</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Workflow Description</w:t>
            </w:r>
            <w:r>
              <w:rPr>
                <w:noProof/>
                <w:webHidden/>
              </w:rPr>
              <w:tab/>
            </w:r>
            <w:r>
              <w:rPr>
                <w:noProof/>
                <w:webHidden/>
              </w:rPr>
              <w:fldChar w:fldCharType="begin"/>
            </w:r>
            <w:r>
              <w:rPr>
                <w:noProof/>
                <w:webHidden/>
              </w:rPr>
              <w:instrText xml:space="preserve"> PAGEREF _Toc206760609 \h </w:instrText>
            </w:r>
            <w:r>
              <w:rPr>
                <w:noProof/>
                <w:webHidden/>
              </w:rPr>
            </w:r>
            <w:r>
              <w:rPr>
                <w:noProof/>
                <w:webHidden/>
              </w:rPr>
              <w:fldChar w:fldCharType="separate"/>
            </w:r>
            <w:r>
              <w:rPr>
                <w:noProof/>
                <w:webHidden/>
              </w:rPr>
              <w:t>15</w:t>
            </w:r>
            <w:r>
              <w:rPr>
                <w:noProof/>
                <w:webHidden/>
              </w:rPr>
              <w:fldChar w:fldCharType="end"/>
            </w:r>
          </w:hyperlink>
        </w:p>
        <w:p w14:paraId="77A71CCA" w14:textId="07544EFD"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10" w:history="1">
            <w:r w:rsidRPr="000C49F9">
              <w:rPr>
                <w:rStyle w:val="Hyperlink"/>
                <w:noProof/>
              </w:rPr>
              <w:t>3.1</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Introduction Maker</w:t>
            </w:r>
            <w:r>
              <w:rPr>
                <w:noProof/>
                <w:webHidden/>
              </w:rPr>
              <w:tab/>
            </w:r>
            <w:r>
              <w:rPr>
                <w:noProof/>
                <w:webHidden/>
              </w:rPr>
              <w:fldChar w:fldCharType="begin"/>
            </w:r>
            <w:r>
              <w:rPr>
                <w:noProof/>
                <w:webHidden/>
              </w:rPr>
              <w:instrText xml:space="preserve"> PAGEREF _Toc206760610 \h </w:instrText>
            </w:r>
            <w:r>
              <w:rPr>
                <w:noProof/>
                <w:webHidden/>
              </w:rPr>
            </w:r>
            <w:r>
              <w:rPr>
                <w:noProof/>
                <w:webHidden/>
              </w:rPr>
              <w:fldChar w:fldCharType="separate"/>
            </w:r>
            <w:r>
              <w:rPr>
                <w:noProof/>
                <w:webHidden/>
              </w:rPr>
              <w:t>17</w:t>
            </w:r>
            <w:r>
              <w:rPr>
                <w:noProof/>
                <w:webHidden/>
              </w:rPr>
              <w:fldChar w:fldCharType="end"/>
            </w:r>
          </w:hyperlink>
        </w:p>
        <w:p w14:paraId="6108655F" w14:textId="16531E4D"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11" w:history="1">
            <w:r w:rsidRPr="000C49F9">
              <w:rPr>
                <w:rStyle w:val="Hyperlink"/>
                <w:noProof/>
              </w:rPr>
              <w:t>3.1.1</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Description</w:t>
            </w:r>
            <w:r>
              <w:rPr>
                <w:noProof/>
                <w:webHidden/>
              </w:rPr>
              <w:tab/>
            </w:r>
            <w:r>
              <w:rPr>
                <w:noProof/>
                <w:webHidden/>
              </w:rPr>
              <w:fldChar w:fldCharType="begin"/>
            </w:r>
            <w:r>
              <w:rPr>
                <w:noProof/>
                <w:webHidden/>
              </w:rPr>
              <w:instrText xml:space="preserve"> PAGEREF _Toc206760611 \h </w:instrText>
            </w:r>
            <w:r>
              <w:rPr>
                <w:noProof/>
                <w:webHidden/>
              </w:rPr>
            </w:r>
            <w:r>
              <w:rPr>
                <w:noProof/>
                <w:webHidden/>
              </w:rPr>
              <w:fldChar w:fldCharType="separate"/>
            </w:r>
            <w:r>
              <w:rPr>
                <w:noProof/>
                <w:webHidden/>
              </w:rPr>
              <w:t>17</w:t>
            </w:r>
            <w:r>
              <w:rPr>
                <w:noProof/>
                <w:webHidden/>
              </w:rPr>
              <w:fldChar w:fldCharType="end"/>
            </w:r>
          </w:hyperlink>
        </w:p>
        <w:p w14:paraId="1A25CE3F" w14:textId="412F4C92"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12" w:history="1">
            <w:r w:rsidRPr="000C49F9">
              <w:rPr>
                <w:rStyle w:val="Hyperlink"/>
                <w:noProof/>
              </w:rPr>
              <w:t>3.1.2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Access Details</w:t>
            </w:r>
            <w:r>
              <w:rPr>
                <w:noProof/>
                <w:webHidden/>
              </w:rPr>
              <w:tab/>
            </w:r>
            <w:r>
              <w:rPr>
                <w:noProof/>
                <w:webHidden/>
              </w:rPr>
              <w:fldChar w:fldCharType="begin"/>
            </w:r>
            <w:r>
              <w:rPr>
                <w:noProof/>
                <w:webHidden/>
              </w:rPr>
              <w:instrText xml:space="preserve"> PAGEREF _Toc206760612 \h </w:instrText>
            </w:r>
            <w:r>
              <w:rPr>
                <w:noProof/>
                <w:webHidden/>
              </w:rPr>
            </w:r>
            <w:r>
              <w:rPr>
                <w:noProof/>
                <w:webHidden/>
              </w:rPr>
              <w:fldChar w:fldCharType="separate"/>
            </w:r>
            <w:r>
              <w:rPr>
                <w:noProof/>
                <w:webHidden/>
              </w:rPr>
              <w:t>19</w:t>
            </w:r>
            <w:r>
              <w:rPr>
                <w:noProof/>
                <w:webHidden/>
              </w:rPr>
              <w:fldChar w:fldCharType="end"/>
            </w:r>
          </w:hyperlink>
        </w:p>
        <w:p w14:paraId="37660D78" w14:textId="58977C71"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13" w:history="1">
            <w:r w:rsidRPr="000C49F9">
              <w:rPr>
                <w:rStyle w:val="Hyperlink"/>
                <w:noProof/>
              </w:rPr>
              <w:t>3.2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Introduction Checker</w:t>
            </w:r>
            <w:r>
              <w:rPr>
                <w:noProof/>
                <w:webHidden/>
              </w:rPr>
              <w:tab/>
            </w:r>
            <w:r>
              <w:rPr>
                <w:noProof/>
                <w:webHidden/>
              </w:rPr>
              <w:fldChar w:fldCharType="begin"/>
            </w:r>
            <w:r>
              <w:rPr>
                <w:noProof/>
                <w:webHidden/>
              </w:rPr>
              <w:instrText xml:space="preserve"> PAGEREF _Toc206760613 \h </w:instrText>
            </w:r>
            <w:r>
              <w:rPr>
                <w:noProof/>
                <w:webHidden/>
              </w:rPr>
            </w:r>
            <w:r>
              <w:rPr>
                <w:noProof/>
                <w:webHidden/>
              </w:rPr>
              <w:fldChar w:fldCharType="separate"/>
            </w:r>
            <w:r>
              <w:rPr>
                <w:noProof/>
                <w:webHidden/>
              </w:rPr>
              <w:t>20</w:t>
            </w:r>
            <w:r>
              <w:rPr>
                <w:noProof/>
                <w:webHidden/>
              </w:rPr>
              <w:fldChar w:fldCharType="end"/>
            </w:r>
          </w:hyperlink>
        </w:p>
        <w:p w14:paraId="611F927A" w14:textId="46E26046"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14" w:history="1">
            <w:r w:rsidRPr="000C49F9">
              <w:rPr>
                <w:rStyle w:val="Hyperlink"/>
                <w:noProof/>
              </w:rPr>
              <w:t>3.2.1</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Description</w:t>
            </w:r>
            <w:r>
              <w:rPr>
                <w:noProof/>
                <w:webHidden/>
              </w:rPr>
              <w:tab/>
            </w:r>
            <w:r>
              <w:rPr>
                <w:noProof/>
                <w:webHidden/>
              </w:rPr>
              <w:fldChar w:fldCharType="begin"/>
            </w:r>
            <w:r>
              <w:rPr>
                <w:noProof/>
                <w:webHidden/>
              </w:rPr>
              <w:instrText xml:space="preserve"> PAGEREF _Toc206760614 \h </w:instrText>
            </w:r>
            <w:r>
              <w:rPr>
                <w:noProof/>
                <w:webHidden/>
              </w:rPr>
            </w:r>
            <w:r>
              <w:rPr>
                <w:noProof/>
                <w:webHidden/>
              </w:rPr>
              <w:fldChar w:fldCharType="separate"/>
            </w:r>
            <w:r>
              <w:rPr>
                <w:noProof/>
                <w:webHidden/>
              </w:rPr>
              <w:t>20</w:t>
            </w:r>
            <w:r>
              <w:rPr>
                <w:noProof/>
                <w:webHidden/>
              </w:rPr>
              <w:fldChar w:fldCharType="end"/>
            </w:r>
          </w:hyperlink>
        </w:p>
        <w:p w14:paraId="13434304" w14:textId="0441EFF4"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15" w:history="1">
            <w:r w:rsidRPr="000C49F9">
              <w:rPr>
                <w:rStyle w:val="Hyperlink"/>
                <w:noProof/>
              </w:rPr>
              <w:t>3.2.2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Access Details</w:t>
            </w:r>
            <w:r>
              <w:rPr>
                <w:noProof/>
                <w:webHidden/>
              </w:rPr>
              <w:tab/>
            </w:r>
            <w:r>
              <w:rPr>
                <w:noProof/>
                <w:webHidden/>
              </w:rPr>
              <w:fldChar w:fldCharType="begin"/>
            </w:r>
            <w:r>
              <w:rPr>
                <w:noProof/>
                <w:webHidden/>
              </w:rPr>
              <w:instrText xml:space="preserve"> PAGEREF _Toc206760615 \h </w:instrText>
            </w:r>
            <w:r>
              <w:rPr>
                <w:noProof/>
                <w:webHidden/>
              </w:rPr>
            </w:r>
            <w:r>
              <w:rPr>
                <w:noProof/>
                <w:webHidden/>
              </w:rPr>
              <w:fldChar w:fldCharType="separate"/>
            </w:r>
            <w:r>
              <w:rPr>
                <w:noProof/>
                <w:webHidden/>
              </w:rPr>
              <w:t>21</w:t>
            </w:r>
            <w:r>
              <w:rPr>
                <w:noProof/>
                <w:webHidden/>
              </w:rPr>
              <w:fldChar w:fldCharType="end"/>
            </w:r>
          </w:hyperlink>
        </w:p>
        <w:p w14:paraId="166EAB20" w14:textId="29D03C6D"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16" w:history="1">
            <w:r w:rsidRPr="000C49F9">
              <w:rPr>
                <w:rStyle w:val="Hyperlink"/>
                <w:noProof/>
              </w:rPr>
              <w:t>3.3</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PB Credit Maker</w:t>
            </w:r>
            <w:r>
              <w:rPr>
                <w:noProof/>
                <w:webHidden/>
              </w:rPr>
              <w:tab/>
            </w:r>
            <w:r>
              <w:rPr>
                <w:noProof/>
                <w:webHidden/>
              </w:rPr>
              <w:fldChar w:fldCharType="begin"/>
            </w:r>
            <w:r>
              <w:rPr>
                <w:noProof/>
                <w:webHidden/>
              </w:rPr>
              <w:instrText xml:space="preserve"> PAGEREF _Toc206760616 \h </w:instrText>
            </w:r>
            <w:r>
              <w:rPr>
                <w:noProof/>
                <w:webHidden/>
              </w:rPr>
            </w:r>
            <w:r>
              <w:rPr>
                <w:noProof/>
                <w:webHidden/>
              </w:rPr>
              <w:fldChar w:fldCharType="separate"/>
            </w:r>
            <w:r>
              <w:rPr>
                <w:noProof/>
                <w:webHidden/>
              </w:rPr>
              <w:t>21</w:t>
            </w:r>
            <w:r>
              <w:rPr>
                <w:noProof/>
                <w:webHidden/>
              </w:rPr>
              <w:fldChar w:fldCharType="end"/>
            </w:r>
          </w:hyperlink>
        </w:p>
        <w:p w14:paraId="2EA7A6B8" w14:textId="1354F132"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17" w:history="1">
            <w:r w:rsidRPr="000C49F9">
              <w:rPr>
                <w:rStyle w:val="Hyperlink"/>
                <w:noProof/>
              </w:rPr>
              <w:t>3.3.1</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Description</w:t>
            </w:r>
            <w:r>
              <w:rPr>
                <w:noProof/>
                <w:webHidden/>
              </w:rPr>
              <w:tab/>
            </w:r>
            <w:r>
              <w:rPr>
                <w:noProof/>
                <w:webHidden/>
              </w:rPr>
              <w:fldChar w:fldCharType="begin"/>
            </w:r>
            <w:r>
              <w:rPr>
                <w:noProof/>
                <w:webHidden/>
              </w:rPr>
              <w:instrText xml:space="preserve"> PAGEREF _Toc206760617 \h </w:instrText>
            </w:r>
            <w:r>
              <w:rPr>
                <w:noProof/>
                <w:webHidden/>
              </w:rPr>
            </w:r>
            <w:r>
              <w:rPr>
                <w:noProof/>
                <w:webHidden/>
              </w:rPr>
              <w:fldChar w:fldCharType="separate"/>
            </w:r>
            <w:r>
              <w:rPr>
                <w:noProof/>
                <w:webHidden/>
              </w:rPr>
              <w:t>21</w:t>
            </w:r>
            <w:r>
              <w:rPr>
                <w:noProof/>
                <w:webHidden/>
              </w:rPr>
              <w:fldChar w:fldCharType="end"/>
            </w:r>
          </w:hyperlink>
        </w:p>
        <w:p w14:paraId="70B3AE3E" w14:textId="5BC7F98B"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18" w:history="1">
            <w:r w:rsidRPr="000C49F9">
              <w:rPr>
                <w:rStyle w:val="Hyperlink"/>
                <w:noProof/>
              </w:rPr>
              <w:t>3.3.2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Access Details</w:t>
            </w:r>
            <w:r>
              <w:rPr>
                <w:noProof/>
                <w:webHidden/>
              </w:rPr>
              <w:tab/>
            </w:r>
            <w:r>
              <w:rPr>
                <w:noProof/>
                <w:webHidden/>
              </w:rPr>
              <w:fldChar w:fldCharType="begin"/>
            </w:r>
            <w:r>
              <w:rPr>
                <w:noProof/>
                <w:webHidden/>
              </w:rPr>
              <w:instrText xml:space="preserve"> PAGEREF _Toc206760618 \h </w:instrText>
            </w:r>
            <w:r>
              <w:rPr>
                <w:noProof/>
                <w:webHidden/>
              </w:rPr>
            </w:r>
            <w:r>
              <w:rPr>
                <w:noProof/>
                <w:webHidden/>
              </w:rPr>
              <w:fldChar w:fldCharType="separate"/>
            </w:r>
            <w:r>
              <w:rPr>
                <w:noProof/>
                <w:webHidden/>
              </w:rPr>
              <w:t>22</w:t>
            </w:r>
            <w:r>
              <w:rPr>
                <w:noProof/>
                <w:webHidden/>
              </w:rPr>
              <w:fldChar w:fldCharType="end"/>
            </w:r>
          </w:hyperlink>
        </w:p>
        <w:p w14:paraId="383072B7" w14:textId="7B83C5E2"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19" w:history="1">
            <w:r w:rsidRPr="000C49F9">
              <w:rPr>
                <w:rStyle w:val="Hyperlink"/>
                <w:noProof/>
              </w:rPr>
              <w:t>3.4</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PB Credit Checker</w:t>
            </w:r>
            <w:r>
              <w:rPr>
                <w:noProof/>
                <w:webHidden/>
              </w:rPr>
              <w:tab/>
            </w:r>
            <w:r>
              <w:rPr>
                <w:noProof/>
                <w:webHidden/>
              </w:rPr>
              <w:fldChar w:fldCharType="begin"/>
            </w:r>
            <w:r>
              <w:rPr>
                <w:noProof/>
                <w:webHidden/>
              </w:rPr>
              <w:instrText xml:space="preserve"> PAGEREF _Toc206760619 \h </w:instrText>
            </w:r>
            <w:r>
              <w:rPr>
                <w:noProof/>
                <w:webHidden/>
              </w:rPr>
            </w:r>
            <w:r>
              <w:rPr>
                <w:noProof/>
                <w:webHidden/>
              </w:rPr>
              <w:fldChar w:fldCharType="separate"/>
            </w:r>
            <w:r>
              <w:rPr>
                <w:noProof/>
                <w:webHidden/>
              </w:rPr>
              <w:t>23</w:t>
            </w:r>
            <w:r>
              <w:rPr>
                <w:noProof/>
                <w:webHidden/>
              </w:rPr>
              <w:fldChar w:fldCharType="end"/>
            </w:r>
          </w:hyperlink>
        </w:p>
        <w:p w14:paraId="35ADA96D" w14:textId="74A0705A"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20" w:history="1">
            <w:r w:rsidRPr="000C49F9">
              <w:rPr>
                <w:rStyle w:val="Hyperlink"/>
                <w:noProof/>
              </w:rPr>
              <w:t>3.4.1</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Description</w:t>
            </w:r>
            <w:r>
              <w:rPr>
                <w:noProof/>
                <w:webHidden/>
              </w:rPr>
              <w:tab/>
            </w:r>
            <w:r>
              <w:rPr>
                <w:noProof/>
                <w:webHidden/>
              </w:rPr>
              <w:fldChar w:fldCharType="begin"/>
            </w:r>
            <w:r>
              <w:rPr>
                <w:noProof/>
                <w:webHidden/>
              </w:rPr>
              <w:instrText xml:space="preserve"> PAGEREF _Toc206760620 \h </w:instrText>
            </w:r>
            <w:r>
              <w:rPr>
                <w:noProof/>
                <w:webHidden/>
              </w:rPr>
            </w:r>
            <w:r>
              <w:rPr>
                <w:noProof/>
                <w:webHidden/>
              </w:rPr>
              <w:fldChar w:fldCharType="separate"/>
            </w:r>
            <w:r>
              <w:rPr>
                <w:noProof/>
                <w:webHidden/>
              </w:rPr>
              <w:t>23</w:t>
            </w:r>
            <w:r>
              <w:rPr>
                <w:noProof/>
                <w:webHidden/>
              </w:rPr>
              <w:fldChar w:fldCharType="end"/>
            </w:r>
          </w:hyperlink>
        </w:p>
        <w:p w14:paraId="6249975B" w14:textId="3CEA5D29"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21" w:history="1">
            <w:r w:rsidRPr="000C49F9">
              <w:rPr>
                <w:rStyle w:val="Hyperlink"/>
                <w:noProof/>
              </w:rPr>
              <w:t>3.4.2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Access Details</w:t>
            </w:r>
            <w:r>
              <w:rPr>
                <w:noProof/>
                <w:webHidden/>
              </w:rPr>
              <w:tab/>
            </w:r>
            <w:r>
              <w:rPr>
                <w:noProof/>
                <w:webHidden/>
              </w:rPr>
              <w:fldChar w:fldCharType="begin"/>
            </w:r>
            <w:r>
              <w:rPr>
                <w:noProof/>
                <w:webHidden/>
              </w:rPr>
              <w:instrText xml:space="preserve"> PAGEREF _Toc206760621 \h </w:instrText>
            </w:r>
            <w:r>
              <w:rPr>
                <w:noProof/>
                <w:webHidden/>
              </w:rPr>
            </w:r>
            <w:r>
              <w:rPr>
                <w:noProof/>
                <w:webHidden/>
              </w:rPr>
              <w:fldChar w:fldCharType="separate"/>
            </w:r>
            <w:r>
              <w:rPr>
                <w:noProof/>
                <w:webHidden/>
              </w:rPr>
              <w:t>25</w:t>
            </w:r>
            <w:r>
              <w:rPr>
                <w:noProof/>
                <w:webHidden/>
              </w:rPr>
              <w:fldChar w:fldCharType="end"/>
            </w:r>
          </w:hyperlink>
        </w:p>
        <w:p w14:paraId="3C407951" w14:textId="4E03D7AD"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22" w:history="1">
            <w:r w:rsidRPr="000C49F9">
              <w:rPr>
                <w:rStyle w:val="Hyperlink"/>
                <w:noProof/>
              </w:rPr>
              <w:t>3.5</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Pending Clearance</w:t>
            </w:r>
            <w:r>
              <w:rPr>
                <w:noProof/>
                <w:webHidden/>
              </w:rPr>
              <w:tab/>
            </w:r>
            <w:r>
              <w:rPr>
                <w:noProof/>
                <w:webHidden/>
              </w:rPr>
              <w:fldChar w:fldCharType="begin"/>
            </w:r>
            <w:r>
              <w:rPr>
                <w:noProof/>
                <w:webHidden/>
              </w:rPr>
              <w:instrText xml:space="preserve"> PAGEREF _Toc206760622 \h </w:instrText>
            </w:r>
            <w:r>
              <w:rPr>
                <w:noProof/>
                <w:webHidden/>
              </w:rPr>
            </w:r>
            <w:r>
              <w:rPr>
                <w:noProof/>
                <w:webHidden/>
              </w:rPr>
              <w:fldChar w:fldCharType="separate"/>
            </w:r>
            <w:r>
              <w:rPr>
                <w:noProof/>
                <w:webHidden/>
              </w:rPr>
              <w:t>26</w:t>
            </w:r>
            <w:r>
              <w:rPr>
                <w:noProof/>
                <w:webHidden/>
              </w:rPr>
              <w:fldChar w:fldCharType="end"/>
            </w:r>
          </w:hyperlink>
        </w:p>
        <w:p w14:paraId="107AEA8D" w14:textId="7D1AF428"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23" w:history="1">
            <w:r w:rsidRPr="000C49F9">
              <w:rPr>
                <w:rStyle w:val="Hyperlink"/>
                <w:noProof/>
              </w:rPr>
              <w:t>3.5.1</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Description</w:t>
            </w:r>
            <w:r>
              <w:rPr>
                <w:noProof/>
                <w:webHidden/>
              </w:rPr>
              <w:tab/>
            </w:r>
            <w:r>
              <w:rPr>
                <w:noProof/>
                <w:webHidden/>
              </w:rPr>
              <w:fldChar w:fldCharType="begin"/>
            </w:r>
            <w:r>
              <w:rPr>
                <w:noProof/>
                <w:webHidden/>
              </w:rPr>
              <w:instrText xml:space="preserve"> PAGEREF _Toc206760623 \h </w:instrText>
            </w:r>
            <w:r>
              <w:rPr>
                <w:noProof/>
                <w:webHidden/>
              </w:rPr>
            </w:r>
            <w:r>
              <w:rPr>
                <w:noProof/>
                <w:webHidden/>
              </w:rPr>
              <w:fldChar w:fldCharType="separate"/>
            </w:r>
            <w:r>
              <w:rPr>
                <w:noProof/>
                <w:webHidden/>
              </w:rPr>
              <w:t>26</w:t>
            </w:r>
            <w:r>
              <w:rPr>
                <w:noProof/>
                <w:webHidden/>
              </w:rPr>
              <w:fldChar w:fldCharType="end"/>
            </w:r>
          </w:hyperlink>
        </w:p>
        <w:p w14:paraId="5684D9B2" w14:textId="31466B06"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24" w:history="1">
            <w:r w:rsidRPr="000C49F9">
              <w:rPr>
                <w:rStyle w:val="Hyperlink"/>
                <w:noProof/>
              </w:rPr>
              <w:t>3.5.2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Access Details</w:t>
            </w:r>
            <w:r>
              <w:rPr>
                <w:noProof/>
                <w:webHidden/>
              </w:rPr>
              <w:tab/>
            </w:r>
            <w:r>
              <w:rPr>
                <w:noProof/>
                <w:webHidden/>
              </w:rPr>
              <w:fldChar w:fldCharType="begin"/>
            </w:r>
            <w:r>
              <w:rPr>
                <w:noProof/>
                <w:webHidden/>
              </w:rPr>
              <w:instrText xml:space="preserve"> PAGEREF _Toc206760624 \h </w:instrText>
            </w:r>
            <w:r>
              <w:rPr>
                <w:noProof/>
                <w:webHidden/>
              </w:rPr>
            </w:r>
            <w:r>
              <w:rPr>
                <w:noProof/>
                <w:webHidden/>
              </w:rPr>
              <w:fldChar w:fldCharType="separate"/>
            </w:r>
            <w:r>
              <w:rPr>
                <w:noProof/>
                <w:webHidden/>
              </w:rPr>
              <w:t>27</w:t>
            </w:r>
            <w:r>
              <w:rPr>
                <w:noProof/>
                <w:webHidden/>
              </w:rPr>
              <w:fldChar w:fldCharType="end"/>
            </w:r>
          </w:hyperlink>
        </w:p>
        <w:p w14:paraId="41A05D87" w14:textId="28E10FB1"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25" w:history="1">
            <w:r w:rsidRPr="000C49F9">
              <w:rPr>
                <w:rStyle w:val="Hyperlink"/>
                <w:noProof/>
              </w:rPr>
              <w:t>3.6</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Distribute (Approval Stage)</w:t>
            </w:r>
            <w:r>
              <w:rPr>
                <w:noProof/>
                <w:webHidden/>
              </w:rPr>
              <w:tab/>
            </w:r>
            <w:r>
              <w:rPr>
                <w:noProof/>
                <w:webHidden/>
              </w:rPr>
              <w:fldChar w:fldCharType="begin"/>
            </w:r>
            <w:r>
              <w:rPr>
                <w:noProof/>
                <w:webHidden/>
              </w:rPr>
              <w:instrText xml:space="preserve"> PAGEREF _Toc206760625 \h </w:instrText>
            </w:r>
            <w:r>
              <w:rPr>
                <w:noProof/>
                <w:webHidden/>
              </w:rPr>
            </w:r>
            <w:r>
              <w:rPr>
                <w:noProof/>
                <w:webHidden/>
              </w:rPr>
              <w:fldChar w:fldCharType="separate"/>
            </w:r>
            <w:r>
              <w:rPr>
                <w:noProof/>
                <w:webHidden/>
              </w:rPr>
              <w:t>27</w:t>
            </w:r>
            <w:r>
              <w:rPr>
                <w:noProof/>
                <w:webHidden/>
              </w:rPr>
              <w:fldChar w:fldCharType="end"/>
            </w:r>
          </w:hyperlink>
        </w:p>
        <w:p w14:paraId="4030D20B" w14:textId="0A198665"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26" w:history="1">
            <w:r w:rsidRPr="000C49F9">
              <w:rPr>
                <w:rStyle w:val="Hyperlink"/>
                <w:noProof/>
              </w:rPr>
              <w:t>3.6.1</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Instance 1 (Child WI)</w:t>
            </w:r>
            <w:r>
              <w:rPr>
                <w:noProof/>
                <w:webHidden/>
              </w:rPr>
              <w:tab/>
            </w:r>
            <w:r>
              <w:rPr>
                <w:noProof/>
                <w:webHidden/>
              </w:rPr>
              <w:fldChar w:fldCharType="begin"/>
            </w:r>
            <w:r>
              <w:rPr>
                <w:noProof/>
                <w:webHidden/>
              </w:rPr>
              <w:instrText xml:space="preserve"> PAGEREF _Toc206760626 \h </w:instrText>
            </w:r>
            <w:r>
              <w:rPr>
                <w:noProof/>
                <w:webHidden/>
              </w:rPr>
            </w:r>
            <w:r>
              <w:rPr>
                <w:noProof/>
                <w:webHidden/>
              </w:rPr>
              <w:fldChar w:fldCharType="separate"/>
            </w:r>
            <w:r>
              <w:rPr>
                <w:noProof/>
                <w:webHidden/>
              </w:rPr>
              <w:t>29</w:t>
            </w:r>
            <w:r>
              <w:rPr>
                <w:noProof/>
                <w:webHidden/>
              </w:rPr>
              <w:fldChar w:fldCharType="end"/>
            </w:r>
          </w:hyperlink>
        </w:p>
        <w:p w14:paraId="2BF6CD35" w14:textId="13710BD7"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27" w:history="1">
            <w:r w:rsidRPr="000C49F9">
              <w:rPr>
                <w:rStyle w:val="Hyperlink"/>
                <w:noProof/>
              </w:rPr>
              <w:t>3.6.2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Instance 2 (Parent WI)</w:t>
            </w:r>
            <w:r>
              <w:rPr>
                <w:noProof/>
                <w:webHidden/>
              </w:rPr>
              <w:tab/>
            </w:r>
            <w:r>
              <w:rPr>
                <w:noProof/>
                <w:webHidden/>
              </w:rPr>
              <w:fldChar w:fldCharType="begin"/>
            </w:r>
            <w:r>
              <w:rPr>
                <w:noProof/>
                <w:webHidden/>
              </w:rPr>
              <w:instrText xml:space="preserve"> PAGEREF _Toc206760627 \h </w:instrText>
            </w:r>
            <w:r>
              <w:rPr>
                <w:noProof/>
                <w:webHidden/>
              </w:rPr>
            </w:r>
            <w:r>
              <w:rPr>
                <w:noProof/>
                <w:webHidden/>
              </w:rPr>
              <w:fldChar w:fldCharType="separate"/>
            </w:r>
            <w:r>
              <w:rPr>
                <w:noProof/>
                <w:webHidden/>
              </w:rPr>
              <w:t>44</w:t>
            </w:r>
            <w:r>
              <w:rPr>
                <w:noProof/>
                <w:webHidden/>
              </w:rPr>
              <w:fldChar w:fldCharType="end"/>
            </w:r>
          </w:hyperlink>
        </w:p>
        <w:p w14:paraId="362B4298" w14:textId="050B4AD6"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28" w:history="1">
            <w:r w:rsidRPr="000C49F9">
              <w:rPr>
                <w:rStyle w:val="Hyperlink"/>
                <w:noProof/>
              </w:rPr>
              <w:t>3.7</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CROPS Check (Decision Stage)</w:t>
            </w:r>
            <w:r>
              <w:rPr>
                <w:noProof/>
                <w:webHidden/>
              </w:rPr>
              <w:tab/>
            </w:r>
            <w:r>
              <w:rPr>
                <w:noProof/>
                <w:webHidden/>
              </w:rPr>
              <w:fldChar w:fldCharType="begin"/>
            </w:r>
            <w:r>
              <w:rPr>
                <w:noProof/>
                <w:webHidden/>
              </w:rPr>
              <w:instrText xml:space="preserve"> PAGEREF _Toc206760628 \h </w:instrText>
            </w:r>
            <w:r>
              <w:rPr>
                <w:noProof/>
                <w:webHidden/>
              </w:rPr>
            </w:r>
            <w:r>
              <w:rPr>
                <w:noProof/>
                <w:webHidden/>
              </w:rPr>
              <w:fldChar w:fldCharType="separate"/>
            </w:r>
            <w:r>
              <w:rPr>
                <w:noProof/>
                <w:webHidden/>
              </w:rPr>
              <w:t>50</w:t>
            </w:r>
            <w:r>
              <w:rPr>
                <w:noProof/>
                <w:webHidden/>
              </w:rPr>
              <w:fldChar w:fldCharType="end"/>
            </w:r>
          </w:hyperlink>
        </w:p>
        <w:p w14:paraId="34A6A0FA" w14:textId="5602D8A1"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29" w:history="1">
            <w:r w:rsidRPr="000C49F9">
              <w:rPr>
                <w:rStyle w:val="Hyperlink"/>
                <w:noProof/>
              </w:rPr>
              <w:t>3.7.1</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Takeover with Cross Sell = AO</w:t>
            </w:r>
            <w:r>
              <w:rPr>
                <w:noProof/>
                <w:webHidden/>
              </w:rPr>
              <w:tab/>
            </w:r>
            <w:r>
              <w:rPr>
                <w:noProof/>
                <w:webHidden/>
              </w:rPr>
              <w:fldChar w:fldCharType="begin"/>
            </w:r>
            <w:r>
              <w:rPr>
                <w:noProof/>
                <w:webHidden/>
              </w:rPr>
              <w:instrText xml:space="preserve"> PAGEREF _Toc206760629 \h </w:instrText>
            </w:r>
            <w:r>
              <w:rPr>
                <w:noProof/>
                <w:webHidden/>
              </w:rPr>
            </w:r>
            <w:r>
              <w:rPr>
                <w:noProof/>
                <w:webHidden/>
              </w:rPr>
              <w:fldChar w:fldCharType="separate"/>
            </w:r>
            <w:r>
              <w:rPr>
                <w:noProof/>
                <w:webHidden/>
              </w:rPr>
              <w:t>54</w:t>
            </w:r>
            <w:r>
              <w:rPr>
                <w:noProof/>
                <w:webHidden/>
              </w:rPr>
              <w:fldChar w:fldCharType="end"/>
            </w:r>
          </w:hyperlink>
        </w:p>
        <w:p w14:paraId="777A75E7" w14:textId="7D0FDBC4"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30" w:history="1">
            <w:r w:rsidRPr="000C49F9">
              <w:rPr>
                <w:rStyle w:val="Hyperlink"/>
                <w:noProof/>
              </w:rPr>
              <w:t>3.7.2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Takeover with Cross Sell = CC</w:t>
            </w:r>
            <w:r>
              <w:rPr>
                <w:noProof/>
                <w:webHidden/>
              </w:rPr>
              <w:tab/>
            </w:r>
            <w:r>
              <w:rPr>
                <w:noProof/>
                <w:webHidden/>
              </w:rPr>
              <w:fldChar w:fldCharType="begin"/>
            </w:r>
            <w:r>
              <w:rPr>
                <w:noProof/>
                <w:webHidden/>
              </w:rPr>
              <w:instrText xml:space="preserve"> PAGEREF _Toc206760630 \h </w:instrText>
            </w:r>
            <w:r>
              <w:rPr>
                <w:noProof/>
                <w:webHidden/>
              </w:rPr>
            </w:r>
            <w:r>
              <w:rPr>
                <w:noProof/>
                <w:webHidden/>
              </w:rPr>
              <w:fldChar w:fldCharType="separate"/>
            </w:r>
            <w:r>
              <w:rPr>
                <w:noProof/>
                <w:webHidden/>
              </w:rPr>
              <w:t>54</w:t>
            </w:r>
            <w:r>
              <w:rPr>
                <w:noProof/>
                <w:webHidden/>
              </w:rPr>
              <w:fldChar w:fldCharType="end"/>
            </w:r>
          </w:hyperlink>
        </w:p>
        <w:p w14:paraId="300A0C04" w14:textId="2B9D422D"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31" w:history="1">
            <w:r w:rsidRPr="000C49F9">
              <w:rPr>
                <w:rStyle w:val="Hyperlink"/>
                <w:noProof/>
              </w:rPr>
              <w:t>3.7.3</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Takeover with Cross Sell = AO &amp; CC</w:t>
            </w:r>
            <w:r>
              <w:rPr>
                <w:noProof/>
                <w:webHidden/>
              </w:rPr>
              <w:tab/>
            </w:r>
            <w:r>
              <w:rPr>
                <w:noProof/>
                <w:webHidden/>
              </w:rPr>
              <w:fldChar w:fldCharType="begin"/>
            </w:r>
            <w:r>
              <w:rPr>
                <w:noProof/>
                <w:webHidden/>
              </w:rPr>
              <w:instrText xml:space="preserve"> PAGEREF _Toc206760631 \h </w:instrText>
            </w:r>
            <w:r>
              <w:rPr>
                <w:noProof/>
                <w:webHidden/>
              </w:rPr>
            </w:r>
            <w:r>
              <w:rPr>
                <w:noProof/>
                <w:webHidden/>
              </w:rPr>
              <w:fldChar w:fldCharType="separate"/>
            </w:r>
            <w:r>
              <w:rPr>
                <w:noProof/>
                <w:webHidden/>
              </w:rPr>
              <w:t>55</w:t>
            </w:r>
            <w:r>
              <w:rPr>
                <w:noProof/>
                <w:webHidden/>
              </w:rPr>
              <w:fldChar w:fldCharType="end"/>
            </w:r>
          </w:hyperlink>
        </w:p>
        <w:p w14:paraId="0C7BBAEA" w14:textId="36F693B7"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32" w:history="1">
            <w:r w:rsidRPr="000C49F9">
              <w:rPr>
                <w:rStyle w:val="Hyperlink"/>
                <w:noProof/>
              </w:rPr>
              <w:t>3.7.4</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Takeover with No Cross Sell</w:t>
            </w:r>
            <w:r>
              <w:rPr>
                <w:noProof/>
                <w:webHidden/>
              </w:rPr>
              <w:tab/>
            </w:r>
            <w:r>
              <w:rPr>
                <w:noProof/>
                <w:webHidden/>
              </w:rPr>
              <w:fldChar w:fldCharType="begin"/>
            </w:r>
            <w:r>
              <w:rPr>
                <w:noProof/>
                <w:webHidden/>
              </w:rPr>
              <w:instrText xml:space="preserve"> PAGEREF _Toc206760632 \h </w:instrText>
            </w:r>
            <w:r>
              <w:rPr>
                <w:noProof/>
                <w:webHidden/>
              </w:rPr>
            </w:r>
            <w:r>
              <w:rPr>
                <w:noProof/>
                <w:webHidden/>
              </w:rPr>
              <w:fldChar w:fldCharType="separate"/>
            </w:r>
            <w:r>
              <w:rPr>
                <w:noProof/>
                <w:webHidden/>
              </w:rPr>
              <w:t>57</w:t>
            </w:r>
            <w:r>
              <w:rPr>
                <w:noProof/>
                <w:webHidden/>
              </w:rPr>
              <w:fldChar w:fldCharType="end"/>
            </w:r>
          </w:hyperlink>
        </w:p>
        <w:p w14:paraId="01BE6519" w14:textId="5A664CE0"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33" w:history="1">
            <w:r w:rsidRPr="000C49F9">
              <w:rPr>
                <w:rStyle w:val="Hyperlink"/>
                <w:noProof/>
              </w:rPr>
              <w:t>3.7.5</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Primary(New) with STL Required &amp; Cross Sell = AO</w:t>
            </w:r>
            <w:r>
              <w:rPr>
                <w:noProof/>
                <w:webHidden/>
              </w:rPr>
              <w:tab/>
            </w:r>
            <w:r>
              <w:rPr>
                <w:noProof/>
                <w:webHidden/>
              </w:rPr>
              <w:fldChar w:fldCharType="begin"/>
            </w:r>
            <w:r>
              <w:rPr>
                <w:noProof/>
                <w:webHidden/>
              </w:rPr>
              <w:instrText xml:space="preserve"> PAGEREF _Toc206760633 \h </w:instrText>
            </w:r>
            <w:r>
              <w:rPr>
                <w:noProof/>
                <w:webHidden/>
              </w:rPr>
            </w:r>
            <w:r>
              <w:rPr>
                <w:noProof/>
                <w:webHidden/>
              </w:rPr>
              <w:fldChar w:fldCharType="separate"/>
            </w:r>
            <w:r>
              <w:rPr>
                <w:noProof/>
                <w:webHidden/>
              </w:rPr>
              <w:t>57</w:t>
            </w:r>
            <w:r>
              <w:rPr>
                <w:noProof/>
                <w:webHidden/>
              </w:rPr>
              <w:fldChar w:fldCharType="end"/>
            </w:r>
          </w:hyperlink>
        </w:p>
        <w:p w14:paraId="00392B81" w14:textId="4AD1E824"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34" w:history="1">
            <w:r w:rsidRPr="000C49F9">
              <w:rPr>
                <w:rStyle w:val="Hyperlink"/>
                <w:noProof/>
              </w:rPr>
              <w:t>3.7.6</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Primary(New) with STL Required &amp; Cross Sell = CC</w:t>
            </w:r>
            <w:r>
              <w:rPr>
                <w:noProof/>
                <w:webHidden/>
              </w:rPr>
              <w:tab/>
            </w:r>
            <w:r>
              <w:rPr>
                <w:noProof/>
                <w:webHidden/>
              </w:rPr>
              <w:fldChar w:fldCharType="begin"/>
            </w:r>
            <w:r>
              <w:rPr>
                <w:noProof/>
                <w:webHidden/>
              </w:rPr>
              <w:instrText xml:space="preserve"> PAGEREF _Toc206760634 \h </w:instrText>
            </w:r>
            <w:r>
              <w:rPr>
                <w:noProof/>
                <w:webHidden/>
              </w:rPr>
            </w:r>
            <w:r>
              <w:rPr>
                <w:noProof/>
                <w:webHidden/>
              </w:rPr>
              <w:fldChar w:fldCharType="separate"/>
            </w:r>
            <w:r>
              <w:rPr>
                <w:noProof/>
                <w:webHidden/>
              </w:rPr>
              <w:t>58</w:t>
            </w:r>
            <w:r>
              <w:rPr>
                <w:noProof/>
                <w:webHidden/>
              </w:rPr>
              <w:fldChar w:fldCharType="end"/>
            </w:r>
          </w:hyperlink>
        </w:p>
        <w:p w14:paraId="2C46A8EB" w14:textId="35BB83BA"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35" w:history="1">
            <w:r w:rsidRPr="000C49F9">
              <w:rPr>
                <w:rStyle w:val="Hyperlink"/>
                <w:noProof/>
              </w:rPr>
              <w:t>3.7.7</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Primary(New) with STL Required &amp; Cross Sell = AO &amp; CC</w:t>
            </w:r>
            <w:r>
              <w:rPr>
                <w:noProof/>
                <w:webHidden/>
              </w:rPr>
              <w:tab/>
            </w:r>
            <w:r>
              <w:rPr>
                <w:noProof/>
                <w:webHidden/>
              </w:rPr>
              <w:fldChar w:fldCharType="begin"/>
            </w:r>
            <w:r>
              <w:rPr>
                <w:noProof/>
                <w:webHidden/>
              </w:rPr>
              <w:instrText xml:space="preserve"> PAGEREF _Toc206760635 \h </w:instrText>
            </w:r>
            <w:r>
              <w:rPr>
                <w:noProof/>
                <w:webHidden/>
              </w:rPr>
            </w:r>
            <w:r>
              <w:rPr>
                <w:noProof/>
                <w:webHidden/>
              </w:rPr>
              <w:fldChar w:fldCharType="separate"/>
            </w:r>
            <w:r>
              <w:rPr>
                <w:noProof/>
                <w:webHidden/>
              </w:rPr>
              <w:t>59</w:t>
            </w:r>
            <w:r>
              <w:rPr>
                <w:noProof/>
                <w:webHidden/>
              </w:rPr>
              <w:fldChar w:fldCharType="end"/>
            </w:r>
          </w:hyperlink>
        </w:p>
        <w:p w14:paraId="2DCAFA8F" w14:textId="12B8F805"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36" w:history="1">
            <w:r w:rsidRPr="000C49F9">
              <w:rPr>
                <w:rStyle w:val="Hyperlink"/>
                <w:noProof/>
              </w:rPr>
              <w:t>3.7.8</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Primary(New) with STL Required &amp; No Cross Sell</w:t>
            </w:r>
            <w:r>
              <w:rPr>
                <w:noProof/>
                <w:webHidden/>
              </w:rPr>
              <w:tab/>
            </w:r>
            <w:r>
              <w:rPr>
                <w:noProof/>
                <w:webHidden/>
              </w:rPr>
              <w:fldChar w:fldCharType="begin"/>
            </w:r>
            <w:r>
              <w:rPr>
                <w:noProof/>
                <w:webHidden/>
              </w:rPr>
              <w:instrText xml:space="preserve"> PAGEREF _Toc206760636 \h </w:instrText>
            </w:r>
            <w:r>
              <w:rPr>
                <w:noProof/>
                <w:webHidden/>
              </w:rPr>
            </w:r>
            <w:r>
              <w:rPr>
                <w:noProof/>
                <w:webHidden/>
              </w:rPr>
              <w:fldChar w:fldCharType="separate"/>
            </w:r>
            <w:r>
              <w:rPr>
                <w:noProof/>
                <w:webHidden/>
              </w:rPr>
              <w:t>59</w:t>
            </w:r>
            <w:r>
              <w:rPr>
                <w:noProof/>
                <w:webHidden/>
              </w:rPr>
              <w:fldChar w:fldCharType="end"/>
            </w:r>
          </w:hyperlink>
        </w:p>
        <w:p w14:paraId="5EFB1C8F" w14:textId="03454633"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37" w:history="1">
            <w:r w:rsidRPr="000C49F9">
              <w:rPr>
                <w:rStyle w:val="Hyperlink"/>
                <w:noProof/>
              </w:rPr>
              <w:t>3.7.9</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Primary(Excluding New / Takeover) Without STL Required &amp; Cross Sell = CC</w:t>
            </w:r>
            <w:r>
              <w:rPr>
                <w:noProof/>
                <w:webHidden/>
              </w:rPr>
              <w:tab/>
            </w:r>
            <w:r>
              <w:rPr>
                <w:noProof/>
                <w:webHidden/>
              </w:rPr>
              <w:fldChar w:fldCharType="begin"/>
            </w:r>
            <w:r>
              <w:rPr>
                <w:noProof/>
                <w:webHidden/>
              </w:rPr>
              <w:instrText xml:space="preserve"> PAGEREF _Toc206760637 \h </w:instrText>
            </w:r>
            <w:r>
              <w:rPr>
                <w:noProof/>
                <w:webHidden/>
              </w:rPr>
            </w:r>
            <w:r>
              <w:rPr>
                <w:noProof/>
                <w:webHidden/>
              </w:rPr>
              <w:fldChar w:fldCharType="separate"/>
            </w:r>
            <w:r>
              <w:rPr>
                <w:noProof/>
                <w:webHidden/>
              </w:rPr>
              <w:t>60</w:t>
            </w:r>
            <w:r>
              <w:rPr>
                <w:noProof/>
                <w:webHidden/>
              </w:rPr>
              <w:fldChar w:fldCharType="end"/>
            </w:r>
          </w:hyperlink>
        </w:p>
        <w:p w14:paraId="62838745" w14:textId="79A750B7"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38" w:history="1">
            <w:r w:rsidRPr="000C49F9">
              <w:rPr>
                <w:rStyle w:val="Hyperlink"/>
                <w:noProof/>
              </w:rPr>
              <w:t>3.7.10</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Primary(Excluding New / Takeover) Without STL Required &amp; No Cross Sell</w:t>
            </w:r>
            <w:r>
              <w:rPr>
                <w:noProof/>
                <w:webHidden/>
              </w:rPr>
              <w:tab/>
            </w:r>
            <w:r>
              <w:rPr>
                <w:noProof/>
                <w:webHidden/>
              </w:rPr>
              <w:fldChar w:fldCharType="begin"/>
            </w:r>
            <w:r>
              <w:rPr>
                <w:noProof/>
                <w:webHidden/>
              </w:rPr>
              <w:instrText xml:space="preserve"> PAGEREF _Toc206760638 \h </w:instrText>
            </w:r>
            <w:r>
              <w:rPr>
                <w:noProof/>
                <w:webHidden/>
              </w:rPr>
            </w:r>
            <w:r>
              <w:rPr>
                <w:noProof/>
                <w:webHidden/>
              </w:rPr>
              <w:fldChar w:fldCharType="separate"/>
            </w:r>
            <w:r>
              <w:rPr>
                <w:noProof/>
                <w:webHidden/>
              </w:rPr>
              <w:t>60</w:t>
            </w:r>
            <w:r>
              <w:rPr>
                <w:noProof/>
                <w:webHidden/>
              </w:rPr>
              <w:fldChar w:fldCharType="end"/>
            </w:r>
          </w:hyperlink>
        </w:p>
        <w:p w14:paraId="6AE93C6D" w14:textId="405A48A5"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39" w:history="1">
            <w:r w:rsidRPr="000C49F9">
              <w:rPr>
                <w:rStyle w:val="Hyperlink"/>
                <w:noProof/>
              </w:rPr>
              <w:t>3.7.11</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Secondary Bank LC with STL Required(New)&amp; Cross Sell = AO</w:t>
            </w:r>
            <w:r>
              <w:rPr>
                <w:noProof/>
                <w:webHidden/>
              </w:rPr>
              <w:tab/>
            </w:r>
            <w:r>
              <w:rPr>
                <w:noProof/>
                <w:webHidden/>
              </w:rPr>
              <w:fldChar w:fldCharType="begin"/>
            </w:r>
            <w:r>
              <w:rPr>
                <w:noProof/>
                <w:webHidden/>
              </w:rPr>
              <w:instrText xml:space="preserve"> PAGEREF _Toc206760639 \h </w:instrText>
            </w:r>
            <w:r>
              <w:rPr>
                <w:noProof/>
                <w:webHidden/>
              </w:rPr>
            </w:r>
            <w:r>
              <w:rPr>
                <w:noProof/>
                <w:webHidden/>
              </w:rPr>
              <w:fldChar w:fldCharType="separate"/>
            </w:r>
            <w:r>
              <w:rPr>
                <w:noProof/>
                <w:webHidden/>
              </w:rPr>
              <w:t>61</w:t>
            </w:r>
            <w:r>
              <w:rPr>
                <w:noProof/>
                <w:webHidden/>
              </w:rPr>
              <w:fldChar w:fldCharType="end"/>
            </w:r>
          </w:hyperlink>
        </w:p>
        <w:p w14:paraId="10C0240D" w14:textId="5BBA6161"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40" w:history="1">
            <w:r w:rsidRPr="000C49F9">
              <w:rPr>
                <w:rStyle w:val="Hyperlink"/>
                <w:noProof/>
              </w:rPr>
              <w:t>3.7.12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Secondary Bank LC with STL Required(New) &amp; Cross Sell = CC</w:t>
            </w:r>
            <w:r>
              <w:rPr>
                <w:noProof/>
                <w:webHidden/>
              </w:rPr>
              <w:tab/>
            </w:r>
            <w:r>
              <w:rPr>
                <w:noProof/>
                <w:webHidden/>
              </w:rPr>
              <w:fldChar w:fldCharType="begin"/>
            </w:r>
            <w:r>
              <w:rPr>
                <w:noProof/>
                <w:webHidden/>
              </w:rPr>
              <w:instrText xml:space="preserve"> PAGEREF _Toc206760640 \h </w:instrText>
            </w:r>
            <w:r>
              <w:rPr>
                <w:noProof/>
                <w:webHidden/>
              </w:rPr>
            </w:r>
            <w:r>
              <w:rPr>
                <w:noProof/>
                <w:webHidden/>
              </w:rPr>
              <w:fldChar w:fldCharType="separate"/>
            </w:r>
            <w:r>
              <w:rPr>
                <w:noProof/>
                <w:webHidden/>
              </w:rPr>
              <w:t>61</w:t>
            </w:r>
            <w:r>
              <w:rPr>
                <w:noProof/>
                <w:webHidden/>
              </w:rPr>
              <w:fldChar w:fldCharType="end"/>
            </w:r>
          </w:hyperlink>
        </w:p>
        <w:p w14:paraId="3633C357" w14:textId="73ED33C3"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41" w:history="1">
            <w:r w:rsidRPr="000C49F9">
              <w:rPr>
                <w:rStyle w:val="Hyperlink"/>
                <w:noProof/>
              </w:rPr>
              <w:t>3.7.13</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Secondary Bank LC with STL Required (New) &amp; Cross Sell = AO &amp; CC</w:t>
            </w:r>
            <w:r>
              <w:rPr>
                <w:noProof/>
                <w:webHidden/>
              </w:rPr>
              <w:tab/>
            </w:r>
            <w:r>
              <w:rPr>
                <w:noProof/>
                <w:webHidden/>
              </w:rPr>
              <w:fldChar w:fldCharType="begin"/>
            </w:r>
            <w:r>
              <w:rPr>
                <w:noProof/>
                <w:webHidden/>
              </w:rPr>
              <w:instrText xml:space="preserve"> PAGEREF _Toc206760641 \h </w:instrText>
            </w:r>
            <w:r>
              <w:rPr>
                <w:noProof/>
                <w:webHidden/>
              </w:rPr>
            </w:r>
            <w:r>
              <w:rPr>
                <w:noProof/>
                <w:webHidden/>
              </w:rPr>
              <w:fldChar w:fldCharType="separate"/>
            </w:r>
            <w:r>
              <w:rPr>
                <w:noProof/>
                <w:webHidden/>
              </w:rPr>
              <w:t>62</w:t>
            </w:r>
            <w:r>
              <w:rPr>
                <w:noProof/>
                <w:webHidden/>
              </w:rPr>
              <w:fldChar w:fldCharType="end"/>
            </w:r>
          </w:hyperlink>
        </w:p>
        <w:p w14:paraId="7AD9B86B" w14:textId="3C1DAFA6"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42" w:history="1">
            <w:r w:rsidRPr="000C49F9">
              <w:rPr>
                <w:rStyle w:val="Hyperlink"/>
                <w:noProof/>
              </w:rPr>
              <w:t>3.7.14</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Secondary Bank LC with STL Required(New) &amp; No Cross Sell</w:t>
            </w:r>
            <w:r>
              <w:rPr>
                <w:noProof/>
                <w:webHidden/>
              </w:rPr>
              <w:tab/>
            </w:r>
            <w:r>
              <w:rPr>
                <w:noProof/>
                <w:webHidden/>
              </w:rPr>
              <w:fldChar w:fldCharType="begin"/>
            </w:r>
            <w:r>
              <w:rPr>
                <w:noProof/>
                <w:webHidden/>
              </w:rPr>
              <w:instrText xml:space="preserve"> PAGEREF _Toc206760642 \h </w:instrText>
            </w:r>
            <w:r>
              <w:rPr>
                <w:noProof/>
                <w:webHidden/>
              </w:rPr>
            </w:r>
            <w:r>
              <w:rPr>
                <w:noProof/>
                <w:webHidden/>
              </w:rPr>
              <w:fldChar w:fldCharType="separate"/>
            </w:r>
            <w:r>
              <w:rPr>
                <w:noProof/>
                <w:webHidden/>
              </w:rPr>
              <w:t>64</w:t>
            </w:r>
            <w:r>
              <w:rPr>
                <w:noProof/>
                <w:webHidden/>
              </w:rPr>
              <w:fldChar w:fldCharType="end"/>
            </w:r>
          </w:hyperlink>
        </w:p>
        <w:p w14:paraId="0D84DC95" w14:textId="6D77A7D9"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43" w:history="1">
            <w:r w:rsidRPr="000C49F9">
              <w:rPr>
                <w:rStyle w:val="Hyperlink"/>
                <w:noProof/>
              </w:rPr>
              <w:t>3.7.15</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Secondary Bank LC without STL Required(Excluding New / Takeover) &amp; Cross Sell = CC</w:t>
            </w:r>
            <w:r>
              <w:rPr>
                <w:noProof/>
                <w:webHidden/>
              </w:rPr>
              <w:tab/>
            </w:r>
            <w:r>
              <w:rPr>
                <w:noProof/>
                <w:webHidden/>
              </w:rPr>
              <w:fldChar w:fldCharType="begin"/>
            </w:r>
            <w:r>
              <w:rPr>
                <w:noProof/>
                <w:webHidden/>
              </w:rPr>
              <w:instrText xml:space="preserve"> PAGEREF _Toc206760643 \h </w:instrText>
            </w:r>
            <w:r>
              <w:rPr>
                <w:noProof/>
                <w:webHidden/>
              </w:rPr>
            </w:r>
            <w:r>
              <w:rPr>
                <w:noProof/>
                <w:webHidden/>
              </w:rPr>
              <w:fldChar w:fldCharType="separate"/>
            </w:r>
            <w:r>
              <w:rPr>
                <w:noProof/>
                <w:webHidden/>
              </w:rPr>
              <w:t>64</w:t>
            </w:r>
            <w:r>
              <w:rPr>
                <w:noProof/>
                <w:webHidden/>
              </w:rPr>
              <w:fldChar w:fldCharType="end"/>
            </w:r>
          </w:hyperlink>
        </w:p>
        <w:p w14:paraId="3D0EEF69" w14:textId="71943B93"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44" w:history="1">
            <w:r w:rsidRPr="000C49F9">
              <w:rPr>
                <w:rStyle w:val="Hyperlink"/>
                <w:noProof/>
              </w:rPr>
              <w:t>3.7.16</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Secondary Bank LC without STL Required(Excluding New / Takeover) &amp; No Cross Sell</w:t>
            </w:r>
            <w:r>
              <w:rPr>
                <w:noProof/>
                <w:webHidden/>
              </w:rPr>
              <w:tab/>
            </w:r>
            <w:r>
              <w:rPr>
                <w:noProof/>
                <w:webHidden/>
              </w:rPr>
              <w:fldChar w:fldCharType="begin"/>
            </w:r>
            <w:r>
              <w:rPr>
                <w:noProof/>
                <w:webHidden/>
              </w:rPr>
              <w:instrText xml:space="preserve"> PAGEREF _Toc206760644 \h </w:instrText>
            </w:r>
            <w:r>
              <w:rPr>
                <w:noProof/>
                <w:webHidden/>
              </w:rPr>
            </w:r>
            <w:r>
              <w:rPr>
                <w:noProof/>
                <w:webHidden/>
              </w:rPr>
              <w:fldChar w:fldCharType="separate"/>
            </w:r>
            <w:r>
              <w:rPr>
                <w:noProof/>
                <w:webHidden/>
              </w:rPr>
              <w:t>65</w:t>
            </w:r>
            <w:r>
              <w:rPr>
                <w:noProof/>
                <w:webHidden/>
              </w:rPr>
              <w:fldChar w:fldCharType="end"/>
            </w:r>
          </w:hyperlink>
        </w:p>
        <w:p w14:paraId="01035A3A" w14:textId="7D244398"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45" w:history="1">
            <w:r w:rsidRPr="000C49F9">
              <w:rPr>
                <w:rStyle w:val="Hyperlink"/>
                <w:noProof/>
              </w:rPr>
              <w:t>3.7.17</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Reschedule Collection</w:t>
            </w:r>
            <w:r>
              <w:rPr>
                <w:noProof/>
                <w:webHidden/>
              </w:rPr>
              <w:tab/>
            </w:r>
            <w:r>
              <w:rPr>
                <w:noProof/>
                <w:webHidden/>
              </w:rPr>
              <w:fldChar w:fldCharType="begin"/>
            </w:r>
            <w:r>
              <w:rPr>
                <w:noProof/>
                <w:webHidden/>
              </w:rPr>
              <w:instrText xml:space="preserve"> PAGEREF _Toc206760645 \h </w:instrText>
            </w:r>
            <w:r>
              <w:rPr>
                <w:noProof/>
                <w:webHidden/>
              </w:rPr>
            </w:r>
            <w:r>
              <w:rPr>
                <w:noProof/>
                <w:webHidden/>
              </w:rPr>
              <w:fldChar w:fldCharType="separate"/>
            </w:r>
            <w:r>
              <w:rPr>
                <w:noProof/>
                <w:webHidden/>
              </w:rPr>
              <w:t>65</w:t>
            </w:r>
            <w:r>
              <w:rPr>
                <w:noProof/>
                <w:webHidden/>
              </w:rPr>
              <w:fldChar w:fldCharType="end"/>
            </w:r>
          </w:hyperlink>
        </w:p>
        <w:p w14:paraId="78A916B1" w14:textId="32995F5F"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46" w:history="1">
            <w:r w:rsidRPr="000C49F9">
              <w:rPr>
                <w:rStyle w:val="Hyperlink"/>
                <w:noProof/>
              </w:rPr>
              <w:t>3.8</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Awaiting AO</w:t>
            </w:r>
            <w:r>
              <w:rPr>
                <w:noProof/>
                <w:webHidden/>
              </w:rPr>
              <w:tab/>
            </w:r>
            <w:r>
              <w:rPr>
                <w:noProof/>
                <w:webHidden/>
              </w:rPr>
              <w:fldChar w:fldCharType="begin"/>
            </w:r>
            <w:r>
              <w:rPr>
                <w:noProof/>
                <w:webHidden/>
              </w:rPr>
              <w:instrText xml:space="preserve"> PAGEREF _Toc206760646 \h </w:instrText>
            </w:r>
            <w:r>
              <w:rPr>
                <w:noProof/>
                <w:webHidden/>
              </w:rPr>
            </w:r>
            <w:r>
              <w:rPr>
                <w:noProof/>
                <w:webHidden/>
              </w:rPr>
              <w:fldChar w:fldCharType="separate"/>
            </w:r>
            <w:r>
              <w:rPr>
                <w:noProof/>
                <w:webHidden/>
              </w:rPr>
              <w:t>67</w:t>
            </w:r>
            <w:r>
              <w:rPr>
                <w:noProof/>
                <w:webHidden/>
              </w:rPr>
              <w:fldChar w:fldCharType="end"/>
            </w:r>
          </w:hyperlink>
        </w:p>
        <w:p w14:paraId="09D88A47" w14:textId="6FFBDC14"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47" w:history="1">
            <w:r w:rsidRPr="000C49F9">
              <w:rPr>
                <w:rStyle w:val="Hyperlink"/>
                <w:noProof/>
              </w:rPr>
              <w:t>3.8.1</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Description</w:t>
            </w:r>
            <w:r>
              <w:rPr>
                <w:noProof/>
                <w:webHidden/>
              </w:rPr>
              <w:tab/>
            </w:r>
            <w:r>
              <w:rPr>
                <w:noProof/>
                <w:webHidden/>
              </w:rPr>
              <w:fldChar w:fldCharType="begin"/>
            </w:r>
            <w:r>
              <w:rPr>
                <w:noProof/>
                <w:webHidden/>
              </w:rPr>
              <w:instrText xml:space="preserve"> PAGEREF _Toc206760647 \h </w:instrText>
            </w:r>
            <w:r>
              <w:rPr>
                <w:noProof/>
                <w:webHidden/>
              </w:rPr>
            </w:r>
            <w:r>
              <w:rPr>
                <w:noProof/>
                <w:webHidden/>
              </w:rPr>
              <w:fldChar w:fldCharType="separate"/>
            </w:r>
            <w:r>
              <w:rPr>
                <w:noProof/>
                <w:webHidden/>
              </w:rPr>
              <w:t>67</w:t>
            </w:r>
            <w:r>
              <w:rPr>
                <w:noProof/>
                <w:webHidden/>
              </w:rPr>
              <w:fldChar w:fldCharType="end"/>
            </w:r>
          </w:hyperlink>
        </w:p>
        <w:p w14:paraId="533D7C1D" w14:textId="4AA2DCA7"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48" w:history="1">
            <w:r w:rsidRPr="000C49F9">
              <w:rPr>
                <w:rStyle w:val="Hyperlink"/>
                <w:noProof/>
              </w:rPr>
              <w:t>3.8.2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Access Details</w:t>
            </w:r>
            <w:r>
              <w:rPr>
                <w:noProof/>
                <w:webHidden/>
              </w:rPr>
              <w:tab/>
            </w:r>
            <w:r>
              <w:rPr>
                <w:noProof/>
                <w:webHidden/>
              </w:rPr>
              <w:fldChar w:fldCharType="begin"/>
            </w:r>
            <w:r>
              <w:rPr>
                <w:noProof/>
                <w:webHidden/>
              </w:rPr>
              <w:instrText xml:space="preserve"> PAGEREF _Toc206760648 \h </w:instrText>
            </w:r>
            <w:r>
              <w:rPr>
                <w:noProof/>
                <w:webHidden/>
              </w:rPr>
            </w:r>
            <w:r>
              <w:rPr>
                <w:noProof/>
                <w:webHidden/>
              </w:rPr>
              <w:fldChar w:fldCharType="separate"/>
            </w:r>
            <w:r>
              <w:rPr>
                <w:noProof/>
                <w:webHidden/>
              </w:rPr>
              <w:t>68</w:t>
            </w:r>
            <w:r>
              <w:rPr>
                <w:noProof/>
                <w:webHidden/>
              </w:rPr>
              <w:fldChar w:fldCharType="end"/>
            </w:r>
          </w:hyperlink>
        </w:p>
        <w:p w14:paraId="78CF58D2" w14:textId="101C0D59"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49" w:history="1">
            <w:r w:rsidRPr="000C49F9">
              <w:rPr>
                <w:rStyle w:val="Hyperlink"/>
                <w:noProof/>
              </w:rPr>
              <w:t>3.9</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Awaiting LC</w:t>
            </w:r>
            <w:r>
              <w:rPr>
                <w:noProof/>
                <w:webHidden/>
              </w:rPr>
              <w:tab/>
            </w:r>
            <w:r>
              <w:rPr>
                <w:noProof/>
                <w:webHidden/>
              </w:rPr>
              <w:fldChar w:fldCharType="begin"/>
            </w:r>
            <w:r>
              <w:rPr>
                <w:noProof/>
                <w:webHidden/>
              </w:rPr>
              <w:instrText xml:space="preserve"> PAGEREF _Toc206760649 \h </w:instrText>
            </w:r>
            <w:r>
              <w:rPr>
                <w:noProof/>
                <w:webHidden/>
              </w:rPr>
            </w:r>
            <w:r>
              <w:rPr>
                <w:noProof/>
                <w:webHidden/>
              </w:rPr>
              <w:fldChar w:fldCharType="separate"/>
            </w:r>
            <w:r>
              <w:rPr>
                <w:noProof/>
                <w:webHidden/>
              </w:rPr>
              <w:t>68</w:t>
            </w:r>
            <w:r>
              <w:rPr>
                <w:noProof/>
                <w:webHidden/>
              </w:rPr>
              <w:fldChar w:fldCharType="end"/>
            </w:r>
          </w:hyperlink>
        </w:p>
        <w:p w14:paraId="458F6CE5" w14:textId="67648D63"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50" w:history="1">
            <w:r w:rsidRPr="000C49F9">
              <w:rPr>
                <w:rStyle w:val="Hyperlink"/>
                <w:noProof/>
              </w:rPr>
              <w:t>3.9.1</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Description</w:t>
            </w:r>
            <w:r>
              <w:rPr>
                <w:noProof/>
                <w:webHidden/>
              </w:rPr>
              <w:tab/>
            </w:r>
            <w:r>
              <w:rPr>
                <w:noProof/>
                <w:webHidden/>
              </w:rPr>
              <w:fldChar w:fldCharType="begin"/>
            </w:r>
            <w:r>
              <w:rPr>
                <w:noProof/>
                <w:webHidden/>
              </w:rPr>
              <w:instrText xml:space="preserve"> PAGEREF _Toc206760650 \h </w:instrText>
            </w:r>
            <w:r>
              <w:rPr>
                <w:noProof/>
                <w:webHidden/>
              </w:rPr>
            </w:r>
            <w:r>
              <w:rPr>
                <w:noProof/>
                <w:webHidden/>
              </w:rPr>
              <w:fldChar w:fldCharType="separate"/>
            </w:r>
            <w:r>
              <w:rPr>
                <w:noProof/>
                <w:webHidden/>
              </w:rPr>
              <w:t>68</w:t>
            </w:r>
            <w:r>
              <w:rPr>
                <w:noProof/>
                <w:webHidden/>
              </w:rPr>
              <w:fldChar w:fldCharType="end"/>
            </w:r>
          </w:hyperlink>
        </w:p>
        <w:p w14:paraId="2A5169BB" w14:textId="13336C83"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51" w:history="1">
            <w:r w:rsidRPr="000C49F9">
              <w:rPr>
                <w:rStyle w:val="Hyperlink"/>
                <w:noProof/>
              </w:rPr>
              <w:t>3.9.2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Access Details</w:t>
            </w:r>
            <w:r>
              <w:rPr>
                <w:noProof/>
                <w:webHidden/>
              </w:rPr>
              <w:tab/>
            </w:r>
            <w:r>
              <w:rPr>
                <w:noProof/>
                <w:webHidden/>
              </w:rPr>
              <w:fldChar w:fldCharType="begin"/>
            </w:r>
            <w:r>
              <w:rPr>
                <w:noProof/>
                <w:webHidden/>
              </w:rPr>
              <w:instrText xml:space="preserve"> PAGEREF _Toc206760651 \h </w:instrText>
            </w:r>
            <w:r>
              <w:rPr>
                <w:noProof/>
                <w:webHidden/>
              </w:rPr>
            </w:r>
            <w:r>
              <w:rPr>
                <w:noProof/>
                <w:webHidden/>
              </w:rPr>
              <w:fldChar w:fldCharType="separate"/>
            </w:r>
            <w:r>
              <w:rPr>
                <w:noProof/>
                <w:webHidden/>
              </w:rPr>
              <w:t>70</w:t>
            </w:r>
            <w:r>
              <w:rPr>
                <w:noProof/>
                <w:webHidden/>
              </w:rPr>
              <w:fldChar w:fldCharType="end"/>
            </w:r>
          </w:hyperlink>
        </w:p>
        <w:p w14:paraId="1051EAED" w14:textId="1341C28D"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52" w:history="1">
            <w:r w:rsidRPr="000C49F9">
              <w:rPr>
                <w:rStyle w:val="Hyperlink"/>
                <w:noProof/>
              </w:rPr>
              <w:t>3.10</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Awaiting LC Checker</w:t>
            </w:r>
            <w:r>
              <w:rPr>
                <w:noProof/>
                <w:webHidden/>
              </w:rPr>
              <w:tab/>
            </w:r>
            <w:r>
              <w:rPr>
                <w:noProof/>
                <w:webHidden/>
              </w:rPr>
              <w:fldChar w:fldCharType="begin"/>
            </w:r>
            <w:r>
              <w:rPr>
                <w:noProof/>
                <w:webHidden/>
              </w:rPr>
              <w:instrText xml:space="preserve"> PAGEREF _Toc206760652 \h </w:instrText>
            </w:r>
            <w:r>
              <w:rPr>
                <w:noProof/>
                <w:webHidden/>
              </w:rPr>
            </w:r>
            <w:r>
              <w:rPr>
                <w:noProof/>
                <w:webHidden/>
              </w:rPr>
              <w:fldChar w:fldCharType="separate"/>
            </w:r>
            <w:r>
              <w:rPr>
                <w:noProof/>
                <w:webHidden/>
              </w:rPr>
              <w:t>70</w:t>
            </w:r>
            <w:r>
              <w:rPr>
                <w:noProof/>
                <w:webHidden/>
              </w:rPr>
              <w:fldChar w:fldCharType="end"/>
            </w:r>
          </w:hyperlink>
        </w:p>
        <w:p w14:paraId="31AE3E38" w14:textId="45E3F506" w:rsidR="00D0623C" w:rsidRDefault="00D0623C">
          <w:pPr>
            <w:pStyle w:val="TOC3"/>
            <w:tabs>
              <w:tab w:val="right" w:leader="dot" w:pos="9016"/>
            </w:tabs>
            <w:rPr>
              <w:rFonts w:asciiTheme="minorHAnsi" w:eastAsiaTheme="minorEastAsia" w:hAnsiTheme="minorHAnsi" w:cstheme="minorBidi"/>
              <w:noProof/>
              <w:kern w:val="2"/>
              <w:szCs w:val="24"/>
              <w:lang w:eastAsia="en-US"/>
              <w14:ligatures w14:val="standardContextual"/>
            </w:rPr>
          </w:pPr>
          <w:hyperlink w:anchor="_Toc206760653" w:history="1">
            <w:r w:rsidRPr="000C49F9">
              <w:rPr>
                <w:rStyle w:val="Hyperlink"/>
                <w:noProof/>
              </w:rPr>
              <w:t>3.10.1 Description</w:t>
            </w:r>
            <w:r>
              <w:rPr>
                <w:noProof/>
                <w:webHidden/>
              </w:rPr>
              <w:tab/>
            </w:r>
            <w:r>
              <w:rPr>
                <w:noProof/>
                <w:webHidden/>
              </w:rPr>
              <w:fldChar w:fldCharType="begin"/>
            </w:r>
            <w:r>
              <w:rPr>
                <w:noProof/>
                <w:webHidden/>
              </w:rPr>
              <w:instrText xml:space="preserve"> PAGEREF _Toc206760653 \h </w:instrText>
            </w:r>
            <w:r>
              <w:rPr>
                <w:noProof/>
                <w:webHidden/>
              </w:rPr>
            </w:r>
            <w:r>
              <w:rPr>
                <w:noProof/>
                <w:webHidden/>
              </w:rPr>
              <w:fldChar w:fldCharType="separate"/>
            </w:r>
            <w:r>
              <w:rPr>
                <w:noProof/>
                <w:webHidden/>
              </w:rPr>
              <w:t>70</w:t>
            </w:r>
            <w:r>
              <w:rPr>
                <w:noProof/>
                <w:webHidden/>
              </w:rPr>
              <w:fldChar w:fldCharType="end"/>
            </w:r>
          </w:hyperlink>
        </w:p>
        <w:p w14:paraId="0495C60F" w14:textId="2A34A6B9" w:rsidR="00D0623C" w:rsidRDefault="00D0623C">
          <w:pPr>
            <w:pStyle w:val="TOC3"/>
            <w:tabs>
              <w:tab w:val="right" w:leader="dot" w:pos="9016"/>
            </w:tabs>
            <w:rPr>
              <w:rFonts w:asciiTheme="minorHAnsi" w:eastAsiaTheme="minorEastAsia" w:hAnsiTheme="minorHAnsi" w:cstheme="minorBidi"/>
              <w:noProof/>
              <w:kern w:val="2"/>
              <w:szCs w:val="24"/>
              <w:lang w:eastAsia="en-US"/>
              <w14:ligatures w14:val="standardContextual"/>
            </w:rPr>
          </w:pPr>
          <w:hyperlink w:anchor="_Toc206760654" w:history="1">
            <w:r w:rsidRPr="000C49F9">
              <w:rPr>
                <w:rStyle w:val="Hyperlink"/>
                <w:noProof/>
              </w:rPr>
              <w:t>3.10.2 Access Details</w:t>
            </w:r>
            <w:r>
              <w:rPr>
                <w:noProof/>
                <w:webHidden/>
              </w:rPr>
              <w:tab/>
            </w:r>
            <w:r>
              <w:rPr>
                <w:noProof/>
                <w:webHidden/>
              </w:rPr>
              <w:fldChar w:fldCharType="begin"/>
            </w:r>
            <w:r>
              <w:rPr>
                <w:noProof/>
                <w:webHidden/>
              </w:rPr>
              <w:instrText xml:space="preserve"> PAGEREF _Toc206760654 \h </w:instrText>
            </w:r>
            <w:r>
              <w:rPr>
                <w:noProof/>
                <w:webHidden/>
              </w:rPr>
            </w:r>
            <w:r>
              <w:rPr>
                <w:noProof/>
                <w:webHidden/>
              </w:rPr>
              <w:fldChar w:fldCharType="separate"/>
            </w:r>
            <w:r>
              <w:rPr>
                <w:noProof/>
                <w:webHidden/>
              </w:rPr>
              <w:t>71</w:t>
            </w:r>
            <w:r>
              <w:rPr>
                <w:noProof/>
                <w:webHidden/>
              </w:rPr>
              <w:fldChar w:fldCharType="end"/>
            </w:r>
          </w:hyperlink>
        </w:p>
        <w:p w14:paraId="00DBED84" w14:textId="7D6A49DA"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55" w:history="1">
            <w:r w:rsidRPr="000C49F9">
              <w:rPr>
                <w:rStyle w:val="Hyperlink"/>
                <w:noProof/>
              </w:rPr>
              <w:t>3.11</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Awaiting STL</w:t>
            </w:r>
            <w:r>
              <w:rPr>
                <w:noProof/>
                <w:webHidden/>
              </w:rPr>
              <w:tab/>
            </w:r>
            <w:r>
              <w:rPr>
                <w:noProof/>
                <w:webHidden/>
              </w:rPr>
              <w:fldChar w:fldCharType="begin"/>
            </w:r>
            <w:r>
              <w:rPr>
                <w:noProof/>
                <w:webHidden/>
              </w:rPr>
              <w:instrText xml:space="preserve"> PAGEREF _Toc206760655 \h </w:instrText>
            </w:r>
            <w:r>
              <w:rPr>
                <w:noProof/>
                <w:webHidden/>
              </w:rPr>
            </w:r>
            <w:r>
              <w:rPr>
                <w:noProof/>
                <w:webHidden/>
              </w:rPr>
              <w:fldChar w:fldCharType="separate"/>
            </w:r>
            <w:r>
              <w:rPr>
                <w:noProof/>
                <w:webHidden/>
              </w:rPr>
              <w:t>71</w:t>
            </w:r>
            <w:r>
              <w:rPr>
                <w:noProof/>
                <w:webHidden/>
              </w:rPr>
              <w:fldChar w:fldCharType="end"/>
            </w:r>
          </w:hyperlink>
        </w:p>
        <w:p w14:paraId="1033A00C" w14:textId="781D6ECD" w:rsidR="00D0623C" w:rsidRDefault="00D0623C">
          <w:pPr>
            <w:pStyle w:val="TOC3"/>
            <w:tabs>
              <w:tab w:val="right" w:leader="dot" w:pos="9016"/>
            </w:tabs>
            <w:rPr>
              <w:rFonts w:asciiTheme="minorHAnsi" w:eastAsiaTheme="minorEastAsia" w:hAnsiTheme="minorHAnsi" w:cstheme="minorBidi"/>
              <w:noProof/>
              <w:kern w:val="2"/>
              <w:szCs w:val="24"/>
              <w:lang w:eastAsia="en-US"/>
              <w14:ligatures w14:val="standardContextual"/>
            </w:rPr>
          </w:pPr>
          <w:hyperlink w:anchor="_Toc206760656" w:history="1">
            <w:r w:rsidRPr="000C49F9">
              <w:rPr>
                <w:rStyle w:val="Hyperlink"/>
                <w:noProof/>
              </w:rPr>
              <w:t>Description</w:t>
            </w:r>
            <w:r>
              <w:rPr>
                <w:noProof/>
                <w:webHidden/>
              </w:rPr>
              <w:tab/>
            </w:r>
            <w:r>
              <w:rPr>
                <w:noProof/>
                <w:webHidden/>
              </w:rPr>
              <w:fldChar w:fldCharType="begin"/>
            </w:r>
            <w:r>
              <w:rPr>
                <w:noProof/>
                <w:webHidden/>
              </w:rPr>
              <w:instrText xml:space="preserve"> PAGEREF _Toc206760656 \h </w:instrText>
            </w:r>
            <w:r>
              <w:rPr>
                <w:noProof/>
                <w:webHidden/>
              </w:rPr>
            </w:r>
            <w:r>
              <w:rPr>
                <w:noProof/>
                <w:webHidden/>
              </w:rPr>
              <w:fldChar w:fldCharType="separate"/>
            </w:r>
            <w:r>
              <w:rPr>
                <w:noProof/>
                <w:webHidden/>
              </w:rPr>
              <w:t>71</w:t>
            </w:r>
            <w:r>
              <w:rPr>
                <w:noProof/>
                <w:webHidden/>
              </w:rPr>
              <w:fldChar w:fldCharType="end"/>
            </w:r>
          </w:hyperlink>
        </w:p>
        <w:p w14:paraId="278F9D97" w14:textId="1F9EA10C"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57" w:history="1">
            <w:r w:rsidRPr="000C49F9">
              <w:rPr>
                <w:rStyle w:val="Hyperlink"/>
                <w:noProof/>
              </w:rPr>
              <w:t>3.11.1</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Access Details</w:t>
            </w:r>
            <w:r>
              <w:rPr>
                <w:noProof/>
                <w:webHidden/>
              </w:rPr>
              <w:tab/>
            </w:r>
            <w:r>
              <w:rPr>
                <w:noProof/>
                <w:webHidden/>
              </w:rPr>
              <w:fldChar w:fldCharType="begin"/>
            </w:r>
            <w:r>
              <w:rPr>
                <w:noProof/>
                <w:webHidden/>
              </w:rPr>
              <w:instrText xml:space="preserve"> PAGEREF _Toc206760657 \h </w:instrText>
            </w:r>
            <w:r>
              <w:rPr>
                <w:noProof/>
                <w:webHidden/>
              </w:rPr>
            </w:r>
            <w:r>
              <w:rPr>
                <w:noProof/>
                <w:webHidden/>
              </w:rPr>
              <w:fldChar w:fldCharType="separate"/>
            </w:r>
            <w:r>
              <w:rPr>
                <w:noProof/>
                <w:webHidden/>
              </w:rPr>
              <w:t>73</w:t>
            </w:r>
            <w:r>
              <w:rPr>
                <w:noProof/>
                <w:webHidden/>
              </w:rPr>
              <w:fldChar w:fldCharType="end"/>
            </w:r>
          </w:hyperlink>
        </w:p>
        <w:p w14:paraId="4B9D75CB" w14:textId="2F1ADDF1"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58" w:history="1">
            <w:r w:rsidRPr="000C49F9">
              <w:rPr>
                <w:rStyle w:val="Hyperlink"/>
                <w:noProof/>
              </w:rPr>
              <w:t>3.12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Awaiting STL Checker</w:t>
            </w:r>
            <w:r>
              <w:rPr>
                <w:noProof/>
                <w:webHidden/>
              </w:rPr>
              <w:tab/>
            </w:r>
            <w:r>
              <w:rPr>
                <w:noProof/>
                <w:webHidden/>
              </w:rPr>
              <w:fldChar w:fldCharType="begin"/>
            </w:r>
            <w:r>
              <w:rPr>
                <w:noProof/>
                <w:webHidden/>
              </w:rPr>
              <w:instrText xml:space="preserve"> PAGEREF _Toc206760658 \h </w:instrText>
            </w:r>
            <w:r>
              <w:rPr>
                <w:noProof/>
                <w:webHidden/>
              </w:rPr>
            </w:r>
            <w:r>
              <w:rPr>
                <w:noProof/>
                <w:webHidden/>
              </w:rPr>
              <w:fldChar w:fldCharType="separate"/>
            </w:r>
            <w:r>
              <w:rPr>
                <w:noProof/>
                <w:webHidden/>
              </w:rPr>
              <w:t>73</w:t>
            </w:r>
            <w:r>
              <w:rPr>
                <w:noProof/>
                <w:webHidden/>
              </w:rPr>
              <w:fldChar w:fldCharType="end"/>
            </w:r>
          </w:hyperlink>
        </w:p>
        <w:p w14:paraId="72BCDD53" w14:textId="7E6F857F"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59" w:history="1">
            <w:r w:rsidRPr="000C49F9">
              <w:rPr>
                <w:rStyle w:val="Hyperlink"/>
                <w:noProof/>
              </w:rPr>
              <w:t>3.12.1</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Description</w:t>
            </w:r>
            <w:r>
              <w:rPr>
                <w:noProof/>
                <w:webHidden/>
              </w:rPr>
              <w:tab/>
            </w:r>
            <w:r>
              <w:rPr>
                <w:noProof/>
                <w:webHidden/>
              </w:rPr>
              <w:fldChar w:fldCharType="begin"/>
            </w:r>
            <w:r>
              <w:rPr>
                <w:noProof/>
                <w:webHidden/>
              </w:rPr>
              <w:instrText xml:space="preserve"> PAGEREF _Toc206760659 \h </w:instrText>
            </w:r>
            <w:r>
              <w:rPr>
                <w:noProof/>
                <w:webHidden/>
              </w:rPr>
            </w:r>
            <w:r>
              <w:rPr>
                <w:noProof/>
                <w:webHidden/>
              </w:rPr>
              <w:fldChar w:fldCharType="separate"/>
            </w:r>
            <w:r>
              <w:rPr>
                <w:noProof/>
                <w:webHidden/>
              </w:rPr>
              <w:t>73</w:t>
            </w:r>
            <w:r>
              <w:rPr>
                <w:noProof/>
                <w:webHidden/>
              </w:rPr>
              <w:fldChar w:fldCharType="end"/>
            </w:r>
          </w:hyperlink>
        </w:p>
        <w:p w14:paraId="5283A2F3" w14:textId="7F229E8B"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60" w:history="1">
            <w:r w:rsidRPr="000C49F9">
              <w:rPr>
                <w:rStyle w:val="Hyperlink"/>
                <w:noProof/>
              </w:rPr>
              <w:t>3.12.2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Access Details</w:t>
            </w:r>
            <w:r>
              <w:rPr>
                <w:noProof/>
                <w:webHidden/>
              </w:rPr>
              <w:tab/>
            </w:r>
            <w:r>
              <w:rPr>
                <w:noProof/>
                <w:webHidden/>
              </w:rPr>
              <w:fldChar w:fldCharType="begin"/>
            </w:r>
            <w:r>
              <w:rPr>
                <w:noProof/>
                <w:webHidden/>
              </w:rPr>
              <w:instrText xml:space="preserve"> PAGEREF _Toc206760660 \h </w:instrText>
            </w:r>
            <w:r>
              <w:rPr>
                <w:noProof/>
                <w:webHidden/>
              </w:rPr>
            </w:r>
            <w:r>
              <w:rPr>
                <w:noProof/>
                <w:webHidden/>
              </w:rPr>
              <w:fldChar w:fldCharType="separate"/>
            </w:r>
            <w:r>
              <w:rPr>
                <w:noProof/>
                <w:webHidden/>
              </w:rPr>
              <w:t>74</w:t>
            </w:r>
            <w:r>
              <w:rPr>
                <w:noProof/>
                <w:webHidden/>
              </w:rPr>
              <w:fldChar w:fldCharType="end"/>
            </w:r>
          </w:hyperlink>
        </w:p>
        <w:p w14:paraId="1F0F3067" w14:textId="16F374D6"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61" w:history="1">
            <w:r w:rsidRPr="000C49F9">
              <w:rPr>
                <w:rStyle w:val="Hyperlink"/>
                <w:noProof/>
              </w:rPr>
              <w:t>3.13</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Disbursal Resubmission</w:t>
            </w:r>
            <w:r>
              <w:rPr>
                <w:noProof/>
                <w:webHidden/>
              </w:rPr>
              <w:tab/>
            </w:r>
            <w:r>
              <w:rPr>
                <w:noProof/>
                <w:webHidden/>
              </w:rPr>
              <w:fldChar w:fldCharType="begin"/>
            </w:r>
            <w:r>
              <w:rPr>
                <w:noProof/>
                <w:webHidden/>
              </w:rPr>
              <w:instrText xml:space="preserve"> PAGEREF _Toc206760661 \h </w:instrText>
            </w:r>
            <w:r>
              <w:rPr>
                <w:noProof/>
                <w:webHidden/>
              </w:rPr>
            </w:r>
            <w:r>
              <w:rPr>
                <w:noProof/>
                <w:webHidden/>
              </w:rPr>
              <w:fldChar w:fldCharType="separate"/>
            </w:r>
            <w:r>
              <w:rPr>
                <w:noProof/>
                <w:webHidden/>
              </w:rPr>
              <w:t>74</w:t>
            </w:r>
            <w:r>
              <w:rPr>
                <w:noProof/>
                <w:webHidden/>
              </w:rPr>
              <w:fldChar w:fldCharType="end"/>
            </w:r>
          </w:hyperlink>
        </w:p>
        <w:p w14:paraId="24C09704" w14:textId="78D190FA"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62" w:history="1">
            <w:r w:rsidRPr="000C49F9">
              <w:rPr>
                <w:rStyle w:val="Hyperlink"/>
                <w:noProof/>
              </w:rPr>
              <w:t>3.13.1</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Description</w:t>
            </w:r>
            <w:r>
              <w:rPr>
                <w:noProof/>
                <w:webHidden/>
              </w:rPr>
              <w:tab/>
            </w:r>
            <w:r>
              <w:rPr>
                <w:noProof/>
                <w:webHidden/>
              </w:rPr>
              <w:fldChar w:fldCharType="begin"/>
            </w:r>
            <w:r>
              <w:rPr>
                <w:noProof/>
                <w:webHidden/>
              </w:rPr>
              <w:instrText xml:space="preserve"> PAGEREF _Toc206760662 \h </w:instrText>
            </w:r>
            <w:r>
              <w:rPr>
                <w:noProof/>
                <w:webHidden/>
              </w:rPr>
            </w:r>
            <w:r>
              <w:rPr>
                <w:noProof/>
                <w:webHidden/>
              </w:rPr>
              <w:fldChar w:fldCharType="separate"/>
            </w:r>
            <w:r>
              <w:rPr>
                <w:noProof/>
                <w:webHidden/>
              </w:rPr>
              <w:t>74</w:t>
            </w:r>
            <w:r>
              <w:rPr>
                <w:noProof/>
                <w:webHidden/>
              </w:rPr>
              <w:fldChar w:fldCharType="end"/>
            </w:r>
          </w:hyperlink>
        </w:p>
        <w:p w14:paraId="0B6E45C1" w14:textId="0C8368E7"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63" w:history="1">
            <w:r w:rsidRPr="000C49F9">
              <w:rPr>
                <w:rStyle w:val="Hyperlink"/>
                <w:noProof/>
              </w:rPr>
              <w:t>3.13.2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Access Details</w:t>
            </w:r>
            <w:r>
              <w:rPr>
                <w:noProof/>
                <w:webHidden/>
              </w:rPr>
              <w:tab/>
            </w:r>
            <w:r>
              <w:rPr>
                <w:noProof/>
                <w:webHidden/>
              </w:rPr>
              <w:fldChar w:fldCharType="begin"/>
            </w:r>
            <w:r>
              <w:rPr>
                <w:noProof/>
                <w:webHidden/>
              </w:rPr>
              <w:instrText xml:space="preserve"> PAGEREF _Toc206760663 \h </w:instrText>
            </w:r>
            <w:r>
              <w:rPr>
                <w:noProof/>
                <w:webHidden/>
              </w:rPr>
            </w:r>
            <w:r>
              <w:rPr>
                <w:noProof/>
                <w:webHidden/>
              </w:rPr>
              <w:fldChar w:fldCharType="separate"/>
            </w:r>
            <w:r>
              <w:rPr>
                <w:noProof/>
                <w:webHidden/>
              </w:rPr>
              <w:t>75</w:t>
            </w:r>
            <w:r>
              <w:rPr>
                <w:noProof/>
                <w:webHidden/>
              </w:rPr>
              <w:fldChar w:fldCharType="end"/>
            </w:r>
          </w:hyperlink>
        </w:p>
        <w:p w14:paraId="2076B3AA" w14:textId="5CBDB11B"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64" w:history="1">
            <w:r w:rsidRPr="000C49F9">
              <w:rPr>
                <w:rStyle w:val="Hyperlink"/>
                <w:noProof/>
              </w:rPr>
              <w:t>3.14</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Disbursal Checker</w:t>
            </w:r>
            <w:r>
              <w:rPr>
                <w:noProof/>
                <w:webHidden/>
              </w:rPr>
              <w:tab/>
            </w:r>
            <w:r>
              <w:rPr>
                <w:noProof/>
                <w:webHidden/>
              </w:rPr>
              <w:fldChar w:fldCharType="begin"/>
            </w:r>
            <w:r>
              <w:rPr>
                <w:noProof/>
                <w:webHidden/>
              </w:rPr>
              <w:instrText xml:space="preserve"> PAGEREF _Toc206760664 \h </w:instrText>
            </w:r>
            <w:r>
              <w:rPr>
                <w:noProof/>
                <w:webHidden/>
              </w:rPr>
            </w:r>
            <w:r>
              <w:rPr>
                <w:noProof/>
                <w:webHidden/>
              </w:rPr>
              <w:fldChar w:fldCharType="separate"/>
            </w:r>
            <w:r>
              <w:rPr>
                <w:noProof/>
                <w:webHidden/>
              </w:rPr>
              <w:t>75</w:t>
            </w:r>
            <w:r>
              <w:rPr>
                <w:noProof/>
                <w:webHidden/>
              </w:rPr>
              <w:fldChar w:fldCharType="end"/>
            </w:r>
          </w:hyperlink>
        </w:p>
        <w:p w14:paraId="04D73D3B" w14:textId="6B3FEAC1"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65" w:history="1">
            <w:r w:rsidRPr="000C49F9">
              <w:rPr>
                <w:rStyle w:val="Hyperlink"/>
                <w:noProof/>
              </w:rPr>
              <w:t>3.14.2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Description</w:t>
            </w:r>
            <w:r>
              <w:rPr>
                <w:noProof/>
                <w:webHidden/>
              </w:rPr>
              <w:tab/>
            </w:r>
            <w:r>
              <w:rPr>
                <w:noProof/>
                <w:webHidden/>
              </w:rPr>
              <w:fldChar w:fldCharType="begin"/>
            </w:r>
            <w:r>
              <w:rPr>
                <w:noProof/>
                <w:webHidden/>
              </w:rPr>
              <w:instrText xml:space="preserve"> PAGEREF _Toc206760665 \h </w:instrText>
            </w:r>
            <w:r>
              <w:rPr>
                <w:noProof/>
                <w:webHidden/>
              </w:rPr>
            </w:r>
            <w:r>
              <w:rPr>
                <w:noProof/>
                <w:webHidden/>
              </w:rPr>
              <w:fldChar w:fldCharType="separate"/>
            </w:r>
            <w:r>
              <w:rPr>
                <w:noProof/>
                <w:webHidden/>
              </w:rPr>
              <w:t>75</w:t>
            </w:r>
            <w:r>
              <w:rPr>
                <w:noProof/>
                <w:webHidden/>
              </w:rPr>
              <w:fldChar w:fldCharType="end"/>
            </w:r>
          </w:hyperlink>
        </w:p>
        <w:p w14:paraId="5054A3F3" w14:textId="58A333CF"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66" w:history="1">
            <w:r w:rsidRPr="000C49F9">
              <w:rPr>
                <w:rStyle w:val="Hyperlink"/>
                <w:noProof/>
              </w:rPr>
              <w:t>3.14.2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Access Details</w:t>
            </w:r>
            <w:r>
              <w:rPr>
                <w:noProof/>
                <w:webHidden/>
              </w:rPr>
              <w:tab/>
            </w:r>
            <w:r>
              <w:rPr>
                <w:noProof/>
                <w:webHidden/>
              </w:rPr>
              <w:fldChar w:fldCharType="begin"/>
            </w:r>
            <w:r>
              <w:rPr>
                <w:noProof/>
                <w:webHidden/>
              </w:rPr>
              <w:instrText xml:space="preserve"> PAGEREF _Toc206760666 \h </w:instrText>
            </w:r>
            <w:r>
              <w:rPr>
                <w:noProof/>
                <w:webHidden/>
              </w:rPr>
            </w:r>
            <w:r>
              <w:rPr>
                <w:noProof/>
                <w:webHidden/>
              </w:rPr>
              <w:fldChar w:fldCharType="separate"/>
            </w:r>
            <w:r>
              <w:rPr>
                <w:noProof/>
                <w:webHidden/>
              </w:rPr>
              <w:t>76</w:t>
            </w:r>
            <w:r>
              <w:rPr>
                <w:noProof/>
                <w:webHidden/>
              </w:rPr>
              <w:fldChar w:fldCharType="end"/>
            </w:r>
          </w:hyperlink>
        </w:p>
        <w:p w14:paraId="5A227EDD" w14:textId="2E627EC2"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67" w:history="1">
            <w:r w:rsidRPr="000C49F9">
              <w:rPr>
                <w:rStyle w:val="Hyperlink"/>
                <w:noProof/>
              </w:rPr>
              <w:t>3.15</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Primary MCQ Issuance</w:t>
            </w:r>
            <w:r>
              <w:rPr>
                <w:noProof/>
                <w:webHidden/>
              </w:rPr>
              <w:tab/>
            </w:r>
            <w:r>
              <w:rPr>
                <w:noProof/>
                <w:webHidden/>
              </w:rPr>
              <w:fldChar w:fldCharType="begin"/>
            </w:r>
            <w:r>
              <w:rPr>
                <w:noProof/>
                <w:webHidden/>
              </w:rPr>
              <w:instrText xml:space="preserve"> PAGEREF _Toc206760667 \h </w:instrText>
            </w:r>
            <w:r>
              <w:rPr>
                <w:noProof/>
                <w:webHidden/>
              </w:rPr>
            </w:r>
            <w:r>
              <w:rPr>
                <w:noProof/>
                <w:webHidden/>
              </w:rPr>
              <w:fldChar w:fldCharType="separate"/>
            </w:r>
            <w:r>
              <w:rPr>
                <w:noProof/>
                <w:webHidden/>
              </w:rPr>
              <w:t>77</w:t>
            </w:r>
            <w:r>
              <w:rPr>
                <w:noProof/>
                <w:webHidden/>
              </w:rPr>
              <w:fldChar w:fldCharType="end"/>
            </w:r>
          </w:hyperlink>
        </w:p>
        <w:p w14:paraId="7869B91A" w14:textId="37217894" w:rsidR="00D0623C" w:rsidRDefault="00D0623C">
          <w:pPr>
            <w:pStyle w:val="TOC3"/>
            <w:tabs>
              <w:tab w:val="right" w:leader="dot" w:pos="9016"/>
            </w:tabs>
            <w:rPr>
              <w:rFonts w:asciiTheme="minorHAnsi" w:eastAsiaTheme="minorEastAsia" w:hAnsiTheme="minorHAnsi" w:cstheme="minorBidi"/>
              <w:noProof/>
              <w:kern w:val="2"/>
              <w:szCs w:val="24"/>
              <w:lang w:eastAsia="en-US"/>
              <w14:ligatures w14:val="standardContextual"/>
            </w:rPr>
          </w:pPr>
          <w:hyperlink w:anchor="_Toc206760668" w:history="1">
            <w:r w:rsidRPr="000C49F9">
              <w:rPr>
                <w:rStyle w:val="Hyperlink"/>
                <w:noProof/>
              </w:rPr>
              <w:t>3.15.1 Description</w:t>
            </w:r>
            <w:r>
              <w:rPr>
                <w:noProof/>
                <w:webHidden/>
              </w:rPr>
              <w:tab/>
            </w:r>
            <w:r>
              <w:rPr>
                <w:noProof/>
                <w:webHidden/>
              </w:rPr>
              <w:fldChar w:fldCharType="begin"/>
            </w:r>
            <w:r>
              <w:rPr>
                <w:noProof/>
                <w:webHidden/>
              </w:rPr>
              <w:instrText xml:space="preserve"> PAGEREF _Toc206760668 \h </w:instrText>
            </w:r>
            <w:r>
              <w:rPr>
                <w:noProof/>
                <w:webHidden/>
              </w:rPr>
            </w:r>
            <w:r>
              <w:rPr>
                <w:noProof/>
                <w:webHidden/>
              </w:rPr>
              <w:fldChar w:fldCharType="separate"/>
            </w:r>
            <w:r>
              <w:rPr>
                <w:noProof/>
                <w:webHidden/>
              </w:rPr>
              <w:t>77</w:t>
            </w:r>
            <w:r>
              <w:rPr>
                <w:noProof/>
                <w:webHidden/>
              </w:rPr>
              <w:fldChar w:fldCharType="end"/>
            </w:r>
          </w:hyperlink>
        </w:p>
        <w:p w14:paraId="0AEF0BF7" w14:textId="1ECC8914"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69" w:history="1">
            <w:r w:rsidRPr="000C49F9">
              <w:rPr>
                <w:rStyle w:val="Hyperlink"/>
                <w:noProof/>
              </w:rPr>
              <w:t>3.15.2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Access Details</w:t>
            </w:r>
            <w:r>
              <w:rPr>
                <w:noProof/>
                <w:webHidden/>
              </w:rPr>
              <w:tab/>
            </w:r>
            <w:r>
              <w:rPr>
                <w:noProof/>
                <w:webHidden/>
              </w:rPr>
              <w:fldChar w:fldCharType="begin"/>
            </w:r>
            <w:r>
              <w:rPr>
                <w:noProof/>
                <w:webHidden/>
              </w:rPr>
              <w:instrText xml:space="preserve"> PAGEREF _Toc206760669 \h </w:instrText>
            </w:r>
            <w:r>
              <w:rPr>
                <w:noProof/>
                <w:webHidden/>
              </w:rPr>
            </w:r>
            <w:r>
              <w:rPr>
                <w:noProof/>
                <w:webHidden/>
              </w:rPr>
              <w:fldChar w:fldCharType="separate"/>
            </w:r>
            <w:r>
              <w:rPr>
                <w:noProof/>
                <w:webHidden/>
              </w:rPr>
              <w:t>78</w:t>
            </w:r>
            <w:r>
              <w:rPr>
                <w:noProof/>
                <w:webHidden/>
              </w:rPr>
              <w:fldChar w:fldCharType="end"/>
            </w:r>
          </w:hyperlink>
        </w:p>
        <w:p w14:paraId="0FAABD67" w14:textId="3546E882"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70" w:history="1">
            <w:r w:rsidRPr="000C49F9">
              <w:rPr>
                <w:rStyle w:val="Hyperlink"/>
                <w:noProof/>
              </w:rPr>
              <w:t>3.16</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Card CRU</w:t>
            </w:r>
            <w:r>
              <w:rPr>
                <w:noProof/>
                <w:webHidden/>
              </w:rPr>
              <w:tab/>
            </w:r>
            <w:r>
              <w:rPr>
                <w:noProof/>
                <w:webHidden/>
              </w:rPr>
              <w:fldChar w:fldCharType="begin"/>
            </w:r>
            <w:r>
              <w:rPr>
                <w:noProof/>
                <w:webHidden/>
              </w:rPr>
              <w:instrText xml:space="preserve"> PAGEREF _Toc206760670 \h </w:instrText>
            </w:r>
            <w:r>
              <w:rPr>
                <w:noProof/>
                <w:webHidden/>
              </w:rPr>
            </w:r>
            <w:r>
              <w:rPr>
                <w:noProof/>
                <w:webHidden/>
              </w:rPr>
              <w:fldChar w:fldCharType="separate"/>
            </w:r>
            <w:r>
              <w:rPr>
                <w:noProof/>
                <w:webHidden/>
              </w:rPr>
              <w:t>78</w:t>
            </w:r>
            <w:r>
              <w:rPr>
                <w:noProof/>
                <w:webHidden/>
              </w:rPr>
              <w:fldChar w:fldCharType="end"/>
            </w:r>
          </w:hyperlink>
        </w:p>
        <w:p w14:paraId="2430D483" w14:textId="7594A66F" w:rsidR="00D0623C" w:rsidRDefault="00D0623C">
          <w:pPr>
            <w:pStyle w:val="TOC3"/>
            <w:tabs>
              <w:tab w:val="right" w:leader="dot" w:pos="9016"/>
            </w:tabs>
            <w:rPr>
              <w:rFonts w:asciiTheme="minorHAnsi" w:eastAsiaTheme="minorEastAsia" w:hAnsiTheme="minorHAnsi" w:cstheme="minorBidi"/>
              <w:noProof/>
              <w:kern w:val="2"/>
              <w:szCs w:val="24"/>
              <w:lang w:eastAsia="en-US"/>
              <w14:ligatures w14:val="standardContextual"/>
            </w:rPr>
          </w:pPr>
          <w:hyperlink w:anchor="_Toc206760671" w:history="1">
            <w:r w:rsidRPr="000C49F9">
              <w:rPr>
                <w:rStyle w:val="Hyperlink"/>
                <w:noProof/>
              </w:rPr>
              <w:t>3.16.1 Description</w:t>
            </w:r>
            <w:r>
              <w:rPr>
                <w:noProof/>
                <w:webHidden/>
              </w:rPr>
              <w:tab/>
            </w:r>
            <w:r>
              <w:rPr>
                <w:noProof/>
                <w:webHidden/>
              </w:rPr>
              <w:fldChar w:fldCharType="begin"/>
            </w:r>
            <w:r>
              <w:rPr>
                <w:noProof/>
                <w:webHidden/>
              </w:rPr>
              <w:instrText xml:space="preserve"> PAGEREF _Toc206760671 \h </w:instrText>
            </w:r>
            <w:r>
              <w:rPr>
                <w:noProof/>
                <w:webHidden/>
              </w:rPr>
            </w:r>
            <w:r>
              <w:rPr>
                <w:noProof/>
                <w:webHidden/>
              </w:rPr>
              <w:fldChar w:fldCharType="separate"/>
            </w:r>
            <w:r>
              <w:rPr>
                <w:noProof/>
                <w:webHidden/>
              </w:rPr>
              <w:t>78</w:t>
            </w:r>
            <w:r>
              <w:rPr>
                <w:noProof/>
                <w:webHidden/>
              </w:rPr>
              <w:fldChar w:fldCharType="end"/>
            </w:r>
          </w:hyperlink>
        </w:p>
        <w:p w14:paraId="005572FF" w14:textId="6FD59FA5" w:rsidR="00D0623C" w:rsidRDefault="00D0623C">
          <w:pPr>
            <w:pStyle w:val="TOC3"/>
            <w:tabs>
              <w:tab w:val="right" w:leader="dot" w:pos="9016"/>
            </w:tabs>
            <w:rPr>
              <w:rFonts w:asciiTheme="minorHAnsi" w:eastAsiaTheme="minorEastAsia" w:hAnsiTheme="minorHAnsi" w:cstheme="minorBidi"/>
              <w:noProof/>
              <w:kern w:val="2"/>
              <w:szCs w:val="24"/>
              <w:lang w:eastAsia="en-US"/>
              <w14:ligatures w14:val="standardContextual"/>
            </w:rPr>
          </w:pPr>
          <w:hyperlink w:anchor="_Toc206760672" w:history="1">
            <w:r w:rsidRPr="000C49F9">
              <w:rPr>
                <w:rStyle w:val="Hyperlink"/>
                <w:noProof/>
              </w:rPr>
              <w:t>3.16.2 Access Details</w:t>
            </w:r>
            <w:r>
              <w:rPr>
                <w:noProof/>
                <w:webHidden/>
              </w:rPr>
              <w:tab/>
            </w:r>
            <w:r>
              <w:rPr>
                <w:noProof/>
                <w:webHidden/>
              </w:rPr>
              <w:fldChar w:fldCharType="begin"/>
            </w:r>
            <w:r>
              <w:rPr>
                <w:noProof/>
                <w:webHidden/>
              </w:rPr>
              <w:instrText xml:space="preserve"> PAGEREF _Toc206760672 \h </w:instrText>
            </w:r>
            <w:r>
              <w:rPr>
                <w:noProof/>
                <w:webHidden/>
              </w:rPr>
            </w:r>
            <w:r>
              <w:rPr>
                <w:noProof/>
                <w:webHidden/>
              </w:rPr>
              <w:fldChar w:fldCharType="separate"/>
            </w:r>
            <w:r>
              <w:rPr>
                <w:noProof/>
                <w:webHidden/>
              </w:rPr>
              <w:t>80</w:t>
            </w:r>
            <w:r>
              <w:rPr>
                <w:noProof/>
                <w:webHidden/>
              </w:rPr>
              <w:fldChar w:fldCharType="end"/>
            </w:r>
          </w:hyperlink>
        </w:p>
        <w:p w14:paraId="69294619" w14:textId="2A86C115" w:rsidR="00D0623C" w:rsidRDefault="00D0623C">
          <w:pPr>
            <w:pStyle w:val="TOC2"/>
            <w:tabs>
              <w:tab w:val="right" w:leader="dot" w:pos="9016"/>
            </w:tabs>
            <w:rPr>
              <w:rFonts w:asciiTheme="minorHAnsi" w:eastAsiaTheme="minorEastAsia" w:hAnsiTheme="minorHAnsi" w:cstheme="minorBidi"/>
              <w:noProof/>
              <w:kern w:val="2"/>
              <w:szCs w:val="24"/>
              <w:lang w:eastAsia="en-US"/>
              <w14:ligatures w14:val="standardContextual"/>
            </w:rPr>
          </w:pPr>
          <w:hyperlink w:anchor="_Toc206760673" w:history="1">
            <w:r w:rsidRPr="000C49F9">
              <w:rPr>
                <w:rStyle w:val="Hyperlink"/>
                <w:noProof/>
              </w:rPr>
              <w:t>3.17 Card DDE</w:t>
            </w:r>
            <w:r>
              <w:rPr>
                <w:noProof/>
                <w:webHidden/>
              </w:rPr>
              <w:tab/>
            </w:r>
            <w:r>
              <w:rPr>
                <w:noProof/>
                <w:webHidden/>
              </w:rPr>
              <w:fldChar w:fldCharType="begin"/>
            </w:r>
            <w:r>
              <w:rPr>
                <w:noProof/>
                <w:webHidden/>
              </w:rPr>
              <w:instrText xml:space="preserve"> PAGEREF _Toc206760673 \h </w:instrText>
            </w:r>
            <w:r>
              <w:rPr>
                <w:noProof/>
                <w:webHidden/>
              </w:rPr>
            </w:r>
            <w:r>
              <w:rPr>
                <w:noProof/>
                <w:webHidden/>
              </w:rPr>
              <w:fldChar w:fldCharType="separate"/>
            </w:r>
            <w:r>
              <w:rPr>
                <w:noProof/>
                <w:webHidden/>
              </w:rPr>
              <w:t>80</w:t>
            </w:r>
            <w:r>
              <w:rPr>
                <w:noProof/>
                <w:webHidden/>
              </w:rPr>
              <w:fldChar w:fldCharType="end"/>
            </w:r>
          </w:hyperlink>
        </w:p>
        <w:p w14:paraId="6F732664" w14:textId="629D6FFB" w:rsidR="00D0623C" w:rsidRDefault="00D0623C">
          <w:pPr>
            <w:pStyle w:val="TOC3"/>
            <w:tabs>
              <w:tab w:val="right" w:leader="dot" w:pos="9016"/>
            </w:tabs>
            <w:rPr>
              <w:rFonts w:asciiTheme="minorHAnsi" w:eastAsiaTheme="minorEastAsia" w:hAnsiTheme="minorHAnsi" w:cstheme="minorBidi"/>
              <w:noProof/>
              <w:kern w:val="2"/>
              <w:szCs w:val="24"/>
              <w:lang w:eastAsia="en-US"/>
              <w14:ligatures w14:val="standardContextual"/>
            </w:rPr>
          </w:pPr>
          <w:hyperlink w:anchor="_Toc206760674" w:history="1">
            <w:r w:rsidRPr="000C49F9">
              <w:rPr>
                <w:rStyle w:val="Hyperlink"/>
                <w:noProof/>
              </w:rPr>
              <w:t>3.17.1 Description</w:t>
            </w:r>
            <w:r>
              <w:rPr>
                <w:noProof/>
                <w:webHidden/>
              </w:rPr>
              <w:tab/>
            </w:r>
            <w:r>
              <w:rPr>
                <w:noProof/>
                <w:webHidden/>
              </w:rPr>
              <w:fldChar w:fldCharType="begin"/>
            </w:r>
            <w:r>
              <w:rPr>
                <w:noProof/>
                <w:webHidden/>
              </w:rPr>
              <w:instrText xml:space="preserve"> PAGEREF _Toc206760674 \h </w:instrText>
            </w:r>
            <w:r>
              <w:rPr>
                <w:noProof/>
                <w:webHidden/>
              </w:rPr>
            </w:r>
            <w:r>
              <w:rPr>
                <w:noProof/>
                <w:webHidden/>
              </w:rPr>
              <w:fldChar w:fldCharType="separate"/>
            </w:r>
            <w:r>
              <w:rPr>
                <w:noProof/>
                <w:webHidden/>
              </w:rPr>
              <w:t>80</w:t>
            </w:r>
            <w:r>
              <w:rPr>
                <w:noProof/>
                <w:webHidden/>
              </w:rPr>
              <w:fldChar w:fldCharType="end"/>
            </w:r>
          </w:hyperlink>
        </w:p>
        <w:p w14:paraId="2F94B57A" w14:textId="5E25F8FE" w:rsidR="00D0623C" w:rsidRDefault="00D0623C">
          <w:pPr>
            <w:pStyle w:val="TOC3"/>
            <w:tabs>
              <w:tab w:val="right" w:leader="dot" w:pos="9016"/>
            </w:tabs>
            <w:rPr>
              <w:rFonts w:asciiTheme="minorHAnsi" w:eastAsiaTheme="minorEastAsia" w:hAnsiTheme="minorHAnsi" w:cstheme="minorBidi"/>
              <w:noProof/>
              <w:kern w:val="2"/>
              <w:szCs w:val="24"/>
              <w:lang w:eastAsia="en-US"/>
              <w14:ligatures w14:val="standardContextual"/>
            </w:rPr>
          </w:pPr>
          <w:hyperlink w:anchor="_Toc206760675" w:history="1">
            <w:r w:rsidRPr="000C49F9">
              <w:rPr>
                <w:rStyle w:val="Hyperlink"/>
                <w:noProof/>
              </w:rPr>
              <w:t>3.17.2 Access Details</w:t>
            </w:r>
            <w:r>
              <w:rPr>
                <w:noProof/>
                <w:webHidden/>
              </w:rPr>
              <w:tab/>
            </w:r>
            <w:r>
              <w:rPr>
                <w:noProof/>
                <w:webHidden/>
              </w:rPr>
              <w:fldChar w:fldCharType="begin"/>
            </w:r>
            <w:r>
              <w:rPr>
                <w:noProof/>
                <w:webHidden/>
              </w:rPr>
              <w:instrText xml:space="preserve"> PAGEREF _Toc206760675 \h </w:instrText>
            </w:r>
            <w:r>
              <w:rPr>
                <w:noProof/>
                <w:webHidden/>
              </w:rPr>
            </w:r>
            <w:r>
              <w:rPr>
                <w:noProof/>
                <w:webHidden/>
              </w:rPr>
              <w:fldChar w:fldCharType="separate"/>
            </w:r>
            <w:r>
              <w:rPr>
                <w:noProof/>
                <w:webHidden/>
              </w:rPr>
              <w:t>81</w:t>
            </w:r>
            <w:r>
              <w:rPr>
                <w:noProof/>
                <w:webHidden/>
              </w:rPr>
              <w:fldChar w:fldCharType="end"/>
            </w:r>
          </w:hyperlink>
        </w:p>
        <w:p w14:paraId="7702D991" w14:textId="0C2DC8AD"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76" w:history="1">
            <w:r w:rsidRPr="000C49F9">
              <w:rPr>
                <w:rStyle w:val="Hyperlink"/>
                <w:noProof/>
              </w:rPr>
              <w:t>3.18</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Post Disbursal Services</w:t>
            </w:r>
            <w:r>
              <w:rPr>
                <w:noProof/>
                <w:webHidden/>
              </w:rPr>
              <w:tab/>
            </w:r>
            <w:r>
              <w:rPr>
                <w:noProof/>
                <w:webHidden/>
              </w:rPr>
              <w:fldChar w:fldCharType="begin"/>
            </w:r>
            <w:r>
              <w:rPr>
                <w:noProof/>
                <w:webHidden/>
              </w:rPr>
              <w:instrText xml:space="preserve"> PAGEREF _Toc206760676 \h </w:instrText>
            </w:r>
            <w:r>
              <w:rPr>
                <w:noProof/>
                <w:webHidden/>
              </w:rPr>
            </w:r>
            <w:r>
              <w:rPr>
                <w:noProof/>
                <w:webHidden/>
              </w:rPr>
              <w:fldChar w:fldCharType="separate"/>
            </w:r>
            <w:r>
              <w:rPr>
                <w:noProof/>
                <w:webHidden/>
              </w:rPr>
              <w:t>82</w:t>
            </w:r>
            <w:r>
              <w:rPr>
                <w:noProof/>
                <w:webHidden/>
              </w:rPr>
              <w:fldChar w:fldCharType="end"/>
            </w:r>
          </w:hyperlink>
        </w:p>
        <w:p w14:paraId="43617E1F" w14:textId="2C4E7905"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77" w:history="1">
            <w:r w:rsidRPr="000C49F9">
              <w:rPr>
                <w:rStyle w:val="Hyperlink"/>
                <w:noProof/>
              </w:rPr>
              <w:t>3.18.1</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Description</w:t>
            </w:r>
            <w:r>
              <w:rPr>
                <w:noProof/>
                <w:webHidden/>
              </w:rPr>
              <w:tab/>
            </w:r>
            <w:r>
              <w:rPr>
                <w:noProof/>
                <w:webHidden/>
              </w:rPr>
              <w:fldChar w:fldCharType="begin"/>
            </w:r>
            <w:r>
              <w:rPr>
                <w:noProof/>
                <w:webHidden/>
              </w:rPr>
              <w:instrText xml:space="preserve"> PAGEREF _Toc206760677 \h </w:instrText>
            </w:r>
            <w:r>
              <w:rPr>
                <w:noProof/>
                <w:webHidden/>
              </w:rPr>
            </w:r>
            <w:r>
              <w:rPr>
                <w:noProof/>
                <w:webHidden/>
              </w:rPr>
              <w:fldChar w:fldCharType="separate"/>
            </w:r>
            <w:r>
              <w:rPr>
                <w:noProof/>
                <w:webHidden/>
              </w:rPr>
              <w:t>82</w:t>
            </w:r>
            <w:r>
              <w:rPr>
                <w:noProof/>
                <w:webHidden/>
              </w:rPr>
              <w:fldChar w:fldCharType="end"/>
            </w:r>
          </w:hyperlink>
        </w:p>
        <w:p w14:paraId="0E303B37" w14:textId="5BF355A6"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78" w:history="1">
            <w:r w:rsidRPr="000C49F9">
              <w:rPr>
                <w:rStyle w:val="Hyperlink"/>
                <w:noProof/>
              </w:rPr>
              <w:t>3.18.2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Access Details</w:t>
            </w:r>
            <w:r>
              <w:rPr>
                <w:noProof/>
                <w:webHidden/>
              </w:rPr>
              <w:tab/>
            </w:r>
            <w:r>
              <w:rPr>
                <w:noProof/>
                <w:webHidden/>
              </w:rPr>
              <w:fldChar w:fldCharType="begin"/>
            </w:r>
            <w:r>
              <w:rPr>
                <w:noProof/>
                <w:webHidden/>
              </w:rPr>
              <w:instrText xml:space="preserve"> PAGEREF _Toc206760678 \h </w:instrText>
            </w:r>
            <w:r>
              <w:rPr>
                <w:noProof/>
                <w:webHidden/>
              </w:rPr>
            </w:r>
            <w:r>
              <w:rPr>
                <w:noProof/>
                <w:webHidden/>
              </w:rPr>
              <w:fldChar w:fldCharType="separate"/>
            </w:r>
            <w:r>
              <w:rPr>
                <w:noProof/>
                <w:webHidden/>
              </w:rPr>
              <w:t>83</w:t>
            </w:r>
            <w:r>
              <w:rPr>
                <w:noProof/>
                <w:webHidden/>
              </w:rPr>
              <w:fldChar w:fldCharType="end"/>
            </w:r>
          </w:hyperlink>
        </w:p>
        <w:p w14:paraId="6B5C5930" w14:textId="68E74526"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79" w:history="1">
            <w:r w:rsidRPr="000C49F9">
              <w:rPr>
                <w:rStyle w:val="Hyperlink"/>
                <w:noProof/>
              </w:rPr>
              <w:t>3.19</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Original Verification</w:t>
            </w:r>
            <w:r>
              <w:rPr>
                <w:noProof/>
                <w:webHidden/>
              </w:rPr>
              <w:tab/>
            </w:r>
            <w:r>
              <w:rPr>
                <w:noProof/>
                <w:webHidden/>
              </w:rPr>
              <w:fldChar w:fldCharType="begin"/>
            </w:r>
            <w:r>
              <w:rPr>
                <w:noProof/>
                <w:webHidden/>
              </w:rPr>
              <w:instrText xml:space="preserve"> PAGEREF _Toc206760679 \h </w:instrText>
            </w:r>
            <w:r>
              <w:rPr>
                <w:noProof/>
                <w:webHidden/>
              </w:rPr>
            </w:r>
            <w:r>
              <w:rPr>
                <w:noProof/>
                <w:webHidden/>
              </w:rPr>
              <w:fldChar w:fldCharType="separate"/>
            </w:r>
            <w:r>
              <w:rPr>
                <w:noProof/>
                <w:webHidden/>
              </w:rPr>
              <w:t>83</w:t>
            </w:r>
            <w:r>
              <w:rPr>
                <w:noProof/>
                <w:webHidden/>
              </w:rPr>
              <w:fldChar w:fldCharType="end"/>
            </w:r>
          </w:hyperlink>
        </w:p>
        <w:p w14:paraId="50D666B8" w14:textId="32DB6A7C" w:rsidR="00D0623C" w:rsidRDefault="00D0623C">
          <w:pPr>
            <w:pStyle w:val="TOC3"/>
            <w:tabs>
              <w:tab w:val="right" w:leader="dot" w:pos="9016"/>
            </w:tabs>
            <w:rPr>
              <w:rFonts w:asciiTheme="minorHAnsi" w:eastAsiaTheme="minorEastAsia" w:hAnsiTheme="minorHAnsi" w:cstheme="minorBidi"/>
              <w:noProof/>
              <w:kern w:val="2"/>
              <w:szCs w:val="24"/>
              <w:lang w:eastAsia="en-US"/>
              <w14:ligatures w14:val="standardContextual"/>
            </w:rPr>
          </w:pPr>
          <w:hyperlink w:anchor="_Toc206760680" w:history="1">
            <w:r w:rsidRPr="000C49F9">
              <w:rPr>
                <w:rStyle w:val="Hyperlink"/>
                <w:noProof/>
              </w:rPr>
              <w:t>3.19.1 Description</w:t>
            </w:r>
            <w:r>
              <w:rPr>
                <w:noProof/>
                <w:webHidden/>
              </w:rPr>
              <w:tab/>
            </w:r>
            <w:r>
              <w:rPr>
                <w:noProof/>
                <w:webHidden/>
              </w:rPr>
              <w:fldChar w:fldCharType="begin"/>
            </w:r>
            <w:r>
              <w:rPr>
                <w:noProof/>
                <w:webHidden/>
              </w:rPr>
              <w:instrText xml:space="preserve"> PAGEREF _Toc206760680 \h </w:instrText>
            </w:r>
            <w:r>
              <w:rPr>
                <w:noProof/>
                <w:webHidden/>
              </w:rPr>
            </w:r>
            <w:r>
              <w:rPr>
                <w:noProof/>
                <w:webHidden/>
              </w:rPr>
              <w:fldChar w:fldCharType="separate"/>
            </w:r>
            <w:r>
              <w:rPr>
                <w:noProof/>
                <w:webHidden/>
              </w:rPr>
              <w:t>83</w:t>
            </w:r>
            <w:r>
              <w:rPr>
                <w:noProof/>
                <w:webHidden/>
              </w:rPr>
              <w:fldChar w:fldCharType="end"/>
            </w:r>
          </w:hyperlink>
        </w:p>
        <w:p w14:paraId="4C2F8A6B" w14:textId="63EC1C48"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81" w:history="1">
            <w:r w:rsidRPr="000C49F9">
              <w:rPr>
                <w:rStyle w:val="Hyperlink"/>
                <w:noProof/>
              </w:rPr>
              <w:t>3.19.2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Access Details</w:t>
            </w:r>
            <w:r>
              <w:rPr>
                <w:noProof/>
                <w:webHidden/>
              </w:rPr>
              <w:tab/>
            </w:r>
            <w:r>
              <w:rPr>
                <w:noProof/>
                <w:webHidden/>
              </w:rPr>
              <w:fldChar w:fldCharType="begin"/>
            </w:r>
            <w:r>
              <w:rPr>
                <w:noProof/>
                <w:webHidden/>
              </w:rPr>
              <w:instrText xml:space="preserve"> PAGEREF _Toc206760681 \h </w:instrText>
            </w:r>
            <w:r>
              <w:rPr>
                <w:noProof/>
                <w:webHidden/>
              </w:rPr>
            </w:r>
            <w:r>
              <w:rPr>
                <w:noProof/>
                <w:webHidden/>
              </w:rPr>
              <w:fldChar w:fldCharType="separate"/>
            </w:r>
            <w:r>
              <w:rPr>
                <w:noProof/>
                <w:webHidden/>
              </w:rPr>
              <w:t>85</w:t>
            </w:r>
            <w:r>
              <w:rPr>
                <w:noProof/>
                <w:webHidden/>
              </w:rPr>
              <w:fldChar w:fldCharType="end"/>
            </w:r>
          </w:hyperlink>
        </w:p>
        <w:p w14:paraId="56DE0216" w14:textId="517B890E"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82" w:history="1">
            <w:r w:rsidRPr="000C49F9">
              <w:rPr>
                <w:rStyle w:val="Hyperlink"/>
                <w:noProof/>
              </w:rPr>
              <w:t>3.20</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Hold</w:t>
            </w:r>
            <w:r>
              <w:rPr>
                <w:noProof/>
                <w:webHidden/>
              </w:rPr>
              <w:tab/>
            </w:r>
            <w:r>
              <w:rPr>
                <w:noProof/>
                <w:webHidden/>
              </w:rPr>
              <w:fldChar w:fldCharType="begin"/>
            </w:r>
            <w:r>
              <w:rPr>
                <w:noProof/>
                <w:webHidden/>
              </w:rPr>
              <w:instrText xml:space="preserve"> PAGEREF _Toc206760682 \h </w:instrText>
            </w:r>
            <w:r>
              <w:rPr>
                <w:noProof/>
                <w:webHidden/>
              </w:rPr>
            </w:r>
            <w:r>
              <w:rPr>
                <w:noProof/>
                <w:webHidden/>
              </w:rPr>
              <w:fldChar w:fldCharType="separate"/>
            </w:r>
            <w:r>
              <w:rPr>
                <w:noProof/>
                <w:webHidden/>
              </w:rPr>
              <w:t>85</w:t>
            </w:r>
            <w:r>
              <w:rPr>
                <w:noProof/>
                <w:webHidden/>
              </w:rPr>
              <w:fldChar w:fldCharType="end"/>
            </w:r>
          </w:hyperlink>
        </w:p>
        <w:p w14:paraId="1E02F051" w14:textId="75815B2F" w:rsidR="00D0623C" w:rsidRDefault="00D0623C">
          <w:pPr>
            <w:pStyle w:val="TOC3"/>
            <w:tabs>
              <w:tab w:val="right" w:leader="dot" w:pos="9016"/>
            </w:tabs>
            <w:rPr>
              <w:rFonts w:asciiTheme="minorHAnsi" w:eastAsiaTheme="minorEastAsia" w:hAnsiTheme="minorHAnsi" w:cstheme="minorBidi"/>
              <w:noProof/>
              <w:kern w:val="2"/>
              <w:szCs w:val="24"/>
              <w:lang w:eastAsia="en-US"/>
              <w14:ligatures w14:val="standardContextual"/>
            </w:rPr>
          </w:pPr>
          <w:hyperlink w:anchor="_Toc206760683" w:history="1">
            <w:r w:rsidRPr="000C49F9">
              <w:rPr>
                <w:rStyle w:val="Hyperlink"/>
                <w:noProof/>
              </w:rPr>
              <w:t>3.14.1 Description</w:t>
            </w:r>
            <w:r>
              <w:rPr>
                <w:noProof/>
                <w:webHidden/>
              </w:rPr>
              <w:tab/>
            </w:r>
            <w:r>
              <w:rPr>
                <w:noProof/>
                <w:webHidden/>
              </w:rPr>
              <w:fldChar w:fldCharType="begin"/>
            </w:r>
            <w:r>
              <w:rPr>
                <w:noProof/>
                <w:webHidden/>
              </w:rPr>
              <w:instrText xml:space="preserve"> PAGEREF _Toc206760683 \h </w:instrText>
            </w:r>
            <w:r>
              <w:rPr>
                <w:noProof/>
                <w:webHidden/>
              </w:rPr>
            </w:r>
            <w:r>
              <w:rPr>
                <w:noProof/>
                <w:webHidden/>
              </w:rPr>
              <w:fldChar w:fldCharType="separate"/>
            </w:r>
            <w:r>
              <w:rPr>
                <w:noProof/>
                <w:webHidden/>
              </w:rPr>
              <w:t>85</w:t>
            </w:r>
            <w:r>
              <w:rPr>
                <w:noProof/>
                <w:webHidden/>
              </w:rPr>
              <w:fldChar w:fldCharType="end"/>
            </w:r>
          </w:hyperlink>
        </w:p>
        <w:p w14:paraId="71CA2399" w14:textId="114D41B2"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84" w:history="1">
            <w:r w:rsidRPr="000C49F9">
              <w:rPr>
                <w:rStyle w:val="Hyperlink"/>
                <w:noProof/>
              </w:rPr>
              <w:t>3.20.2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Access Details</w:t>
            </w:r>
            <w:r>
              <w:rPr>
                <w:noProof/>
                <w:webHidden/>
              </w:rPr>
              <w:tab/>
            </w:r>
            <w:r>
              <w:rPr>
                <w:noProof/>
                <w:webHidden/>
              </w:rPr>
              <w:fldChar w:fldCharType="begin"/>
            </w:r>
            <w:r>
              <w:rPr>
                <w:noProof/>
                <w:webHidden/>
              </w:rPr>
              <w:instrText xml:space="preserve"> PAGEREF _Toc206760684 \h </w:instrText>
            </w:r>
            <w:r>
              <w:rPr>
                <w:noProof/>
                <w:webHidden/>
              </w:rPr>
            </w:r>
            <w:r>
              <w:rPr>
                <w:noProof/>
                <w:webHidden/>
              </w:rPr>
              <w:fldChar w:fldCharType="separate"/>
            </w:r>
            <w:r>
              <w:rPr>
                <w:noProof/>
                <w:webHidden/>
              </w:rPr>
              <w:t>86</w:t>
            </w:r>
            <w:r>
              <w:rPr>
                <w:noProof/>
                <w:webHidden/>
              </w:rPr>
              <w:fldChar w:fldCharType="end"/>
            </w:r>
          </w:hyperlink>
        </w:p>
        <w:p w14:paraId="72C48C0E" w14:textId="19B66593"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85" w:history="1">
            <w:r w:rsidRPr="000C49F9">
              <w:rPr>
                <w:rStyle w:val="Hyperlink"/>
                <w:noProof/>
              </w:rPr>
              <w:t>3.21</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Initiator Return</w:t>
            </w:r>
            <w:r>
              <w:rPr>
                <w:noProof/>
                <w:webHidden/>
              </w:rPr>
              <w:tab/>
            </w:r>
            <w:r>
              <w:rPr>
                <w:noProof/>
                <w:webHidden/>
              </w:rPr>
              <w:fldChar w:fldCharType="begin"/>
            </w:r>
            <w:r>
              <w:rPr>
                <w:noProof/>
                <w:webHidden/>
              </w:rPr>
              <w:instrText xml:space="preserve"> PAGEREF _Toc206760685 \h </w:instrText>
            </w:r>
            <w:r>
              <w:rPr>
                <w:noProof/>
                <w:webHidden/>
              </w:rPr>
            </w:r>
            <w:r>
              <w:rPr>
                <w:noProof/>
                <w:webHidden/>
              </w:rPr>
              <w:fldChar w:fldCharType="separate"/>
            </w:r>
            <w:r>
              <w:rPr>
                <w:noProof/>
                <w:webHidden/>
              </w:rPr>
              <w:t>86</w:t>
            </w:r>
            <w:r>
              <w:rPr>
                <w:noProof/>
                <w:webHidden/>
              </w:rPr>
              <w:fldChar w:fldCharType="end"/>
            </w:r>
          </w:hyperlink>
        </w:p>
        <w:p w14:paraId="793DEF71" w14:textId="5B4F4199" w:rsidR="00D0623C" w:rsidRDefault="00D0623C">
          <w:pPr>
            <w:pStyle w:val="TOC3"/>
            <w:tabs>
              <w:tab w:val="right" w:leader="dot" w:pos="9016"/>
            </w:tabs>
            <w:rPr>
              <w:rFonts w:asciiTheme="minorHAnsi" w:eastAsiaTheme="minorEastAsia" w:hAnsiTheme="minorHAnsi" w:cstheme="minorBidi"/>
              <w:noProof/>
              <w:kern w:val="2"/>
              <w:szCs w:val="24"/>
              <w:lang w:eastAsia="en-US"/>
              <w14:ligatures w14:val="standardContextual"/>
            </w:rPr>
          </w:pPr>
          <w:hyperlink w:anchor="_Toc206760686" w:history="1">
            <w:r w:rsidRPr="000C49F9">
              <w:rPr>
                <w:rStyle w:val="Hyperlink"/>
                <w:noProof/>
              </w:rPr>
              <w:t>3.21.1 Description</w:t>
            </w:r>
            <w:r>
              <w:rPr>
                <w:noProof/>
                <w:webHidden/>
              </w:rPr>
              <w:tab/>
            </w:r>
            <w:r>
              <w:rPr>
                <w:noProof/>
                <w:webHidden/>
              </w:rPr>
              <w:fldChar w:fldCharType="begin"/>
            </w:r>
            <w:r>
              <w:rPr>
                <w:noProof/>
                <w:webHidden/>
              </w:rPr>
              <w:instrText xml:space="preserve"> PAGEREF _Toc206760686 \h </w:instrText>
            </w:r>
            <w:r>
              <w:rPr>
                <w:noProof/>
                <w:webHidden/>
              </w:rPr>
            </w:r>
            <w:r>
              <w:rPr>
                <w:noProof/>
                <w:webHidden/>
              </w:rPr>
              <w:fldChar w:fldCharType="separate"/>
            </w:r>
            <w:r>
              <w:rPr>
                <w:noProof/>
                <w:webHidden/>
              </w:rPr>
              <w:t>86</w:t>
            </w:r>
            <w:r>
              <w:rPr>
                <w:noProof/>
                <w:webHidden/>
              </w:rPr>
              <w:fldChar w:fldCharType="end"/>
            </w:r>
          </w:hyperlink>
        </w:p>
        <w:p w14:paraId="5817B3B7" w14:textId="7FEF78EF"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87" w:history="1">
            <w:r w:rsidRPr="000C49F9">
              <w:rPr>
                <w:rStyle w:val="Hyperlink"/>
                <w:noProof/>
              </w:rPr>
              <w:t>3.14.3</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Access Details</w:t>
            </w:r>
            <w:r>
              <w:rPr>
                <w:noProof/>
                <w:webHidden/>
              </w:rPr>
              <w:tab/>
            </w:r>
            <w:r>
              <w:rPr>
                <w:noProof/>
                <w:webHidden/>
              </w:rPr>
              <w:fldChar w:fldCharType="begin"/>
            </w:r>
            <w:r>
              <w:rPr>
                <w:noProof/>
                <w:webHidden/>
              </w:rPr>
              <w:instrText xml:space="preserve"> PAGEREF _Toc206760687 \h </w:instrText>
            </w:r>
            <w:r>
              <w:rPr>
                <w:noProof/>
                <w:webHidden/>
              </w:rPr>
            </w:r>
            <w:r>
              <w:rPr>
                <w:noProof/>
                <w:webHidden/>
              </w:rPr>
              <w:fldChar w:fldCharType="separate"/>
            </w:r>
            <w:r>
              <w:rPr>
                <w:noProof/>
                <w:webHidden/>
              </w:rPr>
              <w:t>88</w:t>
            </w:r>
            <w:r>
              <w:rPr>
                <w:noProof/>
                <w:webHidden/>
              </w:rPr>
              <w:fldChar w:fldCharType="end"/>
            </w:r>
          </w:hyperlink>
        </w:p>
        <w:p w14:paraId="20566274" w14:textId="3E70794D"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88" w:history="1">
            <w:r w:rsidRPr="000C49F9">
              <w:rPr>
                <w:rStyle w:val="Hyperlink"/>
                <w:noProof/>
              </w:rPr>
              <w:t>3.22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Initiator Hold</w:t>
            </w:r>
            <w:r>
              <w:rPr>
                <w:noProof/>
                <w:webHidden/>
              </w:rPr>
              <w:tab/>
            </w:r>
            <w:r>
              <w:rPr>
                <w:noProof/>
                <w:webHidden/>
              </w:rPr>
              <w:fldChar w:fldCharType="begin"/>
            </w:r>
            <w:r>
              <w:rPr>
                <w:noProof/>
                <w:webHidden/>
              </w:rPr>
              <w:instrText xml:space="preserve"> PAGEREF _Toc206760688 \h </w:instrText>
            </w:r>
            <w:r>
              <w:rPr>
                <w:noProof/>
                <w:webHidden/>
              </w:rPr>
            </w:r>
            <w:r>
              <w:rPr>
                <w:noProof/>
                <w:webHidden/>
              </w:rPr>
              <w:fldChar w:fldCharType="separate"/>
            </w:r>
            <w:r>
              <w:rPr>
                <w:noProof/>
                <w:webHidden/>
              </w:rPr>
              <w:t>88</w:t>
            </w:r>
            <w:r>
              <w:rPr>
                <w:noProof/>
                <w:webHidden/>
              </w:rPr>
              <w:fldChar w:fldCharType="end"/>
            </w:r>
          </w:hyperlink>
        </w:p>
        <w:p w14:paraId="2D0BAFFE" w14:textId="41DCA6C3" w:rsidR="00D0623C" w:rsidRDefault="00D0623C">
          <w:pPr>
            <w:pStyle w:val="TOC3"/>
            <w:tabs>
              <w:tab w:val="right" w:leader="dot" w:pos="9016"/>
            </w:tabs>
            <w:rPr>
              <w:rFonts w:asciiTheme="minorHAnsi" w:eastAsiaTheme="minorEastAsia" w:hAnsiTheme="minorHAnsi" w:cstheme="minorBidi"/>
              <w:noProof/>
              <w:kern w:val="2"/>
              <w:szCs w:val="24"/>
              <w:lang w:eastAsia="en-US"/>
              <w14:ligatures w14:val="standardContextual"/>
            </w:rPr>
          </w:pPr>
          <w:hyperlink w:anchor="_Toc206760689" w:history="1">
            <w:r w:rsidRPr="000C49F9">
              <w:rPr>
                <w:rStyle w:val="Hyperlink"/>
                <w:noProof/>
              </w:rPr>
              <w:t>3.22.1 Description</w:t>
            </w:r>
            <w:r>
              <w:rPr>
                <w:noProof/>
                <w:webHidden/>
              </w:rPr>
              <w:tab/>
            </w:r>
            <w:r>
              <w:rPr>
                <w:noProof/>
                <w:webHidden/>
              </w:rPr>
              <w:fldChar w:fldCharType="begin"/>
            </w:r>
            <w:r>
              <w:rPr>
                <w:noProof/>
                <w:webHidden/>
              </w:rPr>
              <w:instrText xml:space="preserve"> PAGEREF _Toc206760689 \h </w:instrText>
            </w:r>
            <w:r>
              <w:rPr>
                <w:noProof/>
                <w:webHidden/>
              </w:rPr>
            </w:r>
            <w:r>
              <w:rPr>
                <w:noProof/>
                <w:webHidden/>
              </w:rPr>
              <w:fldChar w:fldCharType="separate"/>
            </w:r>
            <w:r>
              <w:rPr>
                <w:noProof/>
                <w:webHidden/>
              </w:rPr>
              <w:t>88</w:t>
            </w:r>
            <w:r>
              <w:rPr>
                <w:noProof/>
                <w:webHidden/>
              </w:rPr>
              <w:fldChar w:fldCharType="end"/>
            </w:r>
          </w:hyperlink>
        </w:p>
        <w:p w14:paraId="346B716D" w14:textId="260C4C12"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90" w:history="1">
            <w:r w:rsidRPr="000C49F9">
              <w:rPr>
                <w:rStyle w:val="Hyperlink"/>
                <w:noProof/>
              </w:rPr>
              <w:t>3.22.1</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Access Details</w:t>
            </w:r>
            <w:r>
              <w:rPr>
                <w:noProof/>
                <w:webHidden/>
              </w:rPr>
              <w:tab/>
            </w:r>
            <w:r>
              <w:rPr>
                <w:noProof/>
                <w:webHidden/>
              </w:rPr>
              <w:fldChar w:fldCharType="begin"/>
            </w:r>
            <w:r>
              <w:rPr>
                <w:noProof/>
                <w:webHidden/>
              </w:rPr>
              <w:instrText xml:space="preserve"> PAGEREF _Toc206760690 \h </w:instrText>
            </w:r>
            <w:r>
              <w:rPr>
                <w:noProof/>
                <w:webHidden/>
              </w:rPr>
            </w:r>
            <w:r>
              <w:rPr>
                <w:noProof/>
                <w:webHidden/>
              </w:rPr>
              <w:fldChar w:fldCharType="separate"/>
            </w:r>
            <w:r>
              <w:rPr>
                <w:noProof/>
                <w:webHidden/>
              </w:rPr>
              <w:t>89</w:t>
            </w:r>
            <w:r>
              <w:rPr>
                <w:noProof/>
                <w:webHidden/>
              </w:rPr>
              <w:fldChar w:fldCharType="end"/>
            </w:r>
          </w:hyperlink>
        </w:p>
        <w:p w14:paraId="18EB2762" w14:textId="69E8A3DF"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91" w:history="1">
            <w:r w:rsidRPr="000C49F9">
              <w:rPr>
                <w:rStyle w:val="Hyperlink"/>
                <w:noProof/>
              </w:rPr>
              <w:t>3.23</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Collect 1</w:t>
            </w:r>
            <w:r>
              <w:rPr>
                <w:noProof/>
                <w:webHidden/>
              </w:rPr>
              <w:tab/>
            </w:r>
            <w:r>
              <w:rPr>
                <w:noProof/>
                <w:webHidden/>
              </w:rPr>
              <w:fldChar w:fldCharType="begin"/>
            </w:r>
            <w:r>
              <w:rPr>
                <w:noProof/>
                <w:webHidden/>
              </w:rPr>
              <w:instrText xml:space="preserve"> PAGEREF _Toc206760691 \h </w:instrText>
            </w:r>
            <w:r>
              <w:rPr>
                <w:noProof/>
                <w:webHidden/>
              </w:rPr>
            </w:r>
            <w:r>
              <w:rPr>
                <w:noProof/>
                <w:webHidden/>
              </w:rPr>
              <w:fldChar w:fldCharType="separate"/>
            </w:r>
            <w:r>
              <w:rPr>
                <w:noProof/>
                <w:webHidden/>
              </w:rPr>
              <w:t>89</w:t>
            </w:r>
            <w:r>
              <w:rPr>
                <w:noProof/>
                <w:webHidden/>
              </w:rPr>
              <w:fldChar w:fldCharType="end"/>
            </w:r>
          </w:hyperlink>
        </w:p>
        <w:p w14:paraId="1052AAB4" w14:textId="1DC60D3A"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92" w:history="1">
            <w:r w:rsidRPr="000C49F9">
              <w:rPr>
                <w:rStyle w:val="Hyperlink"/>
                <w:noProof/>
              </w:rPr>
              <w:t>3.23.1</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Description</w:t>
            </w:r>
            <w:r>
              <w:rPr>
                <w:noProof/>
                <w:webHidden/>
              </w:rPr>
              <w:tab/>
            </w:r>
            <w:r>
              <w:rPr>
                <w:noProof/>
                <w:webHidden/>
              </w:rPr>
              <w:fldChar w:fldCharType="begin"/>
            </w:r>
            <w:r>
              <w:rPr>
                <w:noProof/>
                <w:webHidden/>
              </w:rPr>
              <w:instrText xml:space="preserve"> PAGEREF _Toc206760692 \h </w:instrText>
            </w:r>
            <w:r>
              <w:rPr>
                <w:noProof/>
                <w:webHidden/>
              </w:rPr>
            </w:r>
            <w:r>
              <w:rPr>
                <w:noProof/>
                <w:webHidden/>
              </w:rPr>
              <w:fldChar w:fldCharType="separate"/>
            </w:r>
            <w:r>
              <w:rPr>
                <w:noProof/>
                <w:webHidden/>
              </w:rPr>
              <w:t>89</w:t>
            </w:r>
            <w:r>
              <w:rPr>
                <w:noProof/>
                <w:webHidden/>
              </w:rPr>
              <w:fldChar w:fldCharType="end"/>
            </w:r>
          </w:hyperlink>
        </w:p>
        <w:p w14:paraId="4E6B7589" w14:textId="327537A0"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93" w:history="1">
            <w:r w:rsidRPr="000C49F9">
              <w:rPr>
                <w:rStyle w:val="Hyperlink"/>
                <w:noProof/>
              </w:rPr>
              <w:t>3.23.2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Access Details</w:t>
            </w:r>
            <w:r>
              <w:rPr>
                <w:noProof/>
                <w:webHidden/>
              </w:rPr>
              <w:tab/>
            </w:r>
            <w:r>
              <w:rPr>
                <w:noProof/>
                <w:webHidden/>
              </w:rPr>
              <w:fldChar w:fldCharType="begin"/>
            </w:r>
            <w:r>
              <w:rPr>
                <w:noProof/>
                <w:webHidden/>
              </w:rPr>
              <w:instrText xml:space="preserve"> PAGEREF _Toc206760693 \h </w:instrText>
            </w:r>
            <w:r>
              <w:rPr>
                <w:noProof/>
                <w:webHidden/>
              </w:rPr>
            </w:r>
            <w:r>
              <w:rPr>
                <w:noProof/>
                <w:webHidden/>
              </w:rPr>
              <w:fldChar w:fldCharType="separate"/>
            </w:r>
            <w:r>
              <w:rPr>
                <w:noProof/>
                <w:webHidden/>
              </w:rPr>
              <w:t>92</w:t>
            </w:r>
            <w:r>
              <w:rPr>
                <w:noProof/>
                <w:webHidden/>
              </w:rPr>
              <w:fldChar w:fldCharType="end"/>
            </w:r>
          </w:hyperlink>
        </w:p>
        <w:p w14:paraId="0B88E0D0" w14:textId="4CB81FB5"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94" w:history="1">
            <w:r w:rsidRPr="000C49F9">
              <w:rPr>
                <w:rStyle w:val="Hyperlink"/>
                <w:noProof/>
              </w:rPr>
              <w:t>3.24</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Collect 2</w:t>
            </w:r>
            <w:r>
              <w:rPr>
                <w:noProof/>
                <w:webHidden/>
              </w:rPr>
              <w:tab/>
            </w:r>
            <w:r>
              <w:rPr>
                <w:noProof/>
                <w:webHidden/>
              </w:rPr>
              <w:fldChar w:fldCharType="begin"/>
            </w:r>
            <w:r>
              <w:rPr>
                <w:noProof/>
                <w:webHidden/>
              </w:rPr>
              <w:instrText xml:space="preserve"> PAGEREF _Toc206760694 \h </w:instrText>
            </w:r>
            <w:r>
              <w:rPr>
                <w:noProof/>
                <w:webHidden/>
              </w:rPr>
            </w:r>
            <w:r>
              <w:rPr>
                <w:noProof/>
                <w:webHidden/>
              </w:rPr>
              <w:fldChar w:fldCharType="separate"/>
            </w:r>
            <w:r>
              <w:rPr>
                <w:noProof/>
                <w:webHidden/>
              </w:rPr>
              <w:t>92</w:t>
            </w:r>
            <w:r>
              <w:rPr>
                <w:noProof/>
                <w:webHidden/>
              </w:rPr>
              <w:fldChar w:fldCharType="end"/>
            </w:r>
          </w:hyperlink>
        </w:p>
        <w:p w14:paraId="1D254F73" w14:textId="176E62B4"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95" w:history="1">
            <w:r w:rsidRPr="000C49F9">
              <w:rPr>
                <w:rStyle w:val="Hyperlink"/>
                <w:noProof/>
              </w:rPr>
              <w:t>3.24.1</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Description</w:t>
            </w:r>
            <w:r>
              <w:rPr>
                <w:noProof/>
                <w:webHidden/>
              </w:rPr>
              <w:tab/>
            </w:r>
            <w:r>
              <w:rPr>
                <w:noProof/>
                <w:webHidden/>
              </w:rPr>
              <w:fldChar w:fldCharType="begin"/>
            </w:r>
            <w:r>
              <w:rPr>
                <w:noProof/>
                <w:webHidden/>
              </w:rPr>
              <w:instrText xml:space="preserve"> PAGEREF _Toc206760695 \h </w:instrText>
            </w:r>
            <w:r>
              <w:rPr>
                <w:noProof/>
                <w:webHidden/>
              </w:rPr>
            </w:r>
            <w:r>
              <w:rPr>
                <w:noProof/>
                <w:webHidden/>
              </w:rPr>
              <w:fldChar w:fldCharType="separate"/>
            </w:r>
            <w:r>
              <w:rPr>
                <w:noProof/>
                <w:webHidden/>
              </w:rPr>
              <w:t>92</w:t>
            </w:r>
            <w:r>
              <w:rPr>
                <w:noProof/>
                <w:webHidden/>
              </w:rPr>
              <w:fldChar w:fldCharType="end"/>
            </w:r>
          </w:hyperlink>
        </w:p>
        <w:p w14:paraId="3B65B7FC" w14:textId="33C3F690"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96" w:history="1">
            <w:r w:rsidRPr="000C49F9">
              <w:rPr>
                <w:rStyle w:val="Hyperlink"/>
                <w:noProof/>
              </w:rPr>
              <w:t>3.24.2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Access Details</w:t>
            </w:r>
            <w:r>
              <w:rPr>
                <w:noProof/>
                <w:webHidden/>
              </w:rPr>
              <w:tab/>
            </w:r>
            <w:r>
              <w:rPr>
                <w:noProof/>
                <w:webHidden/>
              </w:rPr>
              <w:fldChar w:fldCharType="begin"/>
            </w:r>
            <w:r>
              <w:rPr>
                <w:noProof/>
                <w:webHidden/>
              </w:rPr>
              <w:instrText xml:space="preserve"> PAGEREF _Toc206760696 \h </w:instrText>
            </w:r>
            <w:r>
              <w:rPr>
                <w:noProof/>
                <w:webHidden/>
              </w:rPr>
            </w:r>
            <w:r>
              <w:rPr>
                <w:noProof/>
                <w:webHidden/>
              </w:rPr>
              <w:fldChar w:fldCharType="separate"/>
            </w:r>
            <w:r>
              <w:rPr>
                <w:noProof/>
                <w:webHidden/>
              </w:rPr>
              <w:t>93</w:t>
            </w:r>
            <w:r>
              <w:rPr>
                <w:noProof/>
                <w:webHidden/>
              </w:rPr>
              <w:fldChar w:fldCharType="end"/>
            </w:r>
          </w:hyperlink>
        </w:p>
        <w:p w14:paraId="485003C8" w14:textId="49229B94"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697" w:history="1">
            <w:r w:rsidRPr="000C49F9">
              <w:rPr>
                <w:rStyle w:val="Hyperlink"/>
                <w:noProof/>
              </w:rPr>
              <w:t>3.25</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Integration Error Handling</w:t>
            </w:r>
            <w:r>
              <w:rPr>
                <w:noProof/>
                <w:webHidden/>
              </w:rPr>
              <w:tab/>
            </w:r>
            <w:r>
              <w:rPr>
                <w:noProof/>
                <w:webHidden/>
              </w:rPr>
              <w:fldChar w:fldCharType="begin"/>
            </w:r>
            <w:r>
              <w:rPr>
                <w:noProof/>
                <w:webHidden/>
              </w:rPr>
              <w:instrText xml:space="preserve"> PAGEREF _Toc206760697 \h </w:instrText>
            </w:r>
            <w:r>
              <w:rPr>
                <w:noProof/>
                <w:webHidden/>
              </w:rPr>
            </w:r>
            <w:r>
              <w:rPr>
                <w:noProof/>
                <w:webHidden/>
              </w:rPr>
              <w:fldChar w:fldCharType="separate"/>
            </w:r>
            <w:r>
              <w:rPr>
                <w:noProof/>
                <w:webHidden/>
              </w:rPr>
              <w:t>93</w:t>
            </w:r>
            <w:r>
              <w:rPr>
                <w:noProof/>
                <w:webHidden/>
              </w:rPr>
              <w:fldChar w:fldCharType="end"/>
            </w:r>
          </w:hyperlink>
        </w:p>
        <w:p w14:paraId="40ADE334" w14:textId="52AA7DE3"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98" w:history="1">
            <w:r w:rsidRPr="000C49F9">
              <w:rPr>
                <w:rStyle w:val="Hyperlink"/>
                <w:noProof/>
              </w:rPr>
              <w:t>3.25.1</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Description</w:t>
            </w:r>
            <w:r>
              <w:rPr>
                <w:noProof/>
                <w:webHidden/>
              </w:rPr>
              <w:tab/>
            </w:r>
            <w:r>
              <w:rPr>
                <w:noProof/>
                <w:webHidden/>
              </w:rPr>
              <w:fldChar w:fldCharType="begin"/>
            </w:r>
            <w:r>
              <w:rPr>
                <w:noProof/>
                <w:webHidden/>
              </w:rPr>
              <w:instrText xml:space="preserve"> PAGEREF _Toc206760698 \h </w:instrText>
            </w:r>
            <w:r>
              <w:rPr>
                <w:noProof/>
                <w:webHidden/>
              </w:rPr>
            </w:r>
            <w:r>
              <w:rPr>
                <w:noProof/>
                <w:webHidden/>
              </w:rPr>
              <w:fldChar w:fldCharType="separate"/>
            </w:r>
            <w:r>
              <w:rPr>
                <w:noProof/>
                <w:webHidden/>
              </w:rPr>
              <w:t>93</w:t>
            </w:r>
            <w:r>
              <w:rPr>
                <w:noProof/>
                <w:webHidden/>
              </w:rPr>
              <w:fldChar w:fldCharType="end"/>
            </w:r>
          </w:hyperlink>
        </w:p>
        <w:p w14:paraId="69F209AB" w14:textId="3AD08DB6"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699" w:history="1">
            <w:r w:rsidRPr="000C49F9">
              <w:rPr>
                <w:rStyle w:val="Hyperlink"/>
                <w:noProof/>
              </w:rPr>
              <w:t>3.25.2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Access Details</w:t>
            </w:r>
            <w:r>
              <w:rPr>
                <w:noProof/>
                <w:webHidden/>
              </w:rPr>
              <w:tab/>
            </w:r>
            <w:r>
              <w:rPr>
                <w:noProof/>
                <w:webHidden/>
              </w:rPr>
              <w:fldChar w:fldCharType="begin"/>
            </w:r>
            <w:r>
              <w:rPr>
                <w:noProof/>
                <w:webHidden/>
              </w:rPr>
              <w:instrText xml:space="preserve"> PAGEREF _Toc206760699 \h </w:instrText>
            </w:r>
            <w:r>
              <w:rPr>
                <w:noProof/>
                <w:webHidden/>
              </w:rPr>
            </w:r>
            <w:r>
              <w:rPr>
                <w:noProof/>
                <w:webHidden/>
              </w:rPr>
              <w:fldChar w:fldCharType="separate"/>
            </w:r>
            <w:r>
              <w:rPr>
                <w:noProof/>
                <w:webHidden/>
              </w:rPr>
              <w:t>94</w:t>
            </w:r>
            <w:r>
              <w:rPr>
                <w:noProof/>
                <w:webHidden/>
              </w:rPr>
              <w:fldChar w:fldCharType="end"/>
            </w:r>
          </w:hyperlink>
        </w:p>
        <w:p w14:paraId="0569E5C7" w14:textId="06BF6BA4"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700" w:history="1">
            <w:r w:rsidRPr="000C49F9">
              <w:rPr>
                <w:rStyle w:val="Hyperlink"/>
                <w:noProof/>
              </w:rPr>
              <w:t>3.26</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Account Closure</w:t>
            </w:r>
            <w:r>
              <w:rPr>
                <w:noProof/>
                <w:webHidden/>
              </w:rPr>
              <w:tab/>
            </w:r>
            <w:r>
              <w:rPr>
                <w:noProof/>
                <w:webHidden/>
              </w:rPr>
              <w:fldChar w:fldCharType="begin"/>
            </w:r>
            <w:r>
              <w:rPr>
                <w:noProof/>
                <w:webHidden/>
              </w:rPr>
              <w:instrText xml:space="preserve"> PAGEREF _Toc206760700 \h </w:instrText>
            </w:r>
            <w:r>
              <w:rPr>
                <w:noProof/>
                <w:webHidden/>
              </w:rPr>
            </w:r>
            <w:r>
              <w:rPr>
                <w:noProof/>
                <w:webHidden/>
              </w:rPr>
              <w:fldChar w:fldCharType="separate"/>
            </w:r>
            <w:r>
              <w:rPr>
                <w:noProof/>
                <w:webHidden/>
              </w:rPr>
              <w:t>94</w:t>
            </w:r>
            <w:r>
              <w:rPr>
                <w:noProof/>
                <w:webHidden/>
              </w:rPr>
              <w:fldChar w:fldCharType="end"/>
            </w:r>
          </w:hyperlink>
        </w:p>
        <w:p w14:paraId="4AA0B20C" w14:textId="4BD950CB"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701" w:history="1">
            <w:r w:rsidRPr="000C49F9">
              <w:rPr>
                <w:rStyle w:val="Hyperlink"/>
                <w:noProof/>
              </w:rPr>
              <w:t>3.26.1</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Description</w:t>
            </w:r>
            <w:r>
              <w:rPr>
                <w:noProof/>
                <w:webHidden/>
              </w:rPr>
              <w:tab/>
            </w:r>
            <w:r>
              <w:rPr>
                <w:noProof/>
                <w:webHidden/>
              </w:rPr>
              <w:fldChar w:fldCharType="begin"/>
            </w:r>
            <w:r>
              <w:rPr>
                <w:noProof/>
                <w:webHidden/>
              </w:rPr>
              <w:instrText xml:space="preserve"> PAGEREF _Toc206760701 \h </w:instrText>
            </w:r>
            <w:r>
              <w:rPr>
                <w:noProof/>
                <w:webHidden/>
              </w:rPr>
            </w:r>
            <w:r>
              <w:rPr>
                <w:noProof/>
                <w:webHidden/>
              </w:rPr>
              <w:fldChar w:fldCharType="separate"/>
            </w:r>
            <w:r>
              <w:rPr>
                <w:noProof/>
                <w:webHidden/>
              </w:rPr>
              <w:t>94</w:t>
            </w:r>
            <w:r>
              <w:rPr>
                <w:noProof/>
                <w:webHidden/>
              </w:rPr>
              <w:fldChar w:fldCharType="end"/>
            </w:r>
          </w:hyperlink>
        </w:p>
        <w:p w14:paraId="11DB5D64" w14:textId="5548929D"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702" w:history="1">
            <w:r w:rsidRPr="000C49F9">
              <w:rPr>
                <w:rStyle w:val="Hyperlink"/>
                <w:noProof/>
              </w:rPr>
              <w:t>3.27</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Delayed Communication Logic</w:t>
            </w:r>
            <w:r>
              <w:rPr>
                <w:noProof/>
                <w:webHidden/>
              </w:rPr>
              <w:tab/>
            </w:r>
            <w:r>
              <w:rPr>
                <w:noProof/>
                <w:webHidden/>
              </w:rPr>
              <w:fldChar w:fldCharType="begin"/>
            </w:r>
            <w:r>
              <w:rPr>
                <w:noProof/>
                <w:webHidden/>
              </w:rPr>
              <w:instrText xml:space="preserve"> PAGEREF _Toc206760702 \h </w:instrText>
            </w:r>
            <w:r>
              <w:rPr>
                <w:noProof/>
                <w:webHidden/>
              </w:rPr>
            </w:r>
            <w:r>
              <w:rPr>
                <w:noProof/>
                <w:webHidden/>
              </w:rPr>
              <w:fldChar w:fldCharType="separate"/>
            </w:r>
            <w:r>
              <w:rPr>
                <w:noProof/>
                <w:webHidden/>
              </w:rPr>
              <w:t>95</w:t>
            </w:r>
            <w:r>
              <w:rPr>
                <w:noProof/>
                <w:webHidden/>
              </w:rPr>
              <w:fldChar w:fldCharType="end"/>
            </w:r>
          </w:hyperlink>
        </w:p>
        <w:p w14:paraId="279A6F71" w14:textId="05F0EA8C"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703" w:history="1">
            <w:r w:rsidRPr="000C49F9">
              <w:rPr>
                <w:rStyle w:val="Hyperlink"/>
                <w:noProof/>
              </w:rPr>
              <w:t>3.28</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Reschedule – Collections Journey</w:t>
            </w:r>
            <w:r>
              <w:rPr>
                <w:noProof/>
                <w:webHidden/>
              </w:rPr>
              <w:tab/>
            </w:r>
            <w:r>
              <w:rPr>
                <w:noProof/>
                <w:webHidden/>
              </w:rPr>
              <w:fldChar w:fldCharType="begin"/>
            </w:r>
            <w:r>
              <w:rPr>
                <w:noProof/>
                <w:webHidden/>
              </w:rPr>
              <w:instrText xml:space="preserve"> PAGEREF _Toc206760703 \h </w:instrText>
            </w:r>
            <w:r>
              <w:rPr>
                <w:noProof/>
                <w:webHidden/>
              </w:rPr>
            </w:r>
            <w:r>
              <w:rPr>
                <w:noProof/>
                <w:webHidden/>
              </w:rPr>
              <w:fldChar w:fldCharType="separate"/>
            </w:r>
            <w:r>
              <w:rPr>
                <w:noProof/>
                <w:webHidden/>
              </w:rPr>
              <w:t>96</w:t>
            </w:r>
            <w:r>
              <w:rPr>
                <w:noProof/>
                <w:webHidden/>
              </w:rPr>
              <w:fldChar w:fldCharType="end"/>
            </w:r>
          </w:hyperlink>
        </w:p>
        <w:p w14:paraId="6AB1F8AC" w14:textId="14F88C57"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704" w:history="1">
            <w:r w:rsidRPr="000C49F9">
              <w:rPr>
                <w:rStyle w:val="Hyperlink"/>
                <w:noProof/>
              </w:rPr>
              <w:t>3.28.1</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Data Entry Maker</w:t>
            </w:r>
            <w:r>
              <w:rPr>
                <w:noProof/>
                <w:webHidden/>
              </w:rPr>
              <w:tab/>
            </w:r>
            <w:r>
              <w:rPr>
                <w:noProof/>
                <w:webHidden/>
              </w:rPr>
              <w:fldChar w:fldCharType="begin"/>
            </w:r>
            <w:r>
              <w:rPr>
                <w:noProof/>
                <w:webHidden/>
              </w:rPr>
              <w:instrText xml:space="preserve"> PAGEREF _Toc206760704 \h </w:instrText>
            </w:r>
            <w:r>
              <w:rPr>
                <w:noProof/>
                <w:webHidden/>
              </w:rPr>
            </w:r>
            <w:r>
              <w:rPr>
                <w:noProof/>
                <w:webHidden/>
              </w:rPr>
              <w:fldChar w:fldCharType="separate"/>
            </w:r>
            <w:r>
              <w:rPr>
                <w:noProof/>
                <w:webHidden/>
              </w:rPr>
              <w:t>97</w:t>
            </w:r>
            <w:r>
              <w:rPr>
                <w:noProof/>
                <w:webHidden/>
              </w:rPr>
              <w:fldChar w:fldCharType="end"/>
            </w:r>
          </w:hyperlink>
        </w:p>
        <w:p w14:paraId="489DC848" w14:textId="756C6803"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705" w:history="1">
            <w:r w:rsidRPr="000C49F9">
              <w:rPr>
                <w:rStyle w:val="Hyperlink"/>
                <w:noProof/>
              </w:rPr>
              <w:t>3.28.2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Data Entry Checker</w:t>
            </w:r>
            <w:r>
              <w:rPr>
                <w:noProof/>
                <w:webHidden/>
              </w:rPr>
              <w:tab/>
            </w:r>
            <w:r>
              <w:rPr>
                <w:noProof/>
                <w:webHidden/>
              </w:rPr>
              <w:fldChar w:fldCharType="begin"/>
            </w:r>
            <w:r>
              <w:rPr>
                <w:noProof/>
                <w:webHidden/>
              </w:rPr>
              <w:instrText xml:space="preserve"> PAGEREF _Toc206760705 \h </w:instrText>
            </w:r>
            <w:r>
              <w:rPr>
                <w:noProof/>
                <w:webHidden/>
              </w:rPr>
            </w:r>
            <w:r>
              <w:rPr>
                <w:noProof/>
                <w:webHidden/>
              </w:rPr>
              <w:fldChar w:fldCharType="separate"/>
            </w:r>
            <w:r>
              <w:rPr>
                <w:noProof/>
                <w:webHidden/>
              </w:rPr>
              <w:t>98</w:t>
            </w:r>
            <w:r>
              <w:rPr>
                <w:noProof/>
                <w:webHidden/>
              </w:rPr>
              <w:fldChar w:fldCharType="end"/>
            </w:r>
          </w:hyperlink>
        </w:p>
        <w:p w14:paraId="68195E47" w14:textId="302FAFC8"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706" w:history="1">
            <w:r w:rsidRPr="000C49F9">
              <w:rPr>
                <w:rStyle w:val="Hyperlink"/>
                <w:noProof/>
              </w:rPr>
              <w:t>3.28.3</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Reschedulement Credit</w:t>
            </w:r>
            <w:r>
              <w:rPr>
                <w:noProof/>
                <w:webHidden/>
              </w:rPr>
              <w:tab/>
            </w:r>
            <w:r>
              <w:rPr>
                <w:noProof/>
                <w:webHidden/>
              </w:rPr>
              <w:fldChar w:fldCharType="begin"/>
            </w:r>
            <w:r>
              <w:rPr>
                <w:noProof/>
                <w:webHidden/>
              </w:rPr>
              <w:instrText xml:space="preserve"> PAGEREF _Toc206760706 \h </w:instrText>
            </w:r>
            <w:r>
              <w:rPr>
                <w:noProof/>
                <w:webHidden/>
              </w:rPr>
            </w:r>
            <w:r>
              <w:rPr>
                <w:noProof/>
                <w:webHidden/>
              </w:rPr>
              <w:fldChar w:fldCharType="separate"/>
            </w:r>
            <w:r>
              <w:rPr>
                <w:noProof/>
                <w:webHidden/>
              </w:rPr>
              <w:t>99</w:t>
            </w:r>
            <w:r>
              <w:rPr>
                <w:noProof/>
                <w:webHidden/>
              </w:rPr>
              <w:fldChar w:fldCharType="end"/>
            </w:r>
          </w:hyperlink>
        </w:p>
        <w:p w14:paraId="3042A7C1" w14:textId="59DC6256" w:rsidR="00D0623C" w:rsidRDefault="00D0623C">
          <w:pPr>
            <w:pStyle w:val="TOC3"/>
            <w:tabs>
              <w:tab w:val="left" w:pos="1440"/>
              <w:tab w:val="right" w:leader="dot" w:pos="9016"/>
            </w:tabs>
            <w:rPr>
              <w:rFonts w:asciiTheme="minorHAnsi" w:eastAsiaTheme="minorEastAsia" w:hAnsiTheme="minorHAnsi" w:cstheme="minorBidi"/>
              <w:noProof/>
              <w:kern w:val="2"/>
              <w:szCs w:val="24"/>
              <w:lang w:eastAsia="en-US"/>
              <w14:ligatures w14:val="standardContextual"/>
            </w:rPr>
          </w:pPr>
          <w:hyperlink w:anchor="_Toc206760707" w:history="1">
            <w:r w:rsidRPr="000C49F9">
              <w:rPr>
                <w:rStyle w:val="Hyperlink"/>
                <w:noProof/>
              </w:rPr>
              <w:t>3.28.4</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Awaiting Docs</w:t>
            </w:r>
            <w:r>
              <w:rPr>
                <w:noProof/>
                <w:webHidden/>
              </w:rPr>
              <w:tab/>
            </w:r>
            <w:r>
              <w:rPr>
                <w:noProof/>
                <w:webHidden/>
              </w:rPr>
              <w:fldChar w:fldCharType="begin"/>
            </w:r>
            <w:r>
              <w:rPr>
                <w:noProof/>
                <w:webHidden/>
              </w:rPr>
              <w:instrText xml:space="preserve"> PAGEREF _Toc206760707 \h </w:instrText>
            </w:r>
            <w:r>
              <w:rPr>
                <w:noProof/>
                <w:webHidden/>
              </w:rPr>
            </w:r>
            <w:r>
              <w:rPr>
                <w:noProof/>
                <w:webHidden/>
              </w:rPr>
              <w:fldChar w:fldCharType="separate"/>
            </w:r>
            <w:r>
              <w:rPr>
                <w:noProof/>
                <w:webHidden/>
              </w:rPr>
              <w:t>100</w:t>
            </w:r>
            <w:r>
              <w:rPr>
                <w:noProof/>
                <w:webHidden/>
              </w:rPr>
              <w:fldChar w:fldCharType="end"/>
            </w:r>
          </w:hyperlink>
        </w:p>
        <w:p w14:paraId="082A686A" w14:textId="0DA26AF8" w:rsidR="00D0623C" w:rsidRDefault="00D0623C">
          <w:pPr>
            <w:pStyle w:val="TOC1"/>
            <w:tabs>
              <w:tab w:val="left" w:pos="480"/>
              <w:tab w:val="right" w:leader="dot" w:pos="9016"/>
            </w:tabs>
            <w:rPr>
              <w:rFonts w:asciiTheme="minorHAnsi" w:eastAsiaTheme="minorEastAsia" w:hAnsiTheme="minorHAnsi" w:cstheme="minorBidi"/>
              <w:noProof/>
              <w:kern w:val="2"/>
              <w:szCs w:val="24"/>
              <w:lang w:eastAsia="en-US"/>
              <w14:ligatures w14:val="standardContextual"/>
            </w:rPr>
          </w:pPr>
          <w:hyperlink w:anchor="_Toc206760708" w:history="1">
            <w:r w:rsidRPr="000C49F9">
              <w:rPr>
                <w:rStyle w:val="Hyperlink"/>
                <w:noProof/>
              </w:rPr>
              <w:t>4.</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Archival</w:t>
            </w:r>
            <w:r>
              <w:rPr>
                <w:noProof/>
                <w:webHidden/>
              </w:rPr>
              <w:tab/>
            </w:r>
            <w:r>
              <w:rPr>
                <w:noProof/>
                <w:webHidden/>
              </w:rPr>
              <w:fldChar w:fldCharType="begin"/>
            </w:r>
            <w:r>
              <w:rPr>
                <w:noProof/>
                <w:webHidden/>
              </w:rPr>
              <w:instrText xml:space="preserve"> PAGEREF _Toc206760708 \h </w:instrText>
            </w:r>
            <w:r>
              <w:rPr>
                <w:noProof/>
                <w:webHidden/>
              </w:rPr>
            </w:r>
            <w:r>
              <w:rPr>
                <w:noProof/>
                <w:webHidden/>
              </w:rPr>
              <w:fldChar w:fldCharType="separate"/>
            </w:r>
            <w:r>
              <w:rPr>
                <w:noProof/>
                <w:webHidden/>
              </w:rPr>
              <w:t>101</w:t>
            </w:r>
            <w:r>
              <w:rPr>
                <w:noProof/>
                <w:webHidden/>
              </w:rPr>
              <w:fldChar w:fldCharType="end"/>
            </w:r>
          </w:hyperlink>
        </w:p>
        <w:p w14:paraId="5DF4610E" w14:textId="1383A771" w:rsidR="00D0623C" w:rsidRDefault="00D0623C">
          <w:pPr>
            <w:pStyle w:val="TOC1"/>
            <w:tabs>
              <w:tab w:val="left" w:pos="480"/>
              <w:tab w:val="right" w:leader="dot" w:pos="9016"/>
            </w:tabs>
            <w:rPr>
              <w:rFonts w:asciiTheme="minorHAnsi" w:eastAsiaTheme="minorEastAsia" w:hAnsiTheme="minorHAnsi" w:cstheme="minorBidi"/>
              <w:noProof/>
              <w:kern w:val="2"/>
              <w:szCs w:val="24"/>
              <w:lang w:eastAsia="en-US"/>
              <w14:ligatures w14:val="standardContextual"/>
            </w:rPr>
          </w:pPr>
          <w:hyperlink w:anchor="_Toc206760709" w:history="1">
            <w:r w:rsidRPr="000C49F9">
              <w:rPr>
                <w:rStyle w:val="Hyperlink"/>
                <w:noProof/>
              </w:rPr>
              <w:t>5.</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BAM Report</w:t>
            </w:r>
            <w:r>
              <w:rPr>
                <w:noProof/>
                <w:webHidden/>
              </w:rPr>
              <w:tab/>
            </w:r>
            <w:r>
              <w:rPr>
                <w:noProof/>
                <w:webHidden/>
              </w:rPr>
              <w:fldChar w:fldCharType="begin"/>
            </w:r>
            <w:r>
              <w:rPr>
                <w:noProof/>
                <w:webHidden/>
              </w:rPr>
              <w:instrText xml:space="preserve"> PAGEREF _Toc206760709 \h </w:instrText>
            </w:r>
            <w:r>
              <w:rPr>
                <w:noProof/>
                <w:webHidden/>
              </w:rPr>
            </w:r>
            <w:r>
              <w:rPr>
                <w:noProof/>
                <w:webHidden/>
              </w:rPr>
              <w:fldChar w:fldCharType="separate"/>
            </w:r>
            <w:r>
              <w:rPr>
                <w:noProof/>
                <w:webHidden/>
              </w:rPr>
              <w:t>102</w:t>
            </w:r>
            <w:r>
              <w:rPr>
                <w:noProof/>
                <w:webHidden/>
              </w:rPr>
              <w:fldChar w:fldCharType="end"/>
            </w:r>
          </w:hyperlink>
        </w:p>
        <w:p w14:paraId="033C38EC" w14:textId="5DBECC6D" w:rsidR="00D0623C" w:rsidRDefault="00D0623C">
          <w:pPr>
            <w:pStyle w:val="TOC1"/>
            <w:tabs>
              <w:tab w:val="left" w:pos="480"/>
              <w:tab w:val="right" w:leader="dot" w:pos="9016"/>
            </w:tabs>
            <w:rPr>
              <w:rFonts w:asciiTheme="minorHAnsi" w:eastAsiaTheme="minorEastAsia" w:hAnsiTheme="minorHAnsi" w:cstheme="minorBidi"/>
              <w:noProof/>
              <w:kern w:val="2"/>
              <w:szCs w:val="24"/>
              <w:lang w:eastAsia="en-US"/>
              <w14:ligatures w14:val="standardContextual"/>
            </w:rPr>
          </w:pPr>
          <w:hyperlink w:anchor="_Toc206760710" w:history="1">
            <w:r w:rsidRPr="000C49F9">
              <w:rPr>
                <w:rStyle w:val="Hyperlink"/>
                <w:noProof/>
              </w:rPr>
              <w:t>6.</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External Interface Requirements</w:t>
            </w:r>
            <w:r>
              <w:rPr>
                <w:noProof/>
                <w:webHidden/>
              </w:rPr>
              <w:tab/>
            </w:r>
            <w:r>
              <w:rPr>
                <w:noProof/>
                <w:webHidden/>
              </w:rPr>
              <w:fldChar w:fldCharType="begin"/>
            </w:r>
            <w:r>
              <w:rPr>
                <w:noProof/>
                <w:webHidden/>
              </w:rPr>
              <w:instrText xml:space="preserve"> PAGEREF _Toc206760710 \h </w:instrText>
            </w:r>
            <w:r>
              <w:rPr>
                <w:noProof/>
                <w:webHidden/>
              </w:rPr>
            </w:r>
            <w:r>
              <w:rPr>
                <w:noProof/>
                <w:webHidden/>
              </w:rPr>
              <w:fldChar w:fldCharType="separate"/>
            </w:r>
            <w:r>
              <w:rPr>
                <w:noProof/>
                <w:webHidden/>
              </w:rPr>
              <w:t>102</w:t>
            </w:r>
            <w:r>
              <w:rPr>
                <w:noProof/>
                <w:webHidden/>
              </w:rPr>
              <w:fldChar w:fldCharType="end"/>
            </w:r>
          </w:hyperlink>
        </w:p>
        <w:p w14:paraId="38605940" w14:textId="7931E079"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711" w:history="1">
            <w:r w:rsidRPr="000C49F9">
              <w:rPr>
                <w:rStyle w:val="Hyperlink"/>
                <w:noProof/>
              </w:rPr>
              <w:t>6.1</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User Interface</w:t>
            </w:r>
            <w:r>
              <w:rPr>
                <w:noProof/>
                <w:webHidden/>
              </w:rPr>
              <w:tab/>
            </w:r>
            <w:r>
              <w:rPr>
                <w:noProof/>
                <w:webHidden/>
              </w:rPr>
              <w:fldChar w:fldCharType="begin"/>
            </w:r>
            <w:r>
              <w:rPr>
                <w:noProof/>
                <w:webHidden/>
              </w:rPr>
              <w:instrText xml:space="preserve"> PAGEREF _Toc206760711 \h </w:instrText>
            </w:r>
            <w:r>
              <w:rPr>
                <w:noProof/>
                <w:webHidden/>
              </w:rPr>
            </w:r>
            <w:r>
              <w:rPr>
                <w:noProof/>
                <w:webHidden/>
              </w:rPr>
              <w:fldChar w:fldCharType="separate"/>
            </w:r>
            <w:r>
              <w:rPr>
                <w:noProof/>
                <w:webHidden/>
              </w:rPr>
              <w:t>102</w:t>
            </w:r>
            <w:r>
              <w:rPr>
                <w:noProof/>
                <w:webHidden/>
              </w:rPr>
              <w:fldChar w:fldCharType="end"/>
            </w:r>
          </w:hyperlink>
        </w:p>
        <w:p w14:paraId="634CC9D6" w14:textId="5FDFAC10"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712" w:history="1">
            <w:r w:rsidRPr="000C49F9">
              <w:rPr>
                <w:rStyle w:val="Hyperlink"/>
                <w:noProof/>
              </w:rPr>
              <w:t>6.2</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Hardware Interface</w:t>
            </w:r>
            <w:r>
              <w:rPr>
                <w:noProof/>
                <w:webHidden/>
              </w:rPr>
              <w:tab/>
            </w:r>
            <w:r>
              <w:rPr>
                <w:noProof/>
                <w:webHidden/>
              </w:rPr>
              <w:fldChar w:fldCharType="begin"/>
            </w:r>
            <w:r>
              <w:rPr>
                <w:noProof/>
                <w:webHidden/>
              </w:rPr>
              <w:instrText xml:space="preserve"> PAGEREF _Toc206760712 \h </w:instrText>
            </w:r>
            <w:r>
              <w:rPr>
                <w:noProof/>
                <w:webHidden/>
              </w:rPr>
            </w:r>
            <w:r>
              <w:rPr>
                <w:noProof/>
                <w:webHidden/>
              </w:rPr>
              <w:fldChar w:fldCharType="separate"/>
            </w:r>
            <w:r>
              <w:rPr>
                <w:noProof/>
                <w:webHidden/>
              </w:rPr>
              <w:t>103</w:t>
            </w:r>
            <w:r>
              <w:rPr>
                <w:noProof/>
                <w:webHidden/>
              </w:rPr>
              <w:fldChar w:fldCharType="end"/>
            </w:r>
          </w:hyperlink>
        </w:p>
        <w:p w14:paraId="13E80291" w14:textId="16653999" w:rsidR="00D0623C" w:rsidRDefault="00D0623C">
          <w:pPr>
            <w:pStyle w:val="TOC2"/>
            <w:tabs>
              <w:tab w:val="left" w:pos="960"/>
              <w:tab w:val="right" w:leader="dot" w:pos="9016"/>
            </w:tabs>
            <w:rPr>
              <w:rFonts w:asciiTheme="minorHAnsi" w:eastAsiaTheme="minorEastAsia" w:hAnsiTheme="minorHAnsi" w:cstheme="minorBidi"/>
              <w:noProof/>
              <w:kern w:val="2"/>
              <w:szCs w:val="24"/>
              <w:lang w:eastAsia="en-US"/>
              <w14:ligatures w14:val="standardContextual"/>
            </w:rPr>
          </w:pPr>
          <w:hyperlink w:anchor="_Toc206760713" w:history="1">
            <w:r w:rsidRPr="000C49F9">
              <w:rPr>
                <w:rStyle w:val="Hyperlink"/>
                <w:noProof/>
              </w:rPr>
              <w:t>6.3</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Software Interface</w:t>
            </w:r>
            <w:r>
              <w:rPr>
                <w:noProof/>
                <w:webHidden/>
              </w:rPr>
              <w:tab/>
            </w:r>
            <w:r>
              <w:rPr>
                <w:noProof/>
                <w:webHidden/>
              </w:rPr>
              <w:fldChar w:fldCharType="begin"/>
            </w:r>
            <w:r>
              <w:rPr>
                <w:noProof/>
                <w:webHidden/>
              </w:rPr>
              <w:instrText xml:space="preserve"> PAGEREF _Toc206760713 \h </w:instrText>
            </w:r>
            <w:r>
              <w:rPr>
                <w:noProof/>
                <w:webHidden/>
              </w:rPr>
            </w:r>
            <w:r>
              <w:rPr>
                <w:noProof/>
                <w:webHidden/>
              </w:rPr>
              <w:fldChar w:fldCharType="separate"/>
            </w:r>
            <w:r>
              <w:rPr>
                <w:noProof/>
                <w:webHidden/>
              </w:rPr>
              <w:t>103</w:t>
            </w:r>
            <w:r>
              <w:rPr>
                <w:noProof/>
                <w:webHidden/>
              </w:rPr>
              <w:fldChar w:fldCharType="end"/>
            </w:r>
          </w:hyperlink>
        </w:p>
        <w:p w14:paraId="46B736C3" w14:textId="1683F078" w:rsidR="00D0623C" w:rsidRDefault="00D0623C">
          <w:pPr>
            <w:pStyle w:val="TOC1"/>
            <w:tabs>
              <w:tab w:val="left" w:pos="480"/>
              <w:tab w:val="right" w:leader="dot" w:pos="9016"/>
            </w:tabs>
            <w:rPr>
              <w:rFonts w:asciiTheme="minorHAnsi" w:eastAsiaTheme="minorEastAsia" w:hAnsiTheme="minorHAnsi" w:cstheme="minorBidi"/>
              <w:noProof/>
              <w:kern w:val="2"/>
              <w:szCs w:val="24"/>
              <w:lang w:eastAsia="en-US"/>
              <w14:ligatures w14:val="standardContextual"/>
            </w:rPr>
          </w:pPr>
          <w:hyperlink w:anchor="_Toc206760714" w:history="1">
            <w:r w:rsidRPr="000C49F9">
              <w:rPr>
                <w:rStyle w:val="Hyperlink"/>
                <w:noProof/>
              </w:rPr>
              <w:t>7.</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Other Non-Functional Requirements</w:t>
            </w:r>
            <w:r>
              <w:rPr>
                <w:noProof/>
                <w:webHidden/>
              </w:rPr>
              <w:tab/>
            </w:r>
            <w:r>
              <w:rPr>
                <w:noProof/>
                <w:webHidden/>
              </w:rPr>
              <w:fldChar w:fldCharType="begin"/>
            </w:r>
            <w:r>
              <w:rPr>
                <w:noProof/>
                <w:webHidden/>
              </w:rPr>
              <w:instrText xml:space="preserve"> PAGEREF _Toc206760714 \h </w:instrText>
            </w:r>
            <w:r>
              <w:rPr>
                <w:noProof/>
                <w:webHidden/>
              </w:rPr>
            </w:r>
            <w:r>
              <w:rPr>
                <w:noProof/>
                <w:webHidden/>
              </w:rPr>
              <w:fldChar w:fldCharType="separate"/>
            </w:r>
            <w:r>
              <w:rPr>
                <w:noProof/>
                <w:webHidden/>
              </w:rPr>
              <w:t>103</w:t>
            </w:r>
            <w:r>
              <w:rPr>
                <w:noProof/>
                <w:webHidden/>
              </w:rPr>
              <w:fldChar w:fldCharType="end"/>
            </w:r>
          </w:hyperlink>
        </w:p>
        <w:p w14:paraId="7DBCB89E" w14:textId="3B919908" w:rsidR="00D0623C" w:rsidRDefault="00D0623C">
          <w:pPr>
            <w:pStyle w:val="TOC2"/>
            <w:tabs>
              <w:tab w:val="right" w:leader="dot" w:pos="9016"/>
            </w:tabs>
            <w:rPr>
              <w:rFonts w:asciiTheme="minorHAnsi" w:eastAsiaTheme="minorEastAsia" w:hAnsiTheme="minorHAnsi" w:cstheme="minorBidi"/>
              <w:noProof/>
              <w:kern w:val="2"/>
              <w:szCs w:val="24"/>
              <w:lang w:eastAsia="en-US"/>
              <w14:ligatures w14:val="standardContextual"/>
            </w:rPr>
          </w:pPr>
          <w:hyperlink w:anchor="_Toc206760715" w:history="1">
            <w:r w:rsidRPr="000C49F9">
              <w:rPr>
                <w:rStyle w:val="Hyperlink"/>
                <w:noProof/>
              </w:rPr>
              <w:t>7.1 Performance Requirements</w:t>
            </w:r>
            <w:r>
              <w:rPr>
                <w:noProof/>
                <w:webHidden/>
              </w:rPr>
              <w:tab/>
            </w:r>
            <w:r>
              <w:rPr>
                <w:noProof/>
                <w:webHidden/>
              </w:rPr>
              <w:fldChar w:fldCharType="begin"/>
            </w:r>
            <w:r>
              <w:rPr>
                <w:noProof/>
                <w:webHidden/>
              </w:rPr>
              <w:instrText xml:space="preserve"> PAGEREF _Toc206760715 \h </w:instrText>
            </w:r>
            <w:r>
              <w:rPr>
                <w:noProof/>
                <w:webHidden/>
              </w:rPr>
            </w:r>
            <w:r>
              <w:rPr>
                <w:noProof/>
                <w:webHidden/>
              </w:rPr>
              <w:fldChar w:fldCharType="separate"/>
            </w:r>
            <w:r>
              <w:rPr>
                <w:noProof/>
                <w:webHidden/>
              </w:rPr>
              <w:t>103</w:t>
            </w:r>
            <w:r>
              <w:rPr>
                <w:noProof/>
                <w:webHidden/>
              </w:rPr>
              <w:fldChar w:fldCharType="end"/>
            </w:r>
          </w:hyperlink>
        </w:p>
        <w:p w14:paraId="4C03872C" w14:textId="194EF2E1" w:rsidR="00D0623C" w:rsidRDefault="00D0623C">
          <w:pPr>
            <w:pStyle w:val="TOC2"/>
            <w:tabs>
              <w:tab w:val="right" w:leader="dot" w:pos="9016"/>
            </w:tabs>
            <w:rPr>
              <w:rFonts w:asciiTheme="minorHAnsi" w:eastAsiaTheme="minorEastAsia" w:hAnsiTheme="minorHAnsi" w:cstheme="minorBidi"/>
              <w:noProof/>
              <w:kern w:val="2"/>
              <w:szCs w:val="24"/>
              <w:lang w:eastAsia="en-US"/>
              <w14:ligatures w14:val="standardContextual"/>
            </w:rPr>
          </w:pPr>
          <w:hyperlink w:anchor="_Toc206760716" w:history="1">
            <w:r w:rsidRPr="000C49F9">
              <w:rPr>
                <w:rStyle w:val="Hyperlink"/>
                <w:noProof/>
              </w:rPr>
              <w:t>7.2 Safety Requirements</w:t>
            </w:r>
            <w:r>
              <w:rPr>
                <w:noProof/>
                <w:webHidden/>
              </w:rPr>
              <w:tab/>
            </w:r>
            <w:r>
              <w:rPr>
                <w:noProof/>
                <w:webHidden/>
              </w:rPr>
              <w:fldChar w:fldCharType="begin"/>
            </w:r>
            <w:r>
              <w:rPr>
                <w:noProof/>
                <w:webHidden/>
              </w:rPr>
              <w:instrText xml:space="preserve"> PAGEREF _Toc206760716 \h </w:instrText>
            </w:r>
            <w:r>
              <w:rPr>
                <w:noProof/>
                <w:webHidden/>
              </w:rPr>
            </w:r>
            <w:r>
              <w:rPr>
                <w:noProof/>
                <w:webHidden/>
              </w:rPr>
              <w:fldChar w:fldCharType="separate"/>
            </w:r>
            <w:r>
              <w:rPr>
                <w:noProof/>
                <w:webHidden/>
              </w:rPr>
              <w:t>104</w:t>
            </w:r>
            <w:r>
              <w:rPr>
                <w:noProof/>
                <w:webHidden/>
              </w:rPr>
              <w:fldChar w:fldCharType="end"/>
            </w:r>
          </w:hyperlink>
        </w:p>
        <w:p w14:paraId="3E6593E7" w14:textId="36AC8910" w:rsidR="00D0623C" w:rsidRDefault="00D0623C">
          <w:pPr>
            <w:pStyle w:val="TOC2"/>
            <w:tabs>
              <w:tab w:val="right" w:leader="dot" w:pos="9016"/>
            </w:tabs>
            <w:rPr>
              <w:rFonts w:asciiTheme="minorHAnsi" w:eastAsiaTheme="minorEastAsia" w:hAnsiTheme="minorHAnsi" w:cstheme="minorBidi"/>
              <w:noProof/>
              <w:kern w:val="2"/>
              <w:szCs w:val="24"/>
              <w:lang w:eastAsia="en-US"/>
              <w14:ligatures w14:val="standardContextual"/>
            </w:rPr>
          </w:pPr>
          <w:hyperlink w:anchor="_Toc206760717" w:history="1">
            <w:r w:rsidRPr="000C49F9">
              <w:rPr>
                <w:rStyle w:val="Hyperlink"/>
                <w:noProof/>
              </w:rPr>
              <w:t>7.3 Security Requirements</w:t>
            </w:r>
            <w:r>
              <w:rPr>
                <w:noProof/>
                <w:webHidden/>
              </w:rPr>
              <w:tab/>
            </w:r>
            <w:r>
              <w:rPr>
                <w:noProof/>
                <w:webHidden/>
              </w:rPr>
              <w:fldChar w:fldCharType="begin"/>
            </w:r>
            <w:r>
              <w:rPr>
                <w:noProof/>
                <w:webHidden/>
              </w:rPr>
              <w:instrText xml:space="preserve"> PAGEREF _Toc206760717 \h </w:instrText>
            </w:r>
            <w:r>
              <w:rPr>
                <w:noProof/>
                <w:webHidden/>
              </w:rPr>
            </w:r>
            <w:r>
              <w:rPr>
                <w:noProof/>
                <w:webHidden/>
              </w:rPr>
              <w:fldChar w:fldCharType="separate"/>
            </w:r>
            <w:r>
              <w:rPr>
                <w:noProof/>
                <w:webHidden/>
              </w:rPr>
              <w:t>104</w:t>
            </w:r>
            <w:r>
              <w:rPr>
                <w:noProof/>
                <w:webHidden/>
              </w:rPr>
              <w:fldChar w:fldCharType="end"/>
            </w:r>
          </w:hyperlink>
        </w:p>
        <w:p w14:paraId="59E7D47E" w14:textId="6559F6EF" w:rsidR="00D0623C" w:rsidRDefault="00D0623C">
          <w:pPr>
            <w:pStyle w:val="TOC1"/>
            <w:tabs>
              <w:tab w:val="left" w:pos="480"/>
              <w:tab w:val="right" w:leader="dot" w:pos="9016"/>
            </w:tabs>
            <w:rPr>
              <w:rFonts w:asciiTheme="minorHAnsi" w:eastAsiaTheme="minorEastAsia" w:hAnsiTheme="minorHAnsi" w:cstheme="minorBidi"/>
              <w:noProof/>
              <w:kern w:val="2"/>
              <w:szCs w:val="24"/>
              <w:lang w:eastAsia="en-US"/>
              <w14:ligatures w14:val="standardContextual"/>
            </w:rPr>
          </w:pPr>
          <w:hyperlink w:anchor="_Toc206760718" w:history="1">
            <w:r w:rsidRPr="000C49F9">
              <w:rPr>
                <w:rStyle w:val="Hyperlink"/>
                <w:noProof/>
              </w:rPr>
              <w:t>8.</w:t>
            </w:r>
            <w:r>
              <w:rPr>
                <w:rFonts w:asciiTheme="minorHAnsi" w:eastAsiaTheme="minorEastAsia" w:hAnsiTheme="minorHAnsi" w:cstheme="minorBidi"/>
                <w:noProof/>
                <w:kern w:val="2"/>
                <w:szCs w:val="24"/>
                <w:lang w:eastAsia="en-US"/>
                <w14:ligatures w14:val="standardContextual"/>
              </w:rPr>
              <w:tab/>
            </w:r>
            <w:r w:rsidRPr="000C49F9">
              <w:rPr>
                <w:rStyle w:val="Hyperlink"/>
                <w:noProof/>
              </w:rPr>
              <w:t>Appendix A: Data Capture Sheet</w:t>
            </w:r>
            <w:r>
              <w:rPr>
                <w:noProof/>
                <w:webHidden/>
              </w:rPr>
              <w:tab/>
            </w:r>
            <w:r>
              <w:rPr>
                <w:noProof/>
                <w:webHidden/>
              </w:rPr>
              <w:fldChar w:fldCharType="begin"/>
            </w:r>
            <w:r>
              <w:rPr>
                <w:noProof/>
                <w:webHidden/>
              </w:rPr>
              <w:instrText xml:space="preserve"> PAGEREF _Toc206760718 \h </w:instrText>
            </w:r>
            <w:r>
              <w:rPr>
                <w:noProof/>
                <w:webHidden/>
              </w:rPr>
            </w:r>
            <w:r>
              <w:rPr>
                <w:noProof/>
                <w:webHidden/>
              </w:rPr>
              <w:fldChar w:fldCharType="separate"/>
            </w:r>
            <w:r>
              <w:rPr>
                <w:noProof/>
                <w:webHidden/>
              </w:rPr>
              <w:t>104</w:t>
            </w:r>
            <w:r>
              <w:rPr>
                <w:noProof/>
                <w:webHidden/>
              </w:rPr>
              <w:fldChar w:fldCharType="end"/>
            </w:r>
          </w:hyperlink>
        </w:p>
        <w:p w14:paraId="028A4459" w14:textId="2DCFBBDE" w:rsidR="00A84166" w:rsidRDefault="00E74BF1" w:rsidP="00A84166">
          <w:r>
            <w:rPr>
              <w:b/>
              <w:bCs/>
              <w:noProof/>
            </w:rPr>
            <w:fldChar w:fldCharType="end"/>
          </w:r>
        </w:p>
      </w:sdtContent>
    </w:sdt>
    <w:p w14:paraId="5C9582DA" w14:textId="77777777" w:rsidR="00A84166" w:rsidRDefault="00A84166" w:rsidP="00A84166"/>
    <w:p w14:paraId="036CD5D2" w14:textId="77777777" w:rsidR="00A84166" w:rsidRDefault="00A84166" w:rsidP="00A84166"/>
    <w:p w14:paraId="7F0C78B2" w14:textId="77777777" w:rsidR="00A84166" w:rsidRDefault="00A84166" w:rsidP="00A84166"/>
    <w:p w14:paraId="5AD506AC" w14:textId="77777777" w:rsidR="00A84166" w:rsidRDefault="00A84166" w:rsidP="00A84166"/>
    <w:p w14:paraId="474018EA" w14:textId="77777777" w:rsidR="00A84166" w:rsidRDefault="00A84166" w:rsidP="00A84166"/>
    <w:p w14:paraId="452AFBAF" w14:textId="77777777" w:rsidR="00A84166" w:rsidRDefault="00A84166" w:rsidP="00A84166"/>
    <w:p w14:paraId="126B6DF3" w14:textId="77777777" w:rsidR="00A84166" w:rsidRDefault="00A84166" w:rsidP="00A84166"/>
    <w:p w14:paraId="62D5711B" w14:textId="77777777" w:rsidR="00A84166" w:rsidRDefault="00A84166" w:rsidP="00A84166"/>
    <w:p w14:paraId="7262F848" w14:textId="77777777" w:rsidR="00A84166" w:rsidRDefault="00A84166" w:rsidP="00A84166"/>
    <w:p w14:paraId="5FBC20E1" w14:textId="77777777" w:rsidR="00A84166" w:rsidRDefault="00A84166" w:rsidP="00A84166"/>
    <w:p w14:paraId="55A90CC0" w14:textId="77777777" w:rsidR="00A84166" w:rsidRDefault="00A84166" w:rsidP="00A84166"/>
    <w:p w14:paraId="2E4C952C" w14:textId="77777777" w:rsidR="00A84166" w:rsidRDefault="00A84166" w:rsidP="00A84166"/>
    <w:p w14:paraId="5E369319" w14:textId="77777777" w:rsidR="00A84166" w:rsidRDefault="00A84166" w:rsidP="00A84166"/>
    <w:p w14:paraId="57FF68B5" w14:textId="77777777" w:rsidR="00A84166" w:rsidRDefault="00A84166" w:rsidP="00A84166"/>
    <w:p w14:paraId="268DFA4A" w14:textId="77777777" w:rsidR="00A84166" w:rsidRDefault="00A84166" w:rsidP="00A84166"/>
    <w:p w14:paraId="1B751CAD" w14:textId="77777777" w:rsidR="00A84166" w:rsidRDefault="00A84166" w:rsidP="00A84166"/>
    <w:p w14:paraId="20D5EBE8" w14:textId="77777777" w:rsidR="00A84166" w:rsidRDefault="00A84166" w:rsidP="00A84166"/>
    <w:p w14:paraId="1588FF7E" w14:textId="77777777" w:rsidR="00A84166" w:rsidRDefault="00A84166" w:rsidP="00A84166"/>
    <w:p w14:paraId="74A5F3BA" w14:textId="77777777" w:rsidR="00A84166" w:rsidRDefault="00A84166" w:rsidP="00A84166"/>
    <w:p w14:paraId="71FE499B" w14:textId="77777777" w:rsidR="00A84166" w:rsidRDefault="00A84166" w:rsidP="00A84166"/>
    <w:p w14:paraId="084A1AC1" w14:textId="77777777" w:rsidR="00A84166" w:rsidRDefault="00A84166" w:rsidP="00A84166"/>
    <w:p w14:paraId="47531BF6" w14:textId="77777777" w:rsidR="00A84166" w:rsidRDefault="00A84166" w:rsidP="00A84166"/>
    <w:p w14:paraId="600FB34F" w14:textId="77777777" w:rsidR="00A84166" w:rsidRDefault="00A84166" w:rsidP="00A84166"/>
    <w:p w14:paraId="2FF00112" w14:textId="77777777" w:rsidR="00A84166" w:rsidRDefault="00A84166" w:rsidP="00A84166"/>
    <w:p w14:paraId="4F7AF9A5" w14:textId="77777777" w:rsidR="00A84166" w:rsidRDefault="00A84166" w:rsidP="00A84166"/>
    <w:p w14:paraId="061F3A26" w14:textId="77777777" w:rsidR="00A84166" w:rsidRDefault="00A84166" w:rsidP="00A84166"/>
    <w:p w14:paraId="4D883D6C" w14:textId="77777777" w:rsidR="00A84166" w:rsidRDefault="00A84166" w:rsidP="00A84166"/>
    <w:p w14:paraId="3EA4B589" w14:textId="77777777" w:rsidR="00A84166" w:rsidRDefault="00A84166" w:rsidP="00A84166"/>
    <w:p w14:paraId="3FD3FE60" w14:textId="77777777" w:rsidR="00A84166" w:rsidRDefault="00A84166" w:rsidP="00A84166"/>
    <w:p w14:paraId="23269E8C" w14:textId="77777777" w:rsidR="00A84166" w:rsidRDefault="00A84166" w:rsidP="00A84166"/>
    <w:p w14:paraId="7843C952" w14:textId="77777777" w:rsidR="00A84166" w:rsidRDefault="00A84166" w:rsidP="00A84166"/>
    <w:p w14:paraId="20B71BFA" w14:textId="77777777" w:rsidR="00A84166" w:rsidRDefault="00A84166" w:rsidP="00A84166"/>
    <w:p w14:paraId="72718814" w14:textId="77777777" w:rsidR="00A84166" w:rsidRDefault="00A84166" w:rsidP="00A84166"/>
    <w:p w14:paraId="7542CDAE" w14:textId="77777777" w:rsidR="00A84166" w:rsidRDefault="00A84166" w:rsidP="00A84166"/>
    <w:p w14:paraId="17ADD5B5" w14:textId="77777777" w:rsidR="00A84166" w:rsidRDefault="00A84166" w:rsidP="00A84166"/>
    <w:p w14:paraId="3CE412DA" w14:textId="77777777" w:rsidR="00A84166" w:rsidRDefault="00A84166" w:rsidP="00A84166"/>
    <w:p w14:paraId="5BBD08EA" w14:textId="77777777" w:rsidR="00A84166" w:rsidRDefault="00A84166" w:rsidP="00A84166"/>
    <w:p w14:paraId="2B05AE12" w14:textId="77777777" w:rsidR="00A84166" w:rsidRDefault="00A84166" w:rsidP="00A84166"/>
    <w:p w14:paraId="043F10EC" w14:textId="77777777" w:rsidR="00A84166" w:rsidRDefault="00A84166" w:rsidP="00A84166"/>
    <w:p w14:paraId="716D7169" w14:textId="77777777" w:rsidR="00A84166" w:rsidRDefault="00A84166" w:rsidP="00A84166"/>
    <w:p w14:paraId="5E5AF738" w14:textId="77777777" w:rsidR="00A84166" w:rsidRDefault="00A84166" w:rsidP="00A84166"/>
    <w:p w14:paraId="21729E7B" w14:textId="77777777" w:rsidR="00A84166" w:rsidRDefault="00A84166" w:rsidP="00A84166"/>
    <w:p w14:paraId="57F87FBB" w14:textId="77777777" w:rsidR="00A84166" w:rsidRDefault="00A84166" w:rsidP="00A84166"/>
    <w:p w14:paraId="52BA1A93" w14:textId="77777777" w:rsidR="00A84166" w:rsidRDefault="00A84166" w:rsidP="00A84166"/>
    <w:p w14:paraId="79C63B52" w14:textId="77777777" w:rsidR="00A84166" w:rsidRDefault="00A84166" w:rsidP="00A84166"/>
    <w:p w14:paraId="158DE95F" w14:textId="77777777" w:rsidR="00A84166" w:rsidRPr="00A84166" w:rsidRDefault="00A84166" w:rsidP="00A84166"/>
    <w:p w14:paraId="26535E33" w14:textId="339F5228" w:rsidR="00E24632" w:rsidRPr="00E24632" w:rsidRDefault="00194506" w:rsidP="00E24632">
      <w:pPr>
        <w:pStyle w:val="Heading1"/>
        <w:numPr>
          <w:ilvl w:val="0"/>
          <w:numId w:val="2"/>
        </w:numPr>
      </w:pPr>
      <w:bookmarkStart w:id="0" w:name="_Toc206760596"/>
      <w:r>
        <w:lastRenderedPageBreak/>
        <w:t>Introduction</w:t>
      </w:r>
      <w:bookmarkEnd w:id="0"/>
    </w:p>
    <w:p w14:paraId="72B315E0" w14:textId="7347A939" w:rsidR="00194506" w:rsidRDefault="00194506" w:rsidP="00443E68">
      <w:pPr>
        <w:pStyle w:val="Heading2"/>
        <w:numPr>
          <w:ilvl w:val="1"/>
          <w:numId w:val="2"/>
        </w:numPr>
      </w:pPr>
      <w:bookmarkStart w:id="1" w:name="_Toc206760597"/>
      <w:r>
        <w:t>Purpose</w:t>
      </w:r>
      <w:bookmarkEnd w:id="1"/>
    </w:p>
    <w:p w14:paraId="0A539100" w14:textId="7D020398" w:rsidR="00194506" w:rsidRDefault="00194506" w:rsidP="002979AC">
      <w:pPr>
        <w:spacing w:line="360" w:lineRule="auto"/>
        <w:rPr>
          <w:rFonts w:cs="Calibri"/>
        </w:rPr>
      </w:pPr>
      <w:r w:rsidRPr="00194506">
        <w:rPr>
          <w:rFonts w:cs="Calibri"/>
        </w:rPr>
        <w:t xml:space="preserve">This document defines the business requirements of RAK Bank for </w:t>
      </w:r>
      <w:r>
        <w:rPr>
          <w:rFonts w:cs="Calibri"/>
        </w:rPr>
        <w:t xml:space="preserve">CPF Phase 2 </w:t>
      </w:r>
      <w:r w:rsidRPr="00194506">
        <w:rPr>
          <w:rFonts w:cs="Calibri"/>
        </w:rPr>
        <w:t>Initiative</w:t>
      </w:r>
      <w:r>
        <w:rPr>
          <w:rFonts w:cs="Calibri"/>
        </w:rPr>
        <w:t>: Automation of Communication</w:t>
      </w:r>
      <w:r w:rsidRPr="00194506">
        <w:rPr>
          <w:rFonts w:cs="Calibri"/>
        </w:rPr>
        <w:t xml:space="preserve"> as </w:t>
      </w:r>
      <w:r>
        <w:rPr>
          <w:rFonts w:cs="Calibri"/>
        </w:rPr>
        <w:t>per</w:t>
      </w:r>
      <w:r w:rsidRPr="00194506">
        <w:rPr>
          <w:rFonts w:cs="Calibri"/>
        </w:rPr>
        <w:t xml:space="preserve"> </w:t>
      </w:r>
      <w:r>
        <w:rPr>
          <w:rFonts w:cs="Calibri"/>
        </w:rPr>
        <w:t xml:space="preserve">the </w:t>
      </w:r>
      <w:r w:rsidRPr="00F46E03">
        <w:rPr>
          <w:rFonts w:cs="Calibri"/>
          <w:b/>
          <w:bCs/>
        </w:rPr>
        <w:t xml:space="preserve">Central Bank </w:t>
      </w:r>
      <w:r w:rsidR="004B3AAE" w:rsidRPr="00F46E03">
        <w:rPr>
          <w:rFonts w:cs="Calibri"/>
          <w:b/>
          <w:bCs/>
        </w:rPr>
        <w:t>o</w:t>
      </w:r>
      <w:r w:rsidRPr="00F46E03">
        <w:rPr>
          <w:rFonts w:cs="Calibri"/>
          <w:b/>
          <w:bCs/>
        </w:rPr>
        <w:t>f United Arab Emirates (CBUAE)</w:t>
      </w:r>
      <w:r>
        <w:rPr>
          <w:rFonts w:cs="Calibri"/>
        </w:rPr>
        <w:t xml:space="preserve"> guidelines to enhance the customer communications at each stage of the application while integrating </w:t>
      </w:r>
      <w:proofErr w:type="spellStart"/>
      <w:r>
        <w:rPr>
          <w:rFonts w:cs="Calibri"/>
        </w:rPr>
        <w:t>iBPS</w:t>
      </w:r>
      <w:proofErr w:type="spellEnd"/>
      <w:r>
        <w:rPr>
          <w:rFonts w:cs="Calibri"/>
        </w:rPr>
        <w:t xml:space="preserve"> with CPF Platform by implementing a new workflow for </w:t>
      </w:r>
      <w:r w:rsidRPr="00F46E03">
        <w:rPr>
          <w:rFonts w:cs="Calibri"/>
          <w:b/>
          <w:bCs/>
        </w:rPr>
        <w:t>Personal Loans</w:t>
      </w:r>
      <w:r>
        <w:rPr>
          <w:rFonts w:cs="Calibri"/>
        </w:rPr>
        <w:t xml:space="preserve"> back-end journey. </w:t>
      </w:r>
    </w:p>
    <w:p w14:paraId="678F10D6" w14:textId="77777777" w:rsidR="00194506" w:rsidRDefault="00194506" w:rsidP="00194506">
      <w:pPr>
        <w:spacing w:line="276" w:lineRule="auto"/>
        <w:rPr>
          <w:rFonts w:cs="Calibri"/>
        </w:rPr>
      </w:pPr>
    </w:p>
    <w:p w14:paraId="08371E3B" w14:textId="2178DC1F" w:rsidR="00194506" w:rsidRDefault="00194506" w:rsidP="00443E68">
      <w:pPr>
        <w:pStyle w:val="Heading2"/>
        <w:numPr>
          <w:ilvl w:val="1"/>
          <w:numId w:val="2"/>
        </w:numPr>
      </w:pPr>
      <w:bookmarkStart w:id="2" w:name="_Toc206760598"/>
      <w:r>
        <w:t>Solution Scope</w:t>
      </w:r>
      <w:bookmarkEnd w:id="2"/>
      <w:r>
        <w:t xml:space="preserve"> </w:t>
      </w:r>
    </w:p>
    <w:p w14:paraId="402D65A2" w14:textId="3BD0B1F8" w:rsidR="002979AC" w:rsidRDefault="00194506" w:rsidP="002979AC">
      <w:pPr>
        <w:spacing w:line="360" w:lineRule="auto"/>
      </w:pPr>
      <w:r>
        <w:t xml:space="preserve">The solution scope of this </w:t>
      </w:r>
      <w:r w:rsidR="004B3AAE">
        <w:t xml:space="preserve">implementation is to provide a unified workflow for Personal Loans Process and automate </w:t>
      </w:r>
      <w:r w:rsidR="002979AC">
        <w:t>customer</w:t>
      </w:r>
      <w:r w:rsidR="004B3AAE">
        <w:t xml:space="preserve"> communication while integrating with CPF Platform</w:t>
      </w:r>
      <w:r w:rsidR="002979AC">
        <w:t xml:space="preserve">. </w:t>
      </w:r>
    </w:p>
    <w:p w14:paraId="5407098A" w14:textId="2A6E3FF9" w:rsidR="002979AC" w:rsidRDefault="002979AC" w:rsidP="002979AC">
      <w:pPr>
        <w:spacing w:line="360" w:lineRule="auto"/>
      </w:pPr>
      <w:r>
        <w:t>The key objectives of this implementation are:</w:t>
      </w:r>
    </w:p>
    <w:p w14:paraId="22164B83" w14:textId="42181AB6" w:rsidR="002979AC" w:rsidRDefault="002979AC" w:rsidP="002979AC">
      <w:pPr>
        <w:pStyle w:val="ListParagraph"/>
        <w:numPr>
          <w:ilvl w:val="0"/>
          <w:numId w:val="3"/>
        </w:numPr>
        <w:spacing w:line="360" w:lineRule="auto"/>
      </w:pPr>
      <w:r>
        <w:t>Workflow Automation</w:t>
      </w:r>
    </w:p>
    <w:p w14:paraId="02918049" w14:textId="0EC84B2E" w:rsidR="002979AC" w:rsidRDefault="002979AC" w:rsidP="002979AC">
      <w:pPr>
        <w:pStyle w:val="ListParagraph"/>
        <w:numPr>
          <w:ilvl w:val="0"/>
          <w:numId w:val="3"/>
        </w:numPr>
        <w:spacing w:line="360" w:lineRule="auto"/>
      </w:pPr>
      <w:r>
        <w:t>CPF Integration for Automated Communication</w:t>
      </w:r>
    </w:p>
    <w:p w14:paraId="4983BCB0" w14:textId="29309523" w:rsidR="002979AC" w:rsidRDefault="002979AC" w:rsidP="002979AC">
      <w:pPr>
        <w:pStyle w:val="ListParagraph"/>
        <w:numPr>
          <w:ilvl w:val="0"/>
          <w:numId w:val="3"/>
        </w:numPr>
        <w:spacing w:line="360" w:lineRule="auto"/>
      </w:pPr>
      <w:r>
        <w:t>Enhanced Customer Experience</w:t>
      </w:r>
    </w:p>
    <w:p w14:paraId="00AA0B6B" w14:textId="3DC71D1C" w:rsidR="002979AC" w:rsidRDefault="002979AC" w:rsidP="002979AC">
      <w:pPr>
        <w:pStyle w:val="ListParagraph"/>
        <w:numPr>
          <w:ilvl w:val="0"/>
          <w:numId w:val="3"/>
        </w:numPr>
        <w:spacing w:line="360" w:lineRule="auto"/>
      </w:pPr>
      <w:r>
        <w:t xml:space="preserve">Streamlined business process by defining application routings. </w:t>
      </w:r>
    </w:p>
    <w:p w14:paraId="1D973C53" w14:textId="694FFB5F" w:rsidR="002979AC" w:rsidRDefault="002979AC" w:rsidP="002979AC">
      <w:pPr>
        <w:pStyle w:val="ListParagraph"/>
        <w:numPr>
          <w:ilvl w:val="0"/>
          <w:numId w:val="3"/>
        </w:numPr>
        <w:spacing w:line="360" w:lineRule="auto"/>
      </w:pPr>
      <w:r>
        <w:t xml:space="preserve">Document Validations for Approvals &amp; Disbursals </w:t>
      </w:r>
    </w:p>
    <w:p w14:paraId="7AD4996A" w14:textId="17745090" w:rsidR="002979AC" w:rsidRDefault="002979AC" w:rsidP="002979AC">
      <w:pPr>
        <w:pStyle w:val="ListParagraph"/>
        <w:numPr>
          <w:ilvl w:val="0"/>
          <w:numId w:val="3"/>
        </w:numPr>
        <w:spacing w:line="360" w:lineRule="auto"/>
      </w:pPr>
      <w:r>
        <w:t xml:space="preserve">Document Stamping as per CPF </w:t>
      </w:r>
    </w:p>
    <w:p w14:paraId="089F7A22" w14:textId="2ACC478D" w:rsidR="002979AC" w:rsidRDefault="002979AC" w:rsidP="002979AC">
      <w:pPr>
        <w:pStyle w:val="ListParagraph"/>
        <w:numPr>
          <w:ilvl w:val="0"/>
          <w:numId w:val="3"/>
        </w:numPr>
        <w:spacing w:line="360" w:lineRule="auto"/>
      </w:pPr>
      <w:r>
        <w:t>Auto Expiry of Cases</w:t>
      </w:r>
    </w:p>
    <w:p w14:paraId="672B35D7" w14:textId="723E7319" w:rsidR="002979AC" w:rsidRDefault="002979AC" w:rsidP="00381A33">
      <w:pPr>
        <w:pStyle w:val="ListParagraph"/>
        <w:numPr>
          <w:ilvl w:val="0"/>
          <w:numId w:val="3"/>
        </w:numPr>
        <w:spacing w:line="360" w:lineRule="auto"/>
      </w:pPr>
      <w:r>
        <w:t xml:space="preserve">Distribution of cases in different units. </w:t>
      </w:r>
    </w:p>
    <w:p w14:paraId="04433534" w14:textId="77777777" w:rsidR="00381A33" w:rsidRDefault="00381A33" w:rsidP="00381A33">
      <w:pPr>
        <w:pStyle w:val="ListParagraph"/>
        <w:spacing w:line="360" w:lineRule="auto"/>
        <w:ind w:left="1080"/>
      </w:pPr>
    </w:p>
    <w:p w14:paraId="32BE07B0" w14:textId="79C82484" w:rsidR="002979AC" w:rsidRDefault="002979AC" w:rsidP="00443E68">
      <w:pPr>
        <w:pStyle w:val="Heading2"/>
        <w:numPr>
          <w:ilvl w:val="1"/>
          <w:numId w:val="2"/>
        </w:numPr>
      </w:pPr>
      <w:bookmarkStart w:id="3" w:name="_Toc206760599"/>
      <w:r>
        <w:t>Document Convention</w:t>
      </w:r>
      <w:bookmarkEnd w:id="3"/>
    </w:p>
    <w:p w14:paraId="18DF5411" w14:textId="77777777" w:rsidR="002979AC" w:rsidRPr="002979AC" w:rsidRDefault="002979AC" w:rsidP="00802EF3">
      <w:pPr>
        <w:numPr>
          <w:ilvl w:val="0"/>
          <w:numId w:val="4"/>
        </w:numPr>
        <w:spacing w:line="360" w:lineRule="auto"/>
        <w:jc w:val="both"/>
        <w:rPr>
          <w:rFonts w:cs="Calibri"/>
          <w:szCs w:val="24"/>
        </w:rPr>
      </w:pPr>
      <w:r w:rsidRPr="002979AC">
        <w:rPr>
          <w:rFonts w:cs="Calibri"/>
          <w:szCs w:val="24"/>
        </w:rPr>
        <w:t xml:space="preserve">The document has used bold words to highlight the user requirements. </w:t>
      </w:r>
    </w:p>
    <w:p w14:paraId="4AA8C560" w14:textId="77777777" w:rsidR="002979AC" w:rsidRPr="002979AC" w:rsidRDefault="002979AC" w:rsidP="00802EF3">
      <w:pPr>
        <w:numPr>
          <w:ilvl w:val="0"/>
          <w:numId w:val="4"/>
        </w:numPr>
        <w:spacing w:line="360" w:lineRule="auto"/>
        <w:jc w:val="both"/>
        <w:rPr>
          <w:rFonts w:cs="Calibri"/>
          <w:szCs w:val="24"/>
        </w:rPr>
      </w:pPr>
      <w:r w:rsidRPr="002979AC">
        <w:rPr>
          <w:rFonts w:cs="Calibri"/>
          <w:szCs w:val="24"/>
        </w:rPr>
        <w:t>The document has used short forms for some commonly abbreviated terms. Such abbreviated terms are expanded at the first occurrence of usage.</w:t>
      </w:r>
    </w:p>
    <w:p w14:paraId="47A8CC5D" w14:textId="13DC3525" w:rsidR="002979AC" w:rsidRPr="002979AC" w:rsidRDefault="002979AC" w:rsidP="00802EF3">
      <w:pPr>
        <w:numPr>
          <w:ilvl w:val="0"/>
          <w:numId w:val="4"/>
        </w:numPr>
        <w:spacing w:line="360" w:lineRule="auto"/>
        <w:jc w:val="both"/>
        <w:rPr>
          <w:rFonts w:cs="Calibri"/>
          <w:szCs w:val="24"/>
        </w:rPr>
      </w:pPr>
      <w:r w:rsidRPr="002979AC">
        <w:rPr>
          <w:rFonts w:cs="Calibri"/>
          <w:szCs w:val="24"/>
        </w:rPr>
        <w:t xml:space="preserve">Word(s) used as a phrase, are surrounded with single quotes (’) for distinction. </w:t>
      </w:r>
    </w:p>
    <w:p w14:paraId="31B4F97B" w14:textId="77777777" w:rsidR="002979AC" w:rsidRDefault="002979AC" w:rsidP="00802EF3">
      <w:pPr>
        <w:numPr>
          <w:ilvl w:val="0"/>
          <w:numId w:val="4"/>
        </w:numPr>
        <w:spacing w:line="360" w:lineRule="auto"/>
        <w:jc w:val="both"/>
        <w:rPr>
          <w:rFonts w:cs="Calibri"/>
          <w:szCs w:val="24"/>
        </w:rPr>
      </w:pPr>
      <w:r w:rsidRPr="002979AC">
        <w:rPr>
          <w:rFonts w:cs="Calibri"/>
          <w:szCs w:val="24"/>
        </w:rPr>
        <w:t>Sections / Text highlighted Yellow represents ‘Required Information’.</w:t>
      </w:r>
    </w:p>
    <w:p w14:paraId="5CAF04AC" w14:textId="77777777" w:rsidR="002979AC" w:rsidRDefault="002979AC" w:rsidP="002979AC">
      <w:pPr>
        <w:spacing w:line="360" w:lineRule="auto"/>
        <w:jc w:val="both"/>
        <w:rPr>
          <w:rFonts w:cs="Calibri"/>
          <w:szCs w:val="24"/>
        </w:rPr>
      </w:pPr>
    </w:p>
    <w:p w14:paraId="2A7945C1" w14:textId="77777777" w:rsidR="002979AC" w:rsidRPr="002979AC" w:rsidRDefault="002979AC" w:rsidP="002979AC">
      <w:pPr>
        <w:spacing w:line="360" w:lineRule="auto"/>
        <w:jc w:val="both"/>
        <w:rPr>
          <w:rFonts w:cs="Calibri"/>
          <w:szCs w:val="24"/>
        </w:rPr>
      </w:pPr>
    </w:p>
    <w:p w14:paraId="06D3BA88" w14:textId="77777777" w:rsidR="002979AC" w:rsidRPr="002979AC" w:rsidRDefault="002979AC" w:rsidP="002979AC">
      <w:pPr>
        <w:spacing w:line="360" w:lineRule="auto"/>
        <w:jc w:val="both"/>
        <w:rPr>
          <w:rFonts w:cs="Calibri"/>
          <w:sz w:val="20"/>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22"/>
        <w:gridCol w:w="1419"/>
      </w:tblGrid>
      <w:tr w:rsidR="002979AC" w:rsidRPr="002979AC" w14:paraId="5F114C56" w14:textId="77777777" w:rsidTr="003206E8">
        <w:trPr>
          <w:trHeight w:val="389"/>
          <w:jc w:val="center"/>
        </w:trPr>
        <w:tc>
          <w:tcPr>
            <w:tcW w:w="1440" w:type="dxa"/>
            <w:vAlign w:val="center"/>
          </w:tcPr>
          <w:p w14:paraId="03A79487" w14:textId="77777777" w:rsidR="002979AC" w:rsidRPr="002979AC" w:rsidRDefault="002979AC" w:rsidP="002979AC">
            <w:pPr>
              <w:pStyle w:val="template"/>
              <w:spacing w:line="360" w:lineRule="auto"/>
              <w:jc w:val="center"/>
              <w:rPr>
                <w:rFonts w:ascii="Calibri" w:hAnsi="Calibri" w:cs="Calibri"/>
                <w:b/>
                <w:i w:val="0"/>
                <w:sz w:val="24"/>
                <w:szCs w:val="24"/>
              </w:rPr>
            </w:pPr>
            <w:r w:rsidRPr="002979AC">
              <w:rPr>
                <w:rFonts w:ascii="Calibri" w:hAnsi="Calibri" w:cs="Calibri"/>
                <w:b/>
                <w:i w:val="0"/>
                <w:sz w:val="24"/>
                <w:szCs w:val="24"/>
              </w:rPr>
              <w:lastRenderedPageBreak/>
              <w:t>Items</w:t>
            </w:r>
          </w:p>
        </w:tc>
        <w:tc>
          <w:tcPr>
            <w:tcW w:w="1422" w:type="dxa"/>
            <w:vAlign w:val="center"/>
          </w:tcPr>
          <w:p w14:paraId="4EF9BD75" w14:textId="77777777" w:rsidR="002979AC" w:rsidRPr="002979AC" w:rsidRDefault="002979AC" w:rsidP="002979AC">
            <w:pPr>
              <w:pStyle w:val="template"/>
              <w:spacing w:line="360" w:lineRule="auto"/>
              <w:jc w:val="center"/>
              <w:rPr>
                <w:rFonts w:ascii="Calibri" w:hAnsi="Calibri" w:cs="Calibri"/>
                <w:b/>
                <w:i w:val="0"/>
                <w:sz w:val="24"/>
                <w:szCs w:val="24"/>
              </w:rPr>
            </w:pPr>
            <w:r w:rsidRPr="002979AC">
              <w:rPr>
                <w:rFonts w:ascii="Calibri" w:hAnsi="Calibri" w:cs="Calibri"/>
                <w:b/>
                <w:i w:val="0"/>
                <w:sz w:val="24"/>
                <w:szCs w:val="24"/>
              </w:rPr>
              <w:t>Font Type</w:t>
            </w:r>
          </w:p>
        </w:tc>
        <w:tc>
          <w:tcPr>
            <w:tcW w:w="1419" w:type="dxa"/>
            <w:vAlign w:val="center"/>
          </w:tcPr>
          <w:p w14:paraId="5DE6171B" w14:textId="77777777" w:rsidR="002979AC" w:rsidRPr="002979AC" w:rsidRDefault="002979AC" w:rsidP="002979AC">
            <w:pPr>
              <w:pStyle w:val="template"/>
              <w:spacing w:line="360" w:lineRule="auto"/>
              <w:jc w:val="center"/>
              <w:rPr>
                <w:rFonts w:ascii="Calibri" w:hAnsi="Calibri" w:cs="Calibri"/>
                <w:b/>
                <w:i w:val="0"/>
                <w:sz w:val="24"/>
                <w:szCs w:val="24"/>
              </w:rPr>
            </w:pPr>
            <w:r w:rsidRPr="002979AC">
              <w:rPr>
                <w:rFonts w:ascii="Calibri" w:hAnsi="Calibri" w:cs="Calibri"/>
                <w:b/>
                <w:i w:val="0"/>
                <w:sz w:val="24"/>
                <w:szCs w:val="24"/>
              </w:rPr>
              <w:t>Font Size</w:t>
            </w:r>
          </w:p>
        </w:tc>
      </w:tr>
      <w:tr w:rsidR="002979AC" w:rsidRPr="002979AC" w14:paraId="30301DC9" w14:textId="77777777" w:rsidTr="003206E8">
        <w:trPr>
          <w:trHeight w:val="389"/>
          <w:jc w:val="center"/>
        </w:trPr>
        <w:tc>
          <w:tcPr>
            <w:tcW w:w="1440" w:type="dxa"/>
            <w:vAlign w:val="center"/>
          </w:tcPr>
          <w:p w14:paraId="35AA5DCD" w14:textId="77777777" w:rsidR="002979AC" w:rsidRPr="002979AC" w:rsidRDefault="002979AC" w:rsidP="002979AC">
            <w:pPr>
              <w:pStyle w:val="template"/>
              <w:spacing w:line="360" w:lineRule="auto"/>
              <w:jc w:val="center"/>
              <w:rPr>
                <w:rFonts w:ascii="Calibri" w:hAnsi="Calibri" w:cs="Calibri"/>
                <w:i w:val="0"/>
                <w:sz w:val="24"/>
                <w:szCs w:val="24"/>
              </w:rPr>
            </w:pPr>
            <w:r w:rsidRPr="002979AC">
              <w:rPr>
                <w:rFonts w:ascii="Calibri" w:hAnsi="Calibri" w:cs="Calibri"/>
                <w:i w:val="0"/>
                <w:sz w:val="24"/>
                <w:szCs w:val="24"/>
              </w:rPr>
              <w:t>Headings 1</w:t>
            </w:r>
          </w:p>
        </w:tc>
        <w:tc>
          <w:tcPr>
            <w:tcW w:w="1422" w:type="dxa"/>
            <w:vAlign w:val="center"/>
          </w:tcPr>
          <w:p w14:paraId="63DD6427" w14:textId="77777777" w:rsidR="002979AC" w:rsidRPr="002979AC" w:rsidRDefault="002979AC" w:rsidP="002979AC">
            <w:pPr>
              <w:pStyle w:val="template"/>
              <w:spacing w:line="360" w:lineRule="auto"/>
              <w:jc w:val="center"/>
              <w:rPr>
                <w:rFonts w:ascii="Calibri" w:hAnsi="Calibri" w:cs="Calibri"/>
                <w:i w:val="0"/>
                <w:sz w:val="24"/>
                <w:szCs w:val="24"/>
              </w:rPr>
            </w:pPr>
            <w:r w:rsidRPr="002979AC">
              <w:rPr>
                <w:rFonts w:ascii="Calibri" w:hAnsi="Calibri" w:cs="Calibri"/>
                <w:i w:val="0"/>
                <w:sz w:val="24"/>
                <w:szCs w:val="24"/>
              </w:rPr>
              <w:t>Calibri</w:t>
            </w:r>
          </w:p>
        </w:tc>
        <w:tc>
          <w:tcPr>
            <w:tcW w:w="1419" w:type="dxa"/>
            <w:vAlign w:val="center"/>
          </w:tcPr>
          <w:p w14:paraId="3F580E79" w14:textId="77777777" w:rsidR="002979AC" w:rsidRPr="002979AC" w:rsidRDefault="002979AC" w:rsidP="002979AC">
            <w:pPr>
              <w:pStyle w:val="template"/>
              <w:spacing w:line="360" w:lineRule="auto"/>
              <w:jc w:val="center"/>
              <w:rPr>
                <w:rFonts w:ascii="Calibri" w:hAnsi="Calibri" w:cs="Calibri"/>
                <w:i w:val="0"/>
                <w:sz w:val="24"/>
                <w:szCs w:val="24"/>
              </w:rPr>
            </w:pPr>
            <w:r w:rsidRPr="002979AC">
              <w:rPr>
                <w:rFonts w:ascii="Calibri" w:hAnsi="Calibri" w:cs="Calibri"/>
                <w:i w:val="0"/>
                <w:sz w:val="24"/>
                <w:szCs w:val="24"/>
              </w:rPr>
              <w:t>18</w:t>
            </w:r>
          </w:p>
        </w:tc>
      </w:tr>
      <w:tr w:rsidR="002979AC" w:rsidRPr="002979AC" w14:paraId="32C28549" w14:textId="77777777" w:rsidTr="003206E8">
        <w:trPr>
          <w:trHeight w:val="389"/>
          <w:jc w:val="center"/>
        </w:trPr>
        <w:tc>
          <w:tcPr>
            <w:tcW w:w="1440" w:type="dxa"/>
            <w:vAlign w:val="center"/>
          </w:tcPr>
          <w:p w14:paraId="40F37C17" w14:textId="77777777" w:rsidR="002979AC" w:rsidRPr="002979AC" w:rsidRDefault="002979AC" w:rsidP="002979AC">
            <w:pPr>
              <w:pStyle w:val="template"/>
              <w:spacing w:line="360" w:lineRule="auto"/>
              <w:jc w:val="center"/>
              <w:rPr>
                <w:rFonts w:ascii="Calibri" w:hAnsi="Calibri" w:cs="Calibri"/>
                <w:i w:val="0"/>
                <w:sz w:val="24"/>
                <w:szCs w:val="24"/>
              </w:rPr>
            </w:pPr>
            <w:r w:rsidRPr="002979AC">
              <w:rPr>
                <w:rFonts w:ascii="Calibri" w:hAnsi="Calibri" w:cs="Calibri"/>
                <w:i w:val="0"/>
                <w:sz w:val="24"/>
                <w:szCs w:val="24"/>
              </w:rPr>
              <w:t>Headings 2</w:t>
            </w:r>
          </w:p>
        </w:tc>
        <w:tc>
          <w:tcPr>
            <w:tcW w:w="1422" w:type="dxa"/>
            <w:vAlign w:val="center"/>
          </w:tcPr>
          <w:p w14:paraId="57EC508D" w14:textId="77777777" w:rsidR="002979AC" w:rsidRPr="002979AC" w:rsidRDefault="002979AC" w:rsidP="002979AC">
            <w:pPr>
              <w:pStyle w:val="template"/>
              <w:spacing w:line="360" w:lineRule="auto"/>
              <w:jc w:val="center"/>
              <w:rPr>
                <w:rFonts w:ascii="Calibri" w:hAnsi="Calibri" w:cs="Calibri"/>
                <w:i w:val="0"/>
                <w:sz w:val="24"/>
                <w:szCs w:val="24"/>
              </w:rPr>
            </w:pPr>
            <w:r w:rsidRPr="002979AC">
              <w:rPr>
                <w:rFonts w:ascii="Calibri" w:hAnsi="Calibri" w:cs="Calibri"/>
                <w:i w:val="0"/>
                <w:sz w:val="24"/>
                <w:szCs w:val="24"/>
              </w:rPr>
              <w:t>Calibri</w:t>
            </w:r>
          </w:p>
        </w:tc>
        <w:tc>
          <w:tcPr>
            <w:tcW w:w="1419" w:type="dxa"/>
            <w:vAlign w:val="center"/>
          </w:tcPr>
          <w:p w14:paraId="1FDB1508" w14:textId="77777777" w:rsidR="002979AC" w:rsidRPr="002979AC" w:rsidRDefault="002979AC" w:rsidP="002979AC">
            <w:pPr>
              <w:pStyle w:val="template"/>
              <w:spacing w:line="360" w:lineRule="auto"/>
              <w:jc w:val="center"/>
              <w:rPr>
                <w:rFonts w:ascii="Calibri" w:hAnsi="Calibri" w:cs="Calibri"/>
                <w:i w:val="0"/>
                <w:sz w:val="24"/>
                <w:szCs w:val="24"/>
              </w:rPr>
            </w:pPr>
            <w:r w:rsidRPr="002979AC">
              <w:rPr>
                <w:rFonts w:ascii="Calibri" w:hAnsi="Calibri" w:cs="Calibri"/>
                <w:i w:val="0"/>
                <w:sz w:val="24"/>
                <w:szCs w:val="24"/>
              </w:rPr>
              <w:t>16</w:t>
            </w:r>
          </w:p>
        </w:tc>
      </w:tr>
      <w:tr w:rsidR="002979AC" w:rsidRPr="002979AC" w14:paraId="6948953E" w14:textId="77777777" w:rsidTr="003206E8">
        <w:trPr>
          <w:trHeight w:val="389"/>
          <w:jc w:val="center"/>
        </w:trPr>
        <w:tc>
          <w:tcPr>
            <w:tcW w:w="1440" w:type="dxa"/>
            <w:vAlign w:val="center"/>
          </w:tcPr>
          <w:p w14:paraId="6B800FE4" w14:textId="77777777" w:rsidR="002979AC" w:rsidRPr="002979AC" w:rsidRDefault="002979AC" w:rsidP="002979AC">
            <w:pPr>
              <w:pStyle w:val="template"/>
              <w:spacing w:line="360" w:lineRule="auto"/>
              <w:jc w:val="center"/>
              <w:rPr>
                <w:rFonts w:ascii="Calibri" w:hAnsi="Calibri" w:cs="Calibri"/>
                <w:i w:val="0"/>
                <w:sz w:val="24"/>
                <w:szCs w:val="24"/>
              </w:rPr>
            </w:pPr>
            <w:r w:rsidRPr="002979AC">
              <w:rPr>
                <w:rFonts w:ascii="Calibri" w:hAnsi="Calibri" w:cs="Calibri"/>
                <w:i w:val="0"/>
                <w:sz w:val="24"/>
                <w:szCs w:val="24"/>
              </w:rPr>
              <w:t>Headings 3</w:t>
            </w:r>
          </w:p>
        </w:tc>
        <w:tc>
          <w:tcPr>
            <w:tcW w:w="1422" w:type="dxa"/>
            <w:vAlign w:val="center"/>
          </w:tcPr>
          <w:p w14:paraId="2AEE9DE2" w14:textId="77777777" w:rsidR="002979AC" w:rsidRPr="002979AC" w:rsidRDefault="002979AC" w:rsidP="002979AC">
            <w:pPr>
              <w:pStyle w:val="template"/>
              <w:spacing w:line="360" w:lineRule="auto"/>
              <w:jc w:val="center"/>
              <w:rPr>
                <w:rFonts w:ascii="Calibri" w:hAnsi="Calibri" w:cs="Calibri"/>
                <w:i w:val="0"/>
                <w:sz w:val="24"/>
                <w:szCs w:val="24"/>
              </w:rPr>
            </w:pPr>
            <w:r w:rsidRPr="002979AC">
              <w:rPr>
                <w:rFonts w:ascii="Calibri" w:hAnsi="Calibri" w:cs="Calibri"/>
                <w:i w:val="0"/>
                <w:sz w:val="24"/>
                <w:szCs w:val="24"/>
              </w:rPr>
              <w:t>Calibri</w:t>
            </w:r>
          </w:p>
        </w:tc>
        <w:tc>
          <w:tcPr>
            <w:tcW w:w="1419" w:type="dxa"/>
            <w:vAlign w:val="center"/>
          </w:tcPr>
          <w:p w14:paraId="1F2BAAEA" w14:textId="77777777" w:rsidR="002979AC" w:rsidRPr="002979AC" w:rsidRDefault="002979AC" w:rsidP="002979AC">
            <w:pPr>
              <w:pStyle w:val="template"/>
              <w:spacing w:line="360" w:lineRule="auto"/>
              <w:jc w:val="center"/>
              <w:rPr>
                <w:rFonts w:ascii="Calibri" w:hAnsi="Calibri" w:cs="Calibri"/>
                <w:i w:val="0"/>
                <w:sz w:val="24"/>
                <w:szCs w:val="24"/>
              </w:rPr>
            </w:pPr>
            <w:r w:rsidRPr="002979AC">
              <w:rPr>
                <w:rFonts w:ascii="Calibri" w:hAnsi="Calibri" w:cs="Calibri"/>
                <w:i w:val="0"/>
                <w:sz w:val="24"/>
                <w:szCs w:val="24"/>
              </w:rPr>
              <w:t>13</w:t>
            </w:r>
          </w:p>
        </w:tc>
      </w:tr>
    </w:tbl>
    <w:p w14:paraId="20925B3E" w14:textId="77777777" w:rsidR="002979AC" w:rsidRPr="002979AC" w:rsidRDefault="002979AC" w:rsidP="002979AC">
      <w:pPr>
        <w:spacing w:line="360" w:lineRule="auto"/>
        <w:rPr>
          <w:rFonts w:cs="Calibri"/>
        </w:rPr>
      </w:pP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469"/>
      </w:tblGrid>
      <w:tr w:rsidR="002979AC" w:rsidRPr="002979AC" w14:paraId="333D025F" w14:textId="77777777" w:rsidTr="002979AC">
        <w:trPr>
          <w:cnfStyle w:val="100000000000" w:firstRow="1" w:lastRow="0" w:firstColumn="0" w:lastColumn="0" w:oddVBand="0" w:evenVBand="0" w:oddHBand="0" w:evenHBand="0" w:firstRowFirstColumn="0" w:firstRowLastColumn="0" w:lastRowFirstColumn="0" w:lastRowLastColumn="0"/>
          <w:trHeight w:val="574"/>
        </w:trPr>
        <w:tc>
          <w:tcPr>
            <w:cnfStyle w:val="001000000100" w:firstRow="0" w:lastRow="0" w:firstColumn="1" w:lastColumn="0" w:oddVBand="0" w:evenVBand="0" w:oddHBand="0" w:evenHBand="0" w:firstRowFirstColumn="1" w:firstRowLastColumn="0" w:lastRowFirstColumn="0" w:lastRowLastColumn="0"/>
            <w:tcW w:w="2547" w:type="dxa"/>
            <w:tcBorders>
              <w:bottom w:val="none" w:sz="0" w:space="0" w:color="auto"/>
              <w:right w:val="none" w:sz="0" w:space="0" w:color="auto"/>
            </w:tcBorders>
          </w:tcPr>
          <w:p w14:paraId="29C32CB2" w14:textId="77777777" w:rsidR="002979AC" w:rsidRPr="002979AC" w:rsidRDefault="002979AC" w:rsidP="002979AC">
            <w:pPr>
              <w:spacing w:line="360" w:lineRule="auto"/>
              <w:rPr>
                <w:rFonts w:cs="Calibri"/>
                <w:b w:val="0"/>
                <w:bCs w:val="0"/>
                <w:szCs w:val="24"/>
              </w:rPr>
            </w:pPr>
            <w:r w:rsidRPr="002979AC">
              <w:rPr>
                <w:rFonts w:cs="Calibri"/>
                <w:szCs w:val="24"/>
              </w:rPr>
              <w:t xml:space="preserve">Term </w:t>
            </w:r>
          </w:p>
        </w:tc>
        <w:tc>
          <w:tcPr>
            <w:tcW w:w="6469" w:type="dxa"/>
          </w:tcPr>
          <w:p w14:paraId="3F9673F8" w14:textId="77777777" w:rsidR="002979AC" w:rsidRPr="002979AC" w:rsidRDefault="002979AC" w:rsidP="002979AC">
            <w:pPr>
              <w:spacing w:line="360" w:lineRule="auto"/>
              <w:cnfStyle w:val="100000000000" w:firstRow="1" w:lastRow="0" w:firstColumn="0" w:lastColumn="0" w:oddVBand="0" w:evenVBand="0" w:oddHBand="0" w:evenHBand="0" w:firstRowFirstColumn="0" w:firstRowLastColumn="0" w:lastRowFirstColumn="0" w:lastRowLastColumn="0"/>
              <w:rPr>
                <w:rFonts w:cs="Calibri"/>
                <w:b w:val="0"/>
                <w:bCs w:val="0"/>
                <w:szCs w:val="24"/>
              </w:rPr>
            </w:pPr>
            <w:r w:rsidRPr="002979AC">
              <w:rPr>
                <w:rFonts w:cs="Calibri"/>
                <w:szCs w:val="24"/>
              </w:rPr>
              <w:t xml:space="preserve">Description </w:t>
            </w:r>
          </w:p>
          <w:p w14:paraId="09EBB9A1" w14:textId="77777777" w:rsidR="002979AC" w:rsidRPr="002979AC" w:rsidRDefault="002979AC" w:rsidP="002979AC">
            <w:pPr>
              <w:spacing w:line="360" w:lineRule="auto"/>
              <w:cnfStyle w:val="100000000000" w:firstRow="1" w:lastRow="0" w:firstColumn="0" w:lastColumn="0" w:oddVBand="0" w:evenVBand="0" w:oddHBand="0" w:evenHBand="0" w:firstRowFirstColumn="0" w:firstRowLastColumn="0" w:lastRowFirstColumn="0" w:lastRowLastColumn="0"/>
              <w:rPr>
                <w:rFonts w:cs="Calibri"/>
                <w:b w:val="0"/>
                <w:bCs w:val="0"/>
                <w:szCs w:val="24"/>
              </w:rPr>
            </w:pPr>
          </w:p>
        </w:tc>
      </w:tr>
      <w:tr w:rsidR="002979AC" w:rsidRPr="002979AC" w14:paraId="5AB8CE94" w14:textId="77777777" w:rsidTr="00297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none" w:sz="0" w:space="0" w:color="auto"/>
              <w:bottom w:val="none" w:sz="0" w:space="0" w:color="auto"/>
              <w:right w:val="none" w:sz="0" w:space="0" w:color="auto"/>
            </w:tcBorders>
          </w:tcPr>
          <w:p w14:paraId="4690C8C8" w14:textId="77777777" w:rsidR="002979AC" w:rsidRPr="002979AC" w:rsidRDefault="002979AC" w:rsidP="002979AC">
            <w:pPr>
              <w:pStyle w:val="ListParagraph"/>
              <w:spacing w:line="360" w:lineRule="auto"/>
              <w:ind w:left="0"/>
              <w:rPr>
                <w:rFonts w:cs="Calibri"/>
              </w:rPr>
            </w:pPr>
            <w:r w:rsidRPr="002979AC">
              <w:rPr>
                <w:rFonts w:cs="Calibri"/>
              </w:rPr>
              <w:t xml:space="preserve">RAK </w:t>
            </w:r>
          </w:p>
        </w:tc>
        <w:tc>
          <w:tcPr>
            <w:tcW w:w="6469" w:type="dxa"/>
            <w:tcBorders>
              <w:top w:val="none" w:sz="0" w:space="0" w:color="auto"/>
              <w:bottom w:val="none" w:sz="0" w:space="0" w:color="auto"/>
            </w:tcBorders>
          </w:tcPr>
          <w:p w14:paraId="3B738B6E" w14:textId="77777777" w:rsidR="002979AC" w:rsidRPr="002979AC" w:rsidRDefault="002979AC" w:rsidP="002979AC">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cs="Calibri"/>
              </w:rPr>
            </w:pPr>
            <w:r w:rsidRPr="002979AC">
              <w:rPr>
                <w:rFonts w:cs="Calibri"/>
              </w:rPr>
              <w:t xml:space="preserve">National Bank of Ras Al-Khaimah </w:t>
            </w:r>
          </w:p>
        </w:tc>
      </w:tr>
      <w:tr w:rsidR="002979AC" w:rsidRPr="002979AC" w14:paraId="71428AEC" w14:textId="77777777" w:rsidTr="002979AC">
        <w:tc>
          <w:tcPr>
            <w:cnfStyle w:val="001000000000" w:firstRow="0" w:lastRow="0" w:firstColumn="1" w:lastColumn="0" w:oddVBand="0" w:evenVBand="0" w:oddHBand="0" w:evenHBand="0" w:firstRowFirstColumn="0" w:firstRowLastColumn="0" w:lastRowFirstColumn="0" w:lastRowLastColumn="0"/>
            <w:tcW w:w="2547" w:type="dxa"/>
          </w:tcPr>
          <w:p w14:paraId="7ED9F8E0" w14:textId="77777777" w:rsidR="002979AC" w:rsidRPr="002979AC" w:rsidRDefault="002979AC" w:rsidP="002979AC">
            <w:pPr>
              <w:pStyle w:val="ListParagraph"/>
              <w:spacing w:line="360" w:lineRule="auto"/>
              <w:ind w:left="0"/>
              <w:rPr>
                <w:rFonts w:cs="Calibri"/>
              </w:rPr>
            </w:pPr>
            <w:r w:rsidRPr="002979AC">
              <w:rPr>
                <w:rFonts w:cs="Calibri"/>
              </w:rPr>
              <w:t>Newgen</w:t>
            </w:r>
          </w:p>
        </w:tc>
        <w:tc>
          <w:tcPr>
            <w:tcW w:w="6469" w:type="dxa"/>
          </w:tcPr>
          <w:p w14:paraId="0B2DA5E9" w14:textId="77777777" w:rsidR="002979AC" w:rsidRPr="002979AC" w:rsidRDefault="002979AC" w:rsidP="002979AC">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Calibri"/>
              </w:rPr>
            </w:pPr>
            <w:r w:rsidRPr="002979AC">
              <w:rPr>
                <w:rFonts w:cs="Calibri"/>
              </w:rPr>
              <w:t xml:space="preserve">Newgen Software Technologies Ltd. </w:t>
            </w:r>
          </w:p>
        </w:tc>
      </w:tr>
      <w:tr w:rsidR="002979AC" w:rsidRPr="002979AC" w14:paraId="3E2B7398" w14:textId="77777777" w:rsidTr="00297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0D8712E" w14:textId="77777777" w:rsidR="002979AC" w:rsidRPr="002979AC" w:rsidRDefault="002979AC" w:rsidP="002979AC">
            <w:pPr>
              <w:pStyle w:val="ListParagraph"/>
              <w:spacing w:line="360" w:lineRule="auto"/>
              <w:ind w:left="0"/>
              <w:rPr>
                <w:rFonts w:cs="Calibri"/>
              </w:rPr>
            </w:pPr>
            <w:proofErr w:type="spellStart"/>
            <w:r w:rsidRPr="002979AC">
              <w:rPr>
                <w:rFonts w:cs="Calibri"/>
              </w:rPr>
              <w:t>iBPS</w:t>
            </w:r>
            <w:proofErr w:type="spellEnd"/>
          </w:p>
        </w:tc>
        <w:tc>
          <w:tcPr>
            <w:tcW w:w="6469" w:type="dxa"/>
          </w:tcPr>
          <w:p w14:paraId="2A7AA57D" w14:textId="77777777" w:rsidR="002979AC" w:rsidRPr="002979AC" w:rsidRDefault="002979AC" w:rsidP="002979AC">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cs="Calibri"/>
              </w:rPr>
            </w:pPr>
            <w:r w:rsidRPr="002979AC">
              <w:rPr>
                <w:rFonts w:cs="Calibri"/>
              </w:rPr>
              <w:t xml:space="preserve">Intelligent Business Process Suite </w:t>
            </w:r>
          </w:p>
        </w:tc>
      </w:tr>
      <w:tr w:rsidR="00F60245" w:rsidRPr="002979AC" w14:paraId="0B48D44C" w14:textId="77777777" w:rsidTr="002979AC">
        <w:tc>
          <w:tcPr>
            <w:cnfStyle w:val="001000000000" w:firstRow="0" w:lastRow="0" w:firstColumn="1" w:lastColumn="0" w:oddVBand="0" w:evenVBand="0" w:oddHBand="0" w:evenHBand="0" w:firstRowFirstColumn="0" w:firstRowLastColumn="0" w:lastRowFirstColumn="0" w:lastRowLastColumn="0"/>
            <w:tcW w:w="2547" w:type="dxa"/>
          </w:tcPr>
          <w:p w14:paraId="228D3A45" w14:textId="4CFEABE1" w:rsidR="00F60245" w:rsidRPr="002979AC" w:rsidRDefault="001C5186" w:rsidP="002979AC">
            <w:pPr>
              <w:pStyle w:val="ListParagraph"/>
              <w:spacing w:line="360" w:lineRule="auto"/>
              <w:ind w:left="0"/>
              <w:rPr>
                <w:rFonts w:cs="Calibri"/>
              </w:rPr>
            </w:pPr>
            <w:r>
              <w:rPr>
                <w:rFonts w:cs="Calibri"/>
              </w:rPr>
              <w:t>S</w:t>
            </w:r>
            <w:r w:rsidR="00F60245">
              <w:rPr>
                <w:rFonts w:cs="Calibri"/>
              </w:rPr>
              <w:t>RS</w:t>
            </w:r>
          </w:p>
        </w:tc>
        <w:tc>
          <w:tcPr>
            <w:tcW w:w="6469" w:type="dxa"/>
          </w:tcPr>
          <w:p w14:paraId="1F012DDA" w14:textId="09163625" w:rsidR="00F60245" w:rsidRPr="002979AC" w:rsidRDefault="001C5186" w:rsidP="002979AC">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Calibri"/>
              </w:rPr>
            </w:pPr>
            <w:r>
              <w:rPr>
                <w:rFonts w:cs="Calibri"/>
              </w:rPr>
              <w:t xml:space="preserve">Software </w:t>
            </w:r>
            <w:r w:rsidR="00F60245">
              <w:rPr>
                <w:rFonts w:cs="Calibri"/>
              </w:rPr>
              <w:t>Requirement</w:t>
            </w:r>
            <w:r>
              <w:rPr>
                <w:rFonts w:cs="Calibri"/>
              </w:rPr>
              <w:t xml:space="preserve"> Specification</w:t>
            </w:r>
          </w:p>
        </w:tc>
      </w:tr>
      <w:tr w:rsidR="001C5186" w:rsidRPr="002979AC" w14:paraId="7133FA3C" w14:textId="77777777" w:rsidTr="00297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1FB088F" w14:textId="4232DFC8" w:rsidR="001C5186" w:rsidRDefault="001C5186" w:rsidP="002979AC">
            <w:pPr>
              <w:pStyle w:val="ListParagraph"/>
              <w:spacing w:line="360" w:lineRule="auto"/>
              <w:ind w:left="0"/>
              <w:rPr>
                <w:rFonts w:cs="Calibri"/>
              </w:rPr>
            </w:pPr>
            <w:r>
              <w:rPr>
                <w:rFonts w:cs="Calibri"/>
              </w:rPr>
              <w:t>TSD</w:t>
            </w:r>
          </w:p>
        </w:tc>
        <w:tc>
          <w:tcPr>
            <w:tcW w:w="6469" w:type="dxa"/>
          </w:tcPr>
          <w:p w14:paraId="66840155" w14:textId="41A5EE9D" w:rsidR="001C5186" w:rsidRDefault="001C5186" w:rsidP="002979AC">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cs="Calibri"/>
              </w:rPr>
            </w:pPr>
            <w:r>
              <w:rPr>
                <w:rFonts w:cs="Calibri"/>
              </w:rPr>
              <w:t>Technical Specification Document</w:t>
            </w:r>
          </w:p>
        </w:tc>
      </w:tr>
      <w:tr w:rsidR="002979AC" w:rsidRPr="002979AC" w14:paraId="7A858C15" w14:textId="77777777" w:rsidTr="002979AC">
        <w:tc>
          <w:tcPr>
            <w:cnfStyle w:val="001000000000" w:firstRow="0" w:lastRow="0" w:firstColumn="1" w:lastColumn="0" w:oddVBand="0" w:evenVBand="0" w:oddHBand="0" w:evenHBand="0" w:firstRowFirstColumn="0" w:firstRowLastColumn="0" w:lastRowFirstColumn="0" w:lastRowLastColumn="0"/>
            <w:tcW w:w="2547" w:type="dxa"/>
          </w:tcPr>
          <w:p w14:paraId="62DBFBED" w14:textId="086941B4" w:rsidR="002979AC" w:rsidRPr="002979AC" w:rsidRDefault="002979AC" w:rsidP="002979AC">
            <w:pPr>
              <w:pStyle w:val="ListParagraph"/>
              <w:spacing w:line="360" w:lineRule="auto"/>
              <w:ind w:left="0"/>
              <w:rPr>
                <w:rFonts w:cs="Calibri"/>
              </w:rPr>
            </w:pPr>
            <w:r>
              <w:rPr>
                <w:rFonts w:cs="Calibri"/>
              </w:rPr>
              <w:t>CPF</w:t>
            </w:r>
          </w:p>
        </w:tc>
        <w:tc>
          <w:tcPr>
            <w:tcW w:w="6469" w:type="dxa"/>
          </w:tcPr>
          <w:p w14:paraId="2C5CADD5" w14:textId="0B03A58E" w:rsidR="002979AC" w:rsidRPr="002979AC" w:rsidRDefault="002979AC" w:rsidP="002979AC">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Calibri"/>
              </w:rPr>
            </w:pPr>
            <w:r>
              <w:rPr>
                <w:rFonts w:cs="Calibri"/>
              </w:rPr>
              <w:t>Consumer Protection Framework</w:t>
            </w:r>
          </w:p>
        </w:tc>
      </w:tr>
      <w:tr w:rsidR="002979AC" w:rsidRPr="002979AC" w14:paraId="78B6016D" w14:textId="77777777" w:rsidTr="00297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2C486A2" w14:textId="3C2CE0F6" w:rsidR="002979AC" w:rsidRDefault="002979AC" w:rsidP="002979AC">
            <w:pPr>
              <w:pStyle w:val="ListParagraph"/>
              <w:spacing w:line="360" w:lineRule="auto"/>
              <w:ind w:left="0"/>
              <w:rPr>
                <w:rFonts w:cs="Calibri"/>
              </w:rPr>
            </w:pPr>
            <w:r>
              <w:rPr>
                <w:rFonts w:cs="Calibri"/>
              </w:rPr>
              <w:t>CBUAE</w:t>
            </w:r>
          </w:p>
        </w:tc>
        <w:tc>
          <w:tcPr>
            <w:tcW w:w="6469" w:type="dxa"/>
          </w:tcPr>
          <w:p w14:paraId="086DD5F6" w14:textId="6E8D24DC" w:rsidR="002979AC" w:rsidRDefault="002979AC" w:rsidP="002979AC">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cs="Calibri"/>
              </w:rPr>
            </w:pPr>
            <w:r>
              <w:rPr>
                <w:rFonts w:cs="Calibri"/>
              </w:rPr>
              <w:t xml:space="preserve">Central Bank of United </w:t>
            </w:r>
          </w:p>
        </w:tc>
      </w:tr>
      <w:tr w:rsidR="002979AC" w:rsidRPr="002979AC" w14:paraId="09F89872" w14:textId="77777777" w:rsidTr="002979AC">
        <w:tc>
          <w:tcPr>
            <w:cnfStyle w:val="001000000000" w:firstRow="0" w:lastRow="0" w:firstColumn="1" w:lastColumn="0" w:oddVBand="0" w:evenVBand="0" w:oddHBand="0" w:evenHBand="0" w:firstRowFirstColumn="0" w:firstRowLastColumn="0" w:lastRowFirstColumn="0" w:lastRowLastColumn="0"/>
            <w:tcW w:w="2547" w:type="dxa"/>
          </w:tcPr>
          <w:p w14:paraId="037A3320" w14:textId="27BE74F9" w:rsidR="002979AC" w:rsidRDefault="002979AC" w:rsidP="002979AC">
            <w:pPr>
              <w:pStyle w:val="ListParagraph"/>
              <w:spacing w:line="360" w:lineRule="auto"/>
              <w:ind w:left="0"/>
              <w:rPr>
                <w:rFonts w:cs="Calibri"/>
              </w:rPr>
            </w:pPr>
            <w:r>
              <w:rPr>
                <w:rFonts w:cs="Calibri"/>
              </w:rPr>
              <w:t>PL</w:t>
            </w:r>
          </w:p>
        </w:tc>
        <w:tc>
          <w:tcPr>
            <w:tcW w:w="6469" w:type="dxa"/>
          </w:tcPr>
          <w:p w14:paraId="02080D73" w14:textId="0A95EE3D" w:rsidR="002979AC" w:rsidRDefault="002979AC" w:rsidP="002979AC">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Calibri"/>
              </w:rPr>
            </w:pPr>
            <w:r>
              <w:rPr>
                <w:rFonts w:cs="Calibri"/>
              </w:rPr>
              <w:t>Personal Loans</w:t>
            </w:r>
          </w:p>
        </w:tc>
      </w:tr>
      <w:tr w:rsidR="002979AC" w:rsidRPr="002979AC" w14:paraId="2A6EBBAD" w14:textId="77777777" w:rsidTr="00297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10F771B" w14:textId="4FE30FA2" w:rsidR="002979AC" w:rsidRDefault="002979AC" w:rsidP="002979AC">
            <w:pPr>
              <w:pStyle w:val="ListParagraph"/>
              <w:spacing w:line="360" w:lineRule="auto"/>
              <w:ind w:left="0"/>
              <w:rPr>
                <w:rFonts w:cs="Calibri"/>
              </w:rPr>
            </w:pPr>
            <w:r>
              <w:rPr>
                <w:rFonts w:cs="Calibri"/>
              </w:rPr>
              <w:t>WI</w:t>
            </w:r>
          </w:p>
        </w:tc>
        <w:tc>
          <w:tcPr>
            <w:tcW w:w="6469" w:type="dxa"/>
          </w:tcPr>
          <w:p w14:paraId="39591B07" w14:textId="53BC9FF9" w:rsidR="002979AC" w:rsidRDefault="002979AC" w:rsidP="002979AC">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cs="Calibri"/>
              </w:rPr>
            </w:pPr>
            <w:r>
              <w:rPr>
                <w:rFonts w:cs="Calibri"/>
              </w:rPr>
              <w:t>Work-Item</w:t>
            </w:r>
          </w:p>
        </w:tc>
      </w:tr>
      <w:tr w:rsidR="002979AC" w:rsidRPr="002979AC" w14:paraId="46E65573" w14:textId="77777777" w:rsidTr="002979AC">
        <w:tc>
          <w:tcPr>
            <w:cnfStyle w:val="001000000000" w:firstRow="0" w:lastRow="0" w:firstColumn="1" w:lastColumn="0" w:oddVBand="0" w:evenVBand="0" w:oddHBand="0" w:evenHBand="0" w:firstRowFirstColumn="0" w:firstRowLastColumn="0" w:lastRowFirstColumn="0" w:lastRowLastColumn="0"/>
            <w:tcW w:w="2547" w:type="dxa"/>
          </w:tcPr>
          <w:p w14:paraId="5B7651ED" w14:textId="0C9F1609" w:rsidR="002979AC" w:rsidRDefault="002979AC" w:rsidP="002979AC">
            <w:pPr>
              <w:pStyle w:val="ListParagraph"/>
              <w:spacing w:line="360" w:lineRule="auto"/>
              <w:ind w:left="0"/>
              <w:rPr>
                <w:rFonts w:cs="Calibri"/>
              </w:rPr>
            </w:pPr>
            <w:r>
              <w:rPr>
                <w:rFonts w:cs="Calibri"/>
              </w:rPr>
              <w:t>WS</w:t>
            </w:r>
          </w:p>
        </w:tc>
        <w:tc>
          <w:tcPr>
            <w:tcW w:w="6469" w:type="dxa"/>
          </w:tcPr>
          <w:p w14:paraId="6531E9E1" w14:textId="09A8AE4C" w:rsidR="002979AC" w:rsidRDefault="002979AC" w:rsidP="002979AC">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Calibri"/>
              </w:rPr>
            </w:pPr>
            <w:r>
              <w:rPr>
                <w:rFonts w:cs="Calibri"/>
              </w:rPr>
              <w:t>Work-Step</w:t>
            </w:r>
          </w:p>
        </w:tc>
      </w:tr>
      <w:tr w:rsidR="002979AC" w:rsidRPr="002979AC" w14:paraId="653B28E0" w14:textId="77777777" w:rsidTr="00297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BB15CC0" w14:textId="65155E72" w:rsidR="002979AC" w:rsidRDefault="002979AC" w:rsidP="002979AC">
            <w:pPr>
              <w:pStyle w:val="ListParagraph"/>
              <w:spacing w:line="360" w:lineRule="auto"/>
              <w:ind w:left="0"/>
              <w:rPr>
                <w:rFonts w:cs="Calibri"/>
              </w:rPr>
            </w:pPr>
            <w:r>
              <w:rPr>
                <w:rFonts w:cs="Calibri"/>
              </w:rPr>
              <w:t>PB</w:t>
            </w:r>
          </w:p>
        </w:tc>
        <w:tc>
          <w:tcPr>
            <w:tcW w:w="6469" w:type="dxa"/>
          </w:tcPr>
          <w:p w14:paraId="2E3FEB85" w14:textId="566FE471" w:rsidR="002979AC" w:rsidRDefault="002979AC" w:rsidP="002979AC">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cs="Calibri"/>
              </w:rPr>
            </w:pPr>
            <w:r>
              <w:rPr>
                <w:rFonts w:cs="Calibri"/>
              </w:rPr>
              <w:t>Personal Banking</w:t>
            </w:r>
          </w:p>
        </w:tc>
      </w:tr>
      <w:tr w:rsidR="001C5186" w:rsidRPr="002979AC" w14:paraId="2ABFDAF0" w14:textId="77777777" w:rsidTr="002979AC">
        <w:tc>
          <w:tcPr>
            <w:cnfStyle w:val="001000000000" w:firstRow="0" w:lastRow="0" w:firstColumn="1" w:lastColumn="0" w:oddVBand="0" w:evenVBand="0" w:oddHBand="0" w:evenHBand="0" w:firstRowFirstColumn="0" w:firstRowLastColumn="0" w:lastRowFirstColumn="0" w:lastRowLastColumn="0"/>
            <w:tcW w:w="2547" w:type="dxa"/>
          </w:tcPr>
          <w:p w14:paraId="7BC0A524" w14:textId="158F1347" w:rsidR="001C5186" w:rsidRDefault="001C5186" w:rsidP="002979AC">
            <w:pPr>
              <w:pStyle w:val="ListParagraph"/>
              <w:spacing w:line="360" w:lineRule="auto"/>
              <w:ind w:left="0"/>
              <w:rPr>
                <w:rFonts w:cs="Calibri"/>
              </w:rPr>
            </w:pPr>
            <w:r>
              <w:rPr>
                <w:rFonts w:cs="Calibri"/>
              </w:rPr>
              <w:t>UW</w:t>
            </w:r>
          </w:p>
        </w:tc>
        <w:tc>
          <w:tcPr>
            <w:tcW w:w="6469" w:type="dxa"/>
          </w:tcPr>
          <w:p w14:paraId="288C55AF" w14:textId="7312308E" w:rsidR="001C5186" w:rsidRDefault="001C5186" w:rsidP="002979AC">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Calibri"/>
              </w:rPr>
            </w:pPr>
            <w:r>
              <w:rPr>
                <w:rFonts w:cs="Calibri"/>
              </w:rPr>
              <w:t>Underwriting</w:t>
            </w:r>
          </w:p>
        </w:tc>
      </w:tr>
      <w:tr w:rsidR="001C5186" w:rsidRPr="002979AC" w14:paraId="0699E46E" w14:textId="77777777" w:rsidTr="00297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67861CA" w14:textId="675C04C0" w:rsidR="001C5186" w:rsidRDefault="001C5186" w:rsidP="002979AC">
            <w:pPr>
              <w:pStyle w:val="ListParagraph"/>
              <w:spacing w:line="360" w:lineRule="auto"/>
              <w:ind w:left="0"/>
              <w:rPr>
                <w:rFonts w:cs="Calibri"/>
              </w:rPr>
            </w:pPr>
            <w:r>
              <w:rPr>
                <w:rFonts w:cs="Calibri"/>
              </w:rPr>
              <w:t>CROPS</w:t>
            </w:r>
          </w:p>
        </w:tc>
        <w:tc>
          <w:tcPr>
            <w:tcW w:w="6469" w:type="dxa"/>
          </w:tcPr>
          <w:p w14:paraId="634C710D" w14:textId="27B45CAD" w:rsidR="001C5186" w:rsidRDefault="001C5186" w:rsidP="002979AC">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cs="Calibri"/>
              </w:rPr>
            </w:pPr>
            <w:r>
              <w:rPr>
                <w:rFonts w:cs="Calibri"/>
              </w:rPr>
              <w:t xml:space="preserve">Credit Operations </w:t>
            </w:r>
          </w:p>
        </w:tc>
      </w:tr>
      <w:tr w:rsidR="00D01491" w:rsidRPr="002979AC" w14:paraId="4B58357A" w14:textId="77777777" w:rsidTr="002979AC">
        <w:tc>
          <w:tcPr>
            <w:cnfStyle w:val="001000000000" w:firstRow="0" w:lastRow="0" w:firstColumn="1" w:lastColumn="0" w:oddVBand="0" w:evenVBand="0" w:oddHBand="0" w:evenHBand="0" w:firstRowFirstColumn="0" w:firstRowLastColumn="0" w:lastRowFirstColumn="0" w:lastRowLastColumn="0"/>
            <w:tcW w:w="2547" w:type="dxa"/>
          </w:tcPr>
          <w:p w14:paraId="1768703F" w14:textId="31313786" w:rsidR="00D01491" w:rsidRDefault="00D01491" w:rsidP="002979AC">
            <w:pPr>
              <w:pStyle w:val="ListParagraph"/>
              <w:spacing w:line="360" w:lineRule="auto"/>
              <w:ind w:left="0"/>
              <w:rPr>
                <w:rFonts w:cs="Calibri"/>
              </w:rPr>
            </w:pPr>
            <w:r>
              <w:rPr>
                <w:rFonts w:cs="Calibri"/>
              </w:rPr>
              <w:t>PDS</w:t>
            </w:r>
          </w:p>
        </w:tc>
        <w:tc>
          <w:tcPr>
            <w:tcW w:w="6469" w:type="dxa"/>
          </w:tcPr>
          <w:p w14:paraId="1CA6F02A" w14:textId="011BCBCF" w:rsidR="00D01491" w:rsidRDefault="00D01491" w:rsidP="002979AC">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Calibri"/>
              </w:rPr>
            </w:pPr>
            <w:r>
              <w:rPr>
                <w:rFonts w:cs="Calibri"/>
              </w:rPr>
              <w:t>Post Disbursal Services</w:t>
            </w:r>
          </w:p>
        </w:tc>
      </w:tr>
      <w:tr w:rsidR="002979AC" w:rsidRPr="002979AC" w14:paraId="5586BD24" w14:textId="77777777" w:rsidTr="00297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01EB9B0" w14:textId="4A8E6613" w:rsidR="002979AC" w:rsidRDefault="002979AC" w:rsidP="002979AC">
            <w:pPr>
              <w:pStyle w:val="ListParagraph"/>
              <w:spacing w:line="360" w:lineRule="auto"/>
              <w:ind w:left="0"/>
              <w:rPr>
                <w:rFonts w:cs="Calibri"/>
              </w:rPr>
            </w:pPr>
            <w:r>
              <w:rPr>
                <w:rFonts w:cs="Calibri"/>
              </w:rPr>
              <w:t>AO</w:t>
            </w:r>
          </w:p>
        </w:tc>
        <w:tc>
          <w:tcPr>
            <w:tcW w:w="6469" w:type="dxa"/>
          </w:tcPr>
          <w:p w14:paraId="75C65A65" w14:textId="0D3F6B19" w:rsidR="002979AC" w:rsidRDefault="002979AC" w:rsidP="002979AC">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cs="Calibri"/>
              </w:rPr>
            </w:pPr>
            <w:r>
              <w:rPr>
                <w:rFonts w:cs="Calibri"/>
              </w:rPr>
              <w:t>Account Opening</w:t>
            </w:r>
          </w:p>
        </w:tc>
      </w:tr>
      <w:tr w:rsidR="002979AC" w:rsidRPr="002979AC" w14:paraId="6EE8FFFA" w14:textId="77777777" w:rsidTr="002979AC">
        <w:tc>
          <w:tcPr>
            <w:cnfStyle w:val="001000000000" w:firstRow="0" w:lastRow="0" w:firstColumn="1" w:lastColumn="0" w:oddVBand="0" w:evenVBand="0" w:oddHBand="0" w:evenHBand="0" w:firstRowFirstColumn="0" w:firstRowLastColumn="0" w:lastRowFirstColumn="0" w:lastRowLastColumn="0"/>
            <w:tcW w:w="2547" w:type="dxa"/>
          </w:tcPr>
          <w:p w14:paraId="0804F2CD" w14:textId="53D2EED7" w:rsidR="002979AC" w:rsidRDefault="002979AC" w:rsidP="002979AC">
            <w:pPr>
              <w:pStyle w:val="ListParagraph"/>
              <w:spacing w:line="360" w:lineRule="auto"/>
              <w:ind w:left="0"/>
              <w:rPr>
                <w:rFonts w:cs="Calibri"/>
              </w:rPr>
            </w:pPr>
            <w:r>
              <w:rPr>
                <w:rFonts w:cs="Calibri"/>
              </w:rPr>
              <w:t>CC</w:t>
            </w:r>
          </w:p>
        </w:tc>
        <w:tc>
          <w:tcPr>
            <w:tcW w:w="6469" w:type="dxa"/>
          </w:tcPr>
          <w:p w14:paraId="40E366BC" w14:textId="3939102B" w:rsidR="002979AC" w:rsidRDefault="002979AC" w:rsidP="002979AC">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Calibri"/>
              </w:rPr>
            </w:pPr>
            <w:r>
              <w:rPr>
                <w:rFonts w:cs="Calibri"/>
              </w:rPr>
              <w:t>Credit Card</w:t>
            </w:r>
          </w:p>
        </w:tc>
      </w:tr>
      <w:tr w:rsidR="002979AC" w:rsidRPr="002979AC" w14:paraId="409E711B" w14:textId="77777777" w:rsidTr="00297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098A33E" w14:textId="74601B66" w:rsidR="002979AC" w:rsidRDefault="002979AC" w:rsidP="002979AC">
            <w:pPr>
              <w:pStyle w:val="ListParagraph"/>
              <w:spacing w:line="360" w:lineRule="auto"/>
              <w:ind w:left="0"/>
              <w:rPr>
                <w:rFonts w:cs="Calibri"/>
              </w:rPr>
            </w:pPr>
            <w:r>
              <w:rPr>
                <w:rFonts w:cs="Calibri"/>
              </w:rPr>
              <w:t>LC</w:t>
            </w:r>
          </w:p>
        </w:tc>
        <w:tc>
          <w:tcPr>
            <w:tcW w:w="6469" w:type="dxa"/>
          </w:tcPr>
          <w:p w14:paraId="3ABB5AFD" w14:textId="7A9D165D" w:rsidR="002979AC" w:rsidRDefault="00D01491" w:rsidP="002979AC">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cs="Calibri"/>
              </w:rPr>
            </w:pPr>
            <w:r>
              <w:rPr>
                <w:rFonts w:cs="Calibri"/>
              </w:rPr>
              <w:t>Liability Certificate</w:t>
            </w:r>
          </w:p>
        </w:tc>
      </w:tr>
      <w:tr w:rsidR="002979AC" w:rsidRPr="002979AC" w14:paraId="7FA623D1" w14:textId="77777777" w:rsidTr="002979AC">
        <w:tc>
          <w:tcPr>
            <w:cnfStyle w:val="001000000000" w:firstRow="0" w:lastRow="0" w:firstColumn="1" w:lastColumn="0" w:oddVBand="0" w:evenVBand="0" w:oddHBand="0" w:evenHBand="0" w:firstRowFirstColumn="0" w:firstRowLastColumn="0" w:lastRowFirstColumn="0" w:lastRowLastColumn="0"/>
            <w:tcW w:w="2547" w:type="dxa"/>
          </w:tcPr>
          <w:p w14:paraId="55BD1851" w14:textId="5720CD1E" w:rsidR="002979AC" w:rsidRDefault="002979AC" w:rsidP="002979AC">
            <w:pPr>
              <w:pStyle w:val="ListParagraph"/>
              <w:spacing w:line="360" w:lineRule="auto"/>
              <w:ind w:left="0"/>
              <w:rPr>
                <w:rFonts w:cs="Calibri"/>
              </w:rPr>
            </w:pPr>
            <w:r>
              <w:rPr>
                <w:rFonts w:cs="Calibri"/>
              </w:rPr>
              <w:t>STL</w:t>
            </w:r>
          </w:p>
        </w:tc>
        <w:tc>
          <w:tcPr>
            <w:tcW w:w="6469" w:type="dxa"/>
          </w:tcPr>
          <w:p w14:paraId="525AC78C" w14:textId="100EA09D" w:rsidR="002979AC" w:rsidRDefault="002979AC" w:rsidP="002979AC">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Calibri"/>
              </w:rPr>
            </w:pPr>
            <w:r>
              <w:rPr>
                <w:rFonts w:cs="Calibri"/>
              </w:rPr>
              <w:t>Salary Transfer Letter</w:t>
            </w:r>
          </w:p>
        </w:tc>
      </w:tr>
      <w:tr w:rsidR="007B468B" w:rsidRPr="002979AC" w14:paraId="38E46FE4" w14:textId="77777777" w:rsidTr="00297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7DC3EA0" w14:textId="744798FE" w:rsidR="007B468B" w:rsidRDefault="007B468B" w:rsidP="002979AC">
            <w:pPr>
              <w:pStyle w:val="ListParagraph"/>
              <w:spacing w:line="360" w:lineRule="auto"/>
              <w:ind w:left="0"/>
              <w:rPr>
                <w:rFonts w:cs="Calibri"/>
              </w:rPr>
            </w:pPr>
            <w:r>
              <w:rPr>
                <w:rFonts w:cs="Calibri"/>
              </w:rPr>
              <w:t>LOS</w:t>
            </w:r>
          </w:p>
        </w:tc>
        <w:tc>
          <w:tcPr>
            <w:tcW w:w="6469" w:type="dxa"/>
          </w:tcPr>
          <w:p w14:paraId="675B6952" w14:textId="4D0F0BF5" w:rsidR="007B468B" w:rsidRDefault="007B468B" w:rsidP="002979AC">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cs="Calibri"/>
              </w:rPr>
            </w:pPr>
            <w:r>
              <w:rPr>
                <w:rFonts w:cs="Calibri"/>
              </w:rPr>
              <w:t>Loan Origination System</w:t>
            </w:r>
          </w:p>
        </w:tc>
      </w:tr>
    </w:tbl>
    <w:p w14:paraId="78EFDCE9" w14:textId="77777777" w:rsidR="00652BAB" w:rsidRDefault="00652BAB" w:rsidP="00652BAB">
      <w:pPr>
        <w:rPr>
          <w:szCs w:val="24"/>
        </w:rPr>
      </w:pPr>
    </w:p>
    <w:p w14:paraId="73FD8AC3" w14:textId="77777777" w:rsidR="009D2DB4" w:rsidRDefault="009D2DB4" w:rsidP="00652BAB">
      <w:pPr>
        <w:rPr>
          <w:szCs w:val="24"/>
        </w:rPr>
      </w:pPr>
    </w:p>
    <w:p w14:paraId="5678177F" w14:textId="77777777" w:rsidR="00652BAB" w:rsidRDefault="00652BAB" w:rsidP="00652BAB">
      <w:pPr>
        <w:rPr>
          <w:szCs w:val="24"/>
        </w:rPr>
      </w:pPr>
    </w:p>
    <w:p w14:paraId="69607E3F" w14:textId="09168C2B" w:rsidR="00652BAB" w:rsidRDefault="009D2DB4" w:rsidP="00443E68">
      <w:pPr>
        <w:pStyle w:val="Heading2"/>
        <w:numPr>
          <w:ilvl w:val="1"/>
          <w:numId w:val="2"/>
        </w:numPr>
      </w:pPr>
      <w:bookmarkStart w:id="4" w:name="_Toc206760600"/>
      <w:r>
        <w:t>Intended Audience</w:t>
      </w:r>
      <w:bookmarkEnd w:id="4"/>
      <w:r>
        <w:t xml:space="preserve"> </w:t>
      </w:r>
    </w:p>
    <w:p w14:paraId="093310B9" w14:textId="77777777" w:rsidR="009D2DB4" w:rsidRPr="006108A4" w:rsidRDefault="009D2DB4" w:rsidP="00802EF3">
      <w:pPr>
        <w:numPr>
          <w:ilvl w:val="0"/>
          <w:numId w:val="5"/>
        </w:numPr>
        <w:spacing w:line="360" w:lineRule="auto"/>
        <w:jc w:val="both"/>
        <w:rPr>
          <w:rFonts w:cs="Arial"/>
          <w:szCs w:val="24"/>
        </w:rPr>
      </w:pPr>
      <w:r w:rsidRPr="006108A4">
        <w:rPr>
          <w:rFonts w:cs="Arial"/>
          <w:szCs w:val="24"/>
        </w:rPr>
        <w:t xml:space="preserve">The document is intended to be a guide for Business Users, Developers, Project Leader, Project Manager, Architecture Teams, and Testers. </w:t>
      </w:r>
    </w:p>
    <w:p w14:paraId="07153B6A" w14:textId="7323F1BD" w:rsidR="009D2DB4" w:rsidRPr="006108A4" w:rsidRDefault="009D2DB4" w:rsidP="00802EF3">
      <w:pPr>
        <w:numPr>
          <w:ilvl w:val="0"/>
          <w:numId w:val="5"/>
        </w:numPr>
        <w:spacing w:line="360" w:lineRule="auto"/>
        <w:jc w:val="both"/>
        <w:rPr>
          <w:rFonts w:cs="Arial"/>
          <w:szCs w:val="24"/>
        </w:rPr>
      </w:pPr>
      <w:r w:rsidRPr="006108A4">
        <w:rPr>
          <w:rFonts w:cs="Arial"/>
          <w:szCs w:val="24"/>
        </w:rPr>
        <w:lastRenderedPageBreak/>
        <w:t xml:space="preserve">The goal of this document is to finalize the requirements of </w:t>
      </w:r>
      <w:r>
        <w:rPr>
          <w:rFonts w:cs="Arial"/>
          <w:szCs w:val="24"/>
        </w:rPr>
        <w:t>‘PL Process – CPF Phase 2’</w:t>
      </w:r>
      <w:r w:rsidRPr="006108A4">
        <w:rPr>
          <w:rFonts w:cs="Arial"/>
          <w:szCs w:val="24"/>
        </w:rPr>
        <w:t xml:space="preserve"> at RAK Bank.</w:t>
      </w:r>
    </w:p>
    <w:p w14:paraId="5494F972" w14:textId="198160E2" w:rsidR="009D2DB4" w:rsidRDefault="009D2DB4" w:rsidP="00802EF3">
      <w:pPr>
        <w:numPr>
          <w:ilvl w:val="0"/>
          <w:numId w:val="5"/>
        </w:numPr>
        <w:spacing w:line="360" w:lineRule="auto"/>
        <w:jc w:val="both"/>
        <w:rPr>
          <w:rFonts w:cs="Arial"/>
          <w:szCs w:val="24"/>
        </w:rPr>
      </w:pPr>
      <w:r w:rsidRPr="006108A4">
        <w:rPr>
          <w:rFonts w:cs="Arial"/>
          <w:szCs w:val="24"/>
        </w:rPr>
        <w:t>The document will be the base document for ‘System Integration Testing’ and ‘User Acceptance Testing.</w:t>
      </w:r>
      <w:r>
        <w:rPr>
          <w:rFonts w:cs="Arial"/>
          <w:szCs w:val="24"/>
        </w:rPr>
        <w:t>’</w:t>
      </w:r>
    </w:p>
    <w:p w14:paraId="138018F8" w14:textId="77777777" w:rsidR="009D2DB4" w:rsidRDefault="009D2DB4" w:rsidP="009D2DB4">
      <w:pPr>
        <w:spacing w:line="360" w:lineRule="auto"/>
        <w:jc w:val="both"/>
        <w:rPr>
          <w:rFonts w:cs="Arial"/>
          <w:szCs w:val="24"/>
        </w:rPr>
      </w:pPr>
    </w:p>
    <w:p w14:paraId="2DB1C431" w14:textId="7F6DCD67" w:rsidR="009D2DB4" w:rsidRDefault="009D2DB4" w:rsidP="00443E68">
      <w:pPr>
        <w:pStyle w:val="Heading2"/>
        <w:numPr>
          <w:ilvl w:val="1"/>
          <w:numId w:val="2"/>
        </w:numPr>
      </w:pPr>
      <w:bookmarkStart w:id="5" w:name="_Toc206760601"/>
      <w:r>
        <w:t>Reference</w:t>
      </w:r>
      <w:bookmarkEnd w:id="5"/>
    </w:p>
    <w:p w14:paraId="2895370E" w14:textId="77777777" w:rsidR="009D2DB4" w:rsidRDefault="009D2DB4" w:rsidP="009D2DB4"/>
    <w:p w14:paraId="325035D7" w14:textId="4C1A370A" w:rsidR="009D2DB4" w:rsidRDefault="007F653D" w:rsidP="007F653D">
      <w:pPr>
        <w:spacing w:line="360" w:lineRule="auto"/>
      </w:pPr>
      <w:r>
        <w:object w:dxaOrig="1508" w:dyaOrig="984" w14:anchorId="4B2F3C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v:imagedata r:id="rId12" o:title=""/>
          </v:shape>
          <o:OLEObject Type="Link" ProgID="PowerPoint.Show.12" ShapeID="_x0000_i1025" DrawAspect="Icon" r:id="rId13" UpdateMode="Always">
            <o:LinkType>EnhancedMetaFile</o:LinkType>
            <o:LockedField>false</o:LockedField>
            <o:FieldCodes>\f 0</o:FieldCodes>
          </o:OLEObject>
        </w:object>
      </w:r>
    </w:p>
    <w:p w14:paraId="69D591C3" w14:textId="77777777" w:rsidR="009D2DB4" w:rsidRDefault="009D2DB4" w:rsidP="009D2DB4"/>
    <w:p w14:paraId="4BA43539" w14:textId="77777777" w:rsidR="00F46E03" w:rsidRDefault="00F46E03" w:rsidP="009D2DB4"/>
    <w:p w14:paraId="47E7C7E1" w14:textId="77777777" w:rsidR="00F46E03" w:rsidRDefault="00F46E03" w:rsidP="009D2DB4"/>
    <w:p w14:paraId="76F3752B" w14:textId="77777777" w:rsidR="00F46E03" w:rsidRDefault="00F46E03" w:rsidP="009D2DB4"/>
    <w:p w14:paraId="613F0E67" w14:textId="77777777" w:rsidR="00F46E03" w:rsidRDefault="00F46E03" w:rsidP="009D2DB4"/>
    <w:p w14:paraId="4867C980" w14:textId="77777777" w:rsidR="00F46E03" w:rsidRDefault="00F46E03" w:rsidP="009D2DB4"/>
    <w:p w14:paraId="77E82307" w14:textId="77777777" w:rsidR="00F46E03" w:rsidRDefault="00F46E03" w:rsidP="009D2DB4"/>
    <w:p w14:paraId="2B568EA4" w14:textId="77777777" w:rsidR="00F46E03" w:rsidRDefault="00F46E03" w:rsidP="009D2DB4"/>
    <w:p w14:paraId="6B6BBAE1" w14:textId="77777777" w:rsidR="00F46E03" w:rsidRDefault="00F46E03" w:rsidP="009D2DB4"/>
    <w:p w14:paraId="2BF63FDF" w14:textId="77777777" w:rsidR="00F46E03" w:rsidRDefault="00F46E03" w:rsidP="009D2DB4"/>
    <w:p w14:paraId="51077FFB" w14:textId="77777777" w:rsidR="00F46E03" w:rsidRDefault="00F46E03" w:rsidP="009D2DB4"/>
    <w:p w14:paraId="738F83A3" w14:textId="77777777" w:rsidR="00F46E03" w:rsidRDefault="00F46E03" w:rsidP="009D2DB4"/>
    <w:p w14:paraId="3C38BCBA" w14:textId="77777777" w:rsidR="00F46E03" w:rsidRDefault="00F46E03" w:rsidP="009D2DB4"/>
    <w:p w14:paraId="6AEFF0B8" w14:textId="77777777" w:rsidR="00F46E03" w:rsidRDefault="00F46E03" w:rsidP="009D2DB4"/>
    <w:p w14:paraId="60C1F701" w14:textId="77777777" w:rsidR="00F46E03" w:rsidRDefault="00F46E03" w:rsidP="009D2DB4"/>
    <w:p w14:paraId="7685C8D7" w14:textId="77777777" w:rsidR="00F46E03" w:rsidRDefault="00F46E03" w:rsidP="009D2DB4"/>
    <w:p w14:paraId="62400BF6" w14:textId="77777777" w:rsidR="00F46E03" w:rsidRDefault="00F46E03" w:rsidP="009D2DB4"/>
    <w:p w14:paraId="5576B885" w14:textId="77777777" w:rsidR="00F46E03" w:rsidRDefault="00F46E03" w:rsidP="009D2DB4"/>
    <w:p w14:paraId="25D8E2CD" w14:textId="77777777" w:rsidR="00F46E03" w:rsidRDefault="00F46E03" w:rsidP="009D2DB4"/>
    <w:p w14:paraId="47164FE9" w14:textId="77777777" w:rsidR="00F46E03" w:rsidRDefault="00F46E03" w:rsidP="009D2DB4"/>
    <w:p w14:paraId="475D6271" w14:textId="77777777" w:rsidR="00F46E03" w:rsidRDefault="00F46E03" w:rsidP="009D2DB4"/>
    <w:p w14:paraId="35806220" w14:textId="77777777" w:rsidR="00F46E03" w:rsidRDefault="00F46E03" w:rsidP="009D2DB4"/>
    <w:p w14:paraId="0189FBE5" w14:textId="77777777" w:rsidR="00F46E03" w:rsidRDefault="00F46E03" w:rsidP="009D2DB4"/>
    <w:p w14:paraId="5F3ABECF" w14:textId="77777777" w:rsidR="00F46E03" w:rsidRDefault="00F46E03" w:rsidP="009D2DB4"/>
    <w:p w14:paraId="0D0735B2" w14:textId="77777777" w:rsidR="00F46E03" w:rsidRDefault="00F46E03" w:rsidP="009D2DB4"/>
    <w:p w14:paraId="0C12DB36" w14:textId="77777777" w:rsidR="00F46E03" w:rsidRDefault="00F46E03" w:rsidP="009D2DB4"/>
    <w:p w14:paraId="3F8641C9" w14:textId="77777777" w:rsidR="00F46E03" w:rsidRDefault="00F46E03" w:rsidP="009D2DB4"/>
    <w:p w14:paraId="479A838F" w14:textId="77777777" w:rsidR="00F46E03" w:rsidRDefault="00F46E03" w:rsidP="009D2DB4"/>
    <w:p w14:paraId="775EE646" w14:textId="77777777" w:rsidR="00F46E03" w:rsidRDefault="00F46E03" w:rsidP="009D2DB4"/>
    <w:p w14:paraId="0D51750A" w14:textId="77777777" w:rsidR="00F46E03" w:rsidRDefault="00F46E03" w:rsidP="009D2DB4"/>
    <w:p w14:paraId="7BC02CA8" w14:textId="77777777" w:rsidR="00F46E03" w:rsidRDefault="00F46E03" w:rsidP="009D2DB4"/>
    <w:p w14:paraId="425EF34D" w14:textId="77777777" w:rsidR="00F46E03" w:rsidRDefault="00F46E03" w:rsidP="009D2DB4"/>
    <w:p w14:paraId="7F2507D4" w14:textId="77777777" w:rsidR="00F46E03" w:rsidRDefault="00F46E03" w:rsidP="009D2DB4"/>
    <w:p w14:paraId="48E1F7AE" w14:textId="77777777" w:rsidR="00F46E03" w:rsidRDefault="00F46E03" w:rsidP="009D2DB4"/>
    <w:p w14:paraId="412783F9" w14:textId="77777777" w:rsidR="00F46E03" w:rsidRDefault="00F46E03" w:rsidP="009D2DB4"/>
    <w:p w14:paraId="2FAE5BA8" w14:textId="640BC115" w:rsidR="009D2DB4" w:rsidRDefault="009D2DB4" w:rsidP="0027005B">
      <w:pPr>
        <w:pStyle w:val="Heading1"/>
        <w:numPr>
          <w:ilvl w:val="0"/>
          <w:numId w:val="2"/>
        </w:numPr>
      </w:pPr>
      <w:bookmarkStart w:id="6" w:name="_Toc206760602"/>
      <w:r>
        <w:lastRenderedPageBreak/>
        <w:t>Overall Description</w:t>
      </w:r>
      <w:bookmarkEnd w:id="6"/>
      <w:r>
        <w:t xml:space="preserve"> </w:t>
      </w:r>
    </w:p>
    <w:p w14:paraId="5C777CD3" w14:textId="77777777" w:rsidR="009D2DB4" w:rsidRDefault="009D2DB4" w:rsidP="009D2DB4"/>
    <w:p w14:paraId="6AC98C8B" w14:textId="71299ABB" w:rsidR="009D2DB4" w:rsidRDefault="009D2DB4" w:rsidP="00443E68">
      <w:pPr>
        <w:pStyle w:val="Heading2"/>
        <w:numPr>
          <w:ilvl w:val="1"/>
          <w:numId w:val="2"/>
        </w:numPr>
      </w:pPr>
      <w:bookmarkStart w:id="7" w:name="_Toc206760603"/>
      <w:r>
        <w:t>Solution Perspective</w:t>
      </w:r>
      <w:bookmarkEnd w:id="7"/>
      <w:r>
        <w:t xml:space="preserve"> </w:t>
      </w:r>
    </w:p>
    <w:p w14:paraId="58EC0285" w14:textId="30B5206F" w:rsidR="009D2DB4" w:rsidRDefault="009D2DB4" w:rsidP="009D2DB4">
      <w:pPr>
        <w:spacing w:line="360" w:lineRule="auto"/>
      </w:pPr>
      <w:r>
        <w:t xml:space="preserve">The key requirement of RAK Bank is to implement the Personal Loans process while integrating </w:t>
      </w:r>
      <w:proofErr w:type="spellStart"/>
      <w:r>
        <w:t>iBPS</w:t>
      </w:r>
      <w:proofErr w:type="spellEnd"/>
      <w:r>
        <w:t xml:space="preserve"> with CPF Platform to automate customer communication as per CBUAE. This automation will be capable </w:t>
      </w:r>
      <w:r w:rsidR="00141132">
        <w:t>of solving</w:t>
      </w:r>
      <w:r>
        <w:t xml:space="preserve"> the </w:t>
      </w:r>
      <w:r w:rsidR="00141132">
        <w:t>challenges faced below</w:t>
      </w:r>
      <w:r>
        <w:t xml:space="preserve"> </w:t>
      </w:r>
      <w:r w:rsidR="00141132">
        <w:t>today:</w:t>
      </w:r>
    </w:p>
    <w:p w14:paraId="6428B78D" w14:textId="32559351" w:rsidR="009D2DB4" w:rsidRDefault="00F83753" w:rsidP="00802EF3">
      <w:pPr>
        <w:pStyle w:val="ListParagraph"/>
        <w:numPr>
          <w:ilvl w:val="0"/>
          <w:numId w:val="5"/>
        </w:numPr>
        <w:spacing w:line="360" w:lineRule="auto"/>
      </w:pPr>
      <w:r>
        <w:t>The Customer</w:t>
      </w:r>
      <w:r w:rsidR="00BF2938">
        <w:t xml:space="preserve"> Service Operations Team manually send out </w:t>
      </w:r>
      <w:r>
        <w:t>emails</w:t>
      </w:r>
      <w:r w:rsidR="00BF2938">
        <w:t xml:space="preserve"> for each journey/</w:t>
      </w:r>
      <w:r>
        <w:t>product</w:t>
      </w:r>
      <w:r w:rsidR="00BF2938">
        <w:t xml:space="preserve"> </w:t>
      </w:r>
      <w:r>
        <w:t xml:space="preserve">every day. </w:t>
      </w:r>
    </w:p>
    <w:p w14:paraId="6FF830BF" w14:textId="2EFF1602" w:rsidR="00F83753" w:rsidRDefault="00F83753" w:rsidP="00802EF3">
      <w:pPr>
        <w:pStyle w:val="ListParagraph"/>
        <w:numPr>
          <w:ilvl w:val="0"/>
          <w:numId w:val="5"/>
        </w:numPr>
        <w:spacing w:line="360" w:lineRule="auto"/>
      </w:pPr>
      <w:r>
        <w:t xml:space="preserve">No </w:t>
      </w:r>
      <w:r w:rsidR="0030032D">
        <w:t xml:space="preserve">structured workflow for product onboarding with end-to-end automation. </w:t>
      </w:r>
    </w:p>
    <w:p w14:paraId="0EF09EE4" w14:textId="60CF7CA0" w:rsidR="0030032D" w:rsidRDefault="0030032D" w:rsidP="00802EF3">
      <w:pPr>
        <w:pStyle w:val="ListParagraph"/>
        <w:numPr>
          <w:ilvl w:val="0"/>
          <w:numId w:val="5"/>
        </w:numPr>
        <w:spacing w:line="360" w:lineRule="auto"/>
      </w:pPr>
      <w:r>
        <w:t xml:space="preserve">No Stage wise communications for Pending, Delayed, Approved, Disbursal, Rejection &amp; Cancellation. </w:t>
      </w:r>
    </w:p>
    <w:p w14:paraId="249255D1" w14:textId="6586ADFA" w:rsidR="0030032D" w:rsidRDefault="0030032D" w:rsidP="00802EF3">
      <w:pPr>
        <w:pStyle w:val="ListParagraph"/>
        <w:numPr>
          <w:ilvl w:val="0"/>
          <w:numId w:val="5"/>
        </w:numPr>
        <w:spacing w:line="360" w:lineRule="auto"/>
      </w:pPr>
      <w:r>
        <w:t xml:space="preserve">Manual document generations for customer consent were being done. </w:t>
      </w:r>
    </w:p>
    <w:p w14:paraId="275858E9" w14:textId="77777777" w:rsidR="0030032D" w:rsidRDefault="0030032D" w:rsidP="0030032D">
      <w:pPr>
        <w:spacing w:line="360" w:lineRule="auto"/>
      </w:pPr>
    </w:p>
    <w:p w14:paraId="0BDE95BA" w14:textId="0881B02E" w:rsidR="0030032D" w:rsidRDefault="0030032D" w:rsidP="0030032D">
      <w:pPr>
        <w:spacing w:line="360" w:lineRule="auto"/>
      </w:pPr>
      <w:r>
        <w:t xml:space="preserve">The solution is expected to provide a structured workflow for Personal Loans which will be utilized to perform end-to-end Loan Applications while automatically notifying CPF Platforms to send stage-wise communication to the customer. </w:t>
      </w:r>
    </w:p>
    <w:p w14:paraId="16434E16" w14:textId="77777777" w:rsidR="0030032D" w:rsidRDefault="0030032D" w:rsidP="0030032D">
      <w:pPr>
        <w:spacing w:line="360" w:lineRule="auto"/>
      </w:pPr>
    </w:p>
    <w:p w14:paraId="2FDD0FBF" w14:textId="1ACD502E" w:rsidR="0030032D" w:rsidRDefault="0030032D" w:rsidP="00E84EAC">
      <w:pPr>
        <w:pStyle w:val="Heading2"/>
        <w:numPr>
          <w:ilvl w:val="1"/>
          <w:numId w:val="2"/>
        </w:numPr>
      </w:pPr>
      <w:r>
        <w:t xml:space="preserve"> </w:t>
      </w:r>
      <w:bookmarkStart w:id="8" w:name="_Toc206760604"/>
      <w:r>
        <w:t>Solution Features</w:t>
      </w:r>
      <w:bookmarkEnd w:id="8"/>
    </w:p>
    <w:p w14:paraId="779F977B" w14:textId="77777777" w:rsidR="0030032D" w:rsidRDefault="0030032D" w:rsidP="0030032D"/>
    <w:p w14:paraId="4BDA448E" w14:textId="0B42D080" w:rsidR="0030032D" w:rsidRDefault="0030032D" w:rsidP="0030032D">
      <w:pPr>
        <w:spacing w:line="360" w:lineRule="auto"/>
      </w:pPr>
      <w:r>
        <w:t>The new process aims to achieve operational efficiencies by integration with CPF Plat</w:t>
      </w:r>
      <w:r w:rsidR="003B004A">
        <w:t>for</w:t>
      </w:r>
      <w:r>
        <w:t>m on each stage of the application i.e., Approval, Disbursal, Pending, Delayed,</w:t>
      </w:r>
      <w:r w:rsidR="00CB4027">
        <w:t xml:space="preserve"> Rejection or Cancellation. </w:t>
      </w:r>
    </w:p>
    <w:p w14:paraId="722C2CBB" w14:textId="6D0CF87F" w:rsidR="00CB4027" w:rsidRDefault="00CB4027" w:rsidP="0030032D">
      <w:pPr>
        <w:spacing w:line="360" w:lineRule="auto"/>
      </w:pPr>
      <w:r>
        <w:t xml:space="preserve">This will be achieved by implementing the following features: </w:t>
      </w:r>
    </w:p>
    <w:p w14:paraId="6FE2A86B" w14:textId="7AE4DBE4" w:rsidR="00CB4027" w:rsidRDefault="003B004A" w:rsidP="00802EF3">
      <w:pPr>
        <w:pStyle w:val="ListParagraph"/>
        <w:numPr>
          <w:ilvl w:val="0"/>
          <w:numId w:val="5"/>
        </w:numPr>
        <w:spacing w:line="360" w:lineRule="auto"/>
      </w:pPr>
      <w:r>
        <w:t xml:space="preserve">Streamlined workflow for PL Process which will provide structure movement of application from one unit to another. </w:t>
      </w:r>
    </w:p>
    <w:p w14:paraId="5087BDF8" w14:textId="5348CCDD" w:rsidR="003B004A" w:rsidRDefault="003B004A" w:rsidP="00802EF3">
      <w:pPr>
        <w:pStyle w:val="ListParagraph"/>
        <w:numPr>
          <w:ilvl w:val="0"/>
          <w:numId w:val="5"/>
        </w:numPr>
        <w:spacing w:line="360" w:lineRule="auto"/>
      </w:pPr>
      <w:r>
        <w:t xml:space="preserve">Integration with CPF Platform to send notification to CPF for automation of emails to customer. </w:t>
      </w:r>
    </w:p>
    <w:p w14:paraId="16071768" w14:textId="7BA92CD4" w:rsidR="003B004A" w:rsidRDefault="003B004A" w:rsidP="00802EF3">
      <w:pPr>
        <w:pStyle w:val="ListParagraph"/>
        <w:numPr>
          <w:ilvl w:val="0"/>
          <w:numId w:val="5"/>
        </w:numPr>
        <w:spacing w:line="360" w:lineRule="auto"/>
      </w:pPr>
      <w:r>
        <w:t xml:space="preserve">Notifying CPF whenever a WI changes its stage: Approval, Disbursal, Pending, Delayed, Rejection &amp; Cancellation. </w:t>
      </w:r>
    </w:p>
    <w:p w14:paraId="73B057D2" w14:textId="0F5AFD77" w:rsidR="003B004A" w:rsidRDefault="003B004A" w:rsidP="00802EF3">
      <w:pPr>
        <w:pStyle w:val="ListParagraph"/>
        <w:numPr>
          <w:ilvl w:val="0"/>
          <w:numId w:val="5"/>
        </w:numPr>
        <w:spacing w:line="360" w:lineRule="auto"/>
      </w:pPr>
      <w:r>
        <w:t xml:space="preserve">Routing based on the conditions / validation’s basis Sub Products and User Selections. </w:t>
      </w:r>
    </w:p>
    <w:p w14:paraId="30CD1830" w14:textId="77777777" w:rsidR="003B004A" w:rsidRDefault="003B004A" w:rsidP="003B004A">
      <w:pPr>
        <w:spacing w:line="360" w:lineRule="auto"/>
      </w:pPr>
    </w:p>
    <w:p w14:paraId="3B14E2E8" w14:textId="10785350" w:rsidR="003B004A" w:rsidRDefault="003B004A" w:rsidP="00443E68">
      <w:pPr>
        <w:pStyle w:val="Heading2"/>
        <w:numPr>
          <w:ilvl w:val="1"/>
          <w:numId w:val="2"/>
        </w:numPr>
      </w:pPr>
      <w:bookmarkStart w:id="9" w:name="_Toc206760605"/>
      <w:r>
        <w:t>User Classes &amp; Characteristics</w:t>
      </w:r>
      <w:bookmarkEnd w:id="9"/>
    </w:p>
    <w:p w14:paraId="238A6CB0" w14:textId="77777777" w:rsidR="003B004A" w:rsidRDefault="003B004A" w:rsidP="003B004A"/>
    <w:p w14:paraId="50F98F01" w14:textId="73BF1624" w:rsidR="003B004A" w:rsidRDefault="003B004A" w:rsidP="003B004A">
      <w:pPr>
        <w:spacing w:line="360" w:lineRule="auto"/>
        <w:rPr>
          <w:rFonts w:cs="Calibri"/>
        </w:rPr>
      </w:pPr>
      <w:r w:rsidRPr="003B004A">
        <w:rPr>
          <w:rFonts w:cs="Calibri"/>
        </w:rPr>
        <w:t xml:space="preserve">User groups detailed in the table below are derived as part of the process discovery exercise. IBPS allows the creation of new user groups, in case new groups are required in future. </w:t>
      </w:r>
    </w:p>
    <w:p w14:paraId="0713B50D" w14:textId="77777777" w:rsidR="003B004A" w:rsidRPr="003B004A" w:rsidRDefault="003B004A" w:rsidP="003B004A">
      <w:pPr>
        <w:spacing w:line="360" w:lineRule="auto"/>
        <w:rPr>
          <w:rFonts w:cs="Calibri"/>
        </w:rPr>
      </w:pP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2976"/>
        <w:gridCol w:w="4485"/>
      </w:tblGrid>
      <w:tr w:rsidR="003B004A" w:rsidRPr="003B004A" w14:paraId="30AEE568" w14:textId="77777777" w:rsidTr="003B00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5" w:type="dxa"/>
          </w:tcPr>
          <w:p w14:paraId="10F0088F" w14:textId="0D8A705C" w:rsidR="003B004A" w:rsidRPr="003B004A" w:rsidRDefault="003B004A" w:rsidP="003B004A">
            <w:pPr>
              <w:spacing w:line="360" w:lineRule="auto"/>
              <w:rPr>
                <w:rFonts w:cs="Calibri"/>
                <w:b w:val="0"/>
                <w:bCs w:val="0"/>
              </w:rPr>
            </w:pPr>
            <w:r w:rsidRPr="003B004A">
              <w:rPr>
                <w:rFonts w:cs="Calibri"/>
              </w:rPr>
              <w:t>S.</w:t>
            </w:r>
            <w:r w:rsidR="000E7DFC">
              <w:rPr>
                <w:rFonts w:cs="Calibri"/>
              </w:rPr>
              <w:t xml:space="preserve"> </w:t>
            </w:r>
            <w:r w:rsidRPr="003B004A">
              <w:rPr>
                <w:rFonts w:cs="Calibri"/>
              </w:rPr>
              <w:t>No.</w:t>
            </w:r>
          </w:p>
        </w:tc>
        <w:tc>
          <w:tcPr>
            <w:tcW w:w="2976" w:type="dxa"/>
          </w:tcPr>
          <w:p w14:paraId="63851EB4" w14:textId="77777777" w:rsidR="003B004A" w:rsidRPr="003B004A" w:rsidRDefault="003B004A" w:rsidP="003B004A">
            <w:pPr>
              <w:spacing w:line="360" w:lineRule="auto"/>
              <w:cnfStyle w:val="100000000000" w:firstRow="1" w:lastRow="0" w:firstColumn="0" w:lastColumn="0" w:oddVBand="0" w:evenVBand="0" w:oddHBand="0" w:evenHBand="0" w:firstRowFirstColumn="0" w:firstRowLastColumn="0" w:lastRowFirstColumn="0" w:lastRowLastColumn="0"/>
              <w:rPr>
                <w:rFonts w:cs="Calibri"/>
                <w:b w:val="0"/>
                <w:bCs w:val="0"/>
              </w:rPr>
            </w:pPr>
            <w:r w:rsidRPr="003B004A">
              <w:rPr>
                <w:rFonts w:cs="Calibri"/>
              </w:rPr>
              <w:t xml:space="preserve">Group Name </w:t>
            </w:r>
          </w:p>
        </w:tc>
        <w:tc>
          <w:tcPr>
            <w:tcW w:w="4485" w:type="dxa"/>
          </w:tcPr>
          <w:p w14:paraId="04F7C78B" w14:textId="77777777" w:rsidR="003B004A" w:rsidRPr="003B004A" w:rsidRDefault="003B004A" w:rsidP="003B004A">
            <w:pPr>
              <w:spacing w:line="360" w:lineRule="auto"/>
              <w:cnfStyle w:val="100000000000" w:firstRow="1" w:lastRow="0" w:firstColumn="0" w:lastColumn="0" w:oddVBand="0" w:evenVBand="0" w:oddHBand="0" w:evenHBand="0" w:firstRowFirstColumn="0" w:firstRowLastColumn="0" w:lastRowFirstColumn="0" w:lastRowLastColumn="0"/>
              <w:rPr>
                <w:rFonts w:cs="Calibri"/>
                <w:b w:val="0"/>
                <w:bCs w:val="0"/>
              </w:rPr>
            </w:pPr>
            <w:r w:rsidRPr="003B004A">
              <w:rPr>
                <w:rFonts w:cs="Calibri"/>
              </w:rPr>
              <w:t xml:space="preserve">Description </w:t>
            </w:r>
          </w:p>
        </w:tc>
      </w:tr>
      <w:tr w:rsidR="003B004A" w:rsidRPr="003B004A" w14:paraId="481FAFC1" w14:textId="77777777" w:rsidTr="003B00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0A38C51" w14:textId="0AF1ECC9" w:rsidR="003B004A" w:rsidRPr="003B004A" w:rsidRDefault="003B004A" w:rsidP="003B004A">
            <w:pPr>
              <w:spacing w:line="360" w:lineRule="auto"/>
              <w:rPr>
                <w:rFonts w:cs="Calibri"/>
              </w:rPr>
            </w:pPr>
          </w:p>
        </w:tc>
        <w:tc>
          <w:tcPr>
            <w:tcW w:w="2976" w:type="dxa"/>
          </w:tcPr>
          <w:p w14:paraId="5D4AC87B" w14:textId="08F9C23F" w:rsidR="003B004A" w:rsidRPr="003B004A" w:rsidRDefault="003B004A" w:rsidP="003B004A">
            <w:pPr>
              <w:spacing w:line="360" w:lineRule="auto"/>
              <w:cnfStyle w:val="000000100000" w:firstRow="0" w:lastRow="0" w:firstColumn="0" w:lastColumn="0" w:oddVBand="0" w:evenVBand="0" w:oddHBand="1" w:evenHBand="0" w:firstRowFirstColumn="0" w:firstRowLastColumn="0" w:lastRowFirstColumn="0" w:lastRowLastColumn="0"/>
              <w:rPr>
                <w:rFonts w:cs="Calibri"/>
              </w:rPr>
            </w:pPr>
          </w:p>
        </w:tc>
        <w:tc>
          <w:tcPr>
            <w:tcW w:w="4485" w:type="dxa"/>
          </w:tcPr>
          <w:p w14:paraId="18F9F459" w14:textId="77777777" w:rsidR="003B004A" w:rsidRPr="003B004A" w:rsidRDefault="003B004A" w:rsidP="003B004A">
            <w:pPr>
              <w:spacing w:line="360" w:lineRule="auto"/>
              <w:cnfStyle w:val="000000100000" w:firstRow="0" w:lastRow="0" w:firstColumn="0" w:lastColumn="0" w:oddVBand="0" w:evenVBand="0" w:oddHBand="1" w:evenHBand="0" w:firstRowFirstColumn="0" w:firstRowLastColumn="0" w:lastRowFirstColumn="0" w:lastRowLastColumn="0"/>
              <w:rPr>
                <w:rFonts w:cs="Calibri"/>
                <w:b/>
                <w:bCs/>
              </w:rPr>
            </w:pPr>
          </w:p>
        </w:tc>
      </w:tr>
    </w:tbl>
    <w:p w14:paraId="2CF5852B" w14:textId="77777777" w:rsidR="003B004A" w:rsidRPr="003B004A" w:rsidRDefault="003B004A" w:rsidP="003B004A"/>
    <w:p w14:paraId="17701BDE" w14:textId="77777777" w:rsidR="0030032D" w:rsidRDefault="0030032D" w:rsidP="0030032D">
      <w:pPr>
        <w:spacing w:line="360" w:lineRule="auto"/>
      </w:pPr>
    </w:p>
    <w:p w14:paraId="1D198386" w14:textId="57C9D094" w:rsidR="003B004A" w:rsidRDefault="003B004A" w:rsidP="00443E68">
      <w:pPr>
        <w:pStyle w:val="Heading2"/>
        <w:numPr>
          <w:ilvl w:val="1"/>
          <w:numId w:val="2"/>
        </w:numPr>
      </w:pPr>
      <w:bookmarkStart w:id="10" w:name="_Toc206760606"/>
      <w:r>
        <w:t>Operating Environment</w:t>
      </w:r>
      <w:bookmarkEnd w:id="10"/>
    </w:p>
    <w:p w14:paraId="05242C72" w14:textId="77777777" w:rsidR="003B004A" w:rsidRDefault="003B004A" w:rsidP="003B004A"/>
    <w:p w14:paraId="360027C3" w14:textId="77777777" w:rsidR="003B004A" w:rsidRPr="003B004A" w:rsidRDefault="003B004A" w:rsidP="003B004A">
      <w:pPr>
        <w:spacing w:line="360" w:lineRule="auto"/>
        <w:rPr>
          <w:rFonts w:cs="Calibri"/>
        </w:rPr>
      </w:pPr>
      <w:r w:rsidRPr="003B004A">
        <w:rPr>
          <w:rFonts w:cs="Calibri"/>
        </w:rPr>
        <w:t>The existing Environment would be used for UAT and Production.</w:t>
      </w:r>
    </w:p>
    <w:p w14:paraId="16564DFD" w14:textId="77777777" w:rsidR="003B004A" w:rsidRPr="003B004A" w:rsidRDefault="003B004A" w:rsidP="003B004A"/>
    <w:p w14:paraId="1D15ED79" w14:textId="77777777" w:rsidR="0030032D" w:rsidRDefault="0030032D" w:rsidP="0030032D">
      <w:pPr>
        <w:spacing w:line="360" w:lineRule="auto"/>
      </w:pPr>
    </w:p>
    <w:p w14:paraId="17CF4522" w14:textId="61661D5C" w:rsidR="003B004A" w:rsidRDefault="003B004A" w:rsidP="00443E68">
      <w:pPr>
        <w:pStyle w:val="Heading2"/>
        <w:numPr>
          <w:ilvl w:val="1"/>
          <w:numId w:val="2"/>
        </w:numPr>
      </w:pPr>
      <w:bookmarkStart w:id="11" w:name="_Toc206760607"/>
      <w:r>
        <w:t>Deliverables</w:t>
      </w:r>
      <w:bookmarkEnd w:id="11"/>
      <w:r>
        <w:t xml:space="preserve"> </w:t>
      </w:r>
    </w:p>
    <w:p w14:paraId="3D50D773" w14:textId="77777777" w:rsidR="003B004A" w:rsidRDefault="003B004A" w:rsidP="003B004A"/>
    <w:p w14:paraId="7A427BA6" w14:textId="64A6E809" w:rsidR="003B004A" w:rsidRDefault="003B004A" w:rsidP="003B004A">
      <w:r>
        <w:t xml:space="preserve">Release based on the requirements specified in this document. </w:t>
      </w:r>
    </w:p>
    <w:p w14:paraId="656A1876" w14:textId="77777777" w:rsidR="003B004A" w:rsidRDefault="003B004A" w:rsidP="003B004A"/>
    <w:p w14:paraId="59E72C40" w14:textId="77777777" w:rsidR="003B004A" w:rsidRDefault="003B004A" w:rsidP="003B004A"/>
    <w:p w14:paraId="60F46F3F" w14:textId="1D5B353D" w:rsidR="003B004A" w:rsidRDefault="003B004A" w:rsidP="00443E68">
      <w:pPr>
        <w:pStyle w:val="Heading2"/>
        <w:numPr>
          <w:ilvl w:val="1"/>
          <w:numId w:val="2"/>
        </w:numPr>
      </w:pPr>
      <w:bookmarkStart w:id="12" w:name="_Toc206760608"/>
      <w:r>
        <w:t>Assumptions, Dependencies &amp; Constraints</w:t>
      </w:r>
      <w:bookmarkEnd w:id="12"/>
      <w:r>
        <w:t xml:space="preserve"> </w:t>
      </w:r>
    </w:p>
    <w:p w14:paraId="6DD4F22A" w14:textId="77777777" w:rsidR="003B004A" w:rsidRDefault="003B004A" w:rsidP="003B004A"/>
    <w:p w14:paraId="49BA61E0" w14:textId="77777777" w:rsidR="003B004A" w:rsidRPr="003B004A" w:rsidRDefault="003B004A" w:rsidP="00802EF3">
      <w:pPr>
        <w:pStyle w:val="ListParagraph"/>
        <w:numPr>
          <w:ilvl w:val="0"/>
          <w:numId w:val="5"/>
        </w:numPr>
        <w:spacing w:line="360" w:lineRule="auto"/>
        <w:rPr>
          <w:rFonts w:cs="Calibri"/>
        </w:rPr>
      </w:pPr>
      <w:r w:rsidRPr="003B004A">
        <w:rPr>
          <w:rFonts w:cs="Calibri"/>
        </w:rPr>
        <w:t xml:space="preserve">The requirement specifications mentioned in the Scope Document are based on discussions with various teams/ departments/ business users of </w:t>
      </w:r>
      <w:proofErr w:type="spellStart"/>
      <w:r w:rsidRPr="003B004A">
        <w:rPr>
          <w:rFonts w:cs="Calibri"/>
        </w:rPr>
        <w:t>RAKBank</w:t>
      </w:r>
      <w:proofErr w:type="spellEnd"/>
      <w:r w:rsidRPr="003B004A">
        <w:rPr>
          <w:rFonts w:cs="Calibri"/>
        </w:rPr>
        <w:t xml:space="preserve">. </w:t>
      </w:r>
    </w:p>
    <w:p w14:paraId="0E49BCD3" w14:textId="77777777" w:rsidR="003B004A" w:rsidRPr="003B004A" w:rsidRDefault="003B004A" w:rsidP="00802EF3">
      <w:pPr>
        <w:pStyle w:val="ListParagraph"/>
        <w:numPr>
          <w:ilvl w:val="0"/>
          <w:numId w:val="5"/>
        </w:numPr>
        <w:spacing w:line="360" w:lineRule="auto"/>
        <w:rPr>
          <w:rFonts w:cs="Calibri"/>
        </w:rPr>
      </w:pPr>
      <w:r w:rsidRPr="003B004A">
        <w:rPr>
          <w:rFonts w:cs="Calibri"/>
        </w:rPr>
        <w:t xml:space="preserve">This implementation will be done on top of the Newgen IBPS product suite, the implementation depends on the IBPS product suite. </w:t>
      </w:r>
    </w:p>
    <w:p w14:paraId="3DDD9417" w14:textId="77777777" w:rsidR="003B004A" w:rsidRDefault="003B004A" w:rsidP="00802EF3">
      <w:pPr>
        <w:pStyle w:val="ListParagraph"/>
        <w:numPr>
          <w:ilvl w:val="0"/>
          <w:numId w:val="5"/>
        </w:numPr>
        <w:spacing w:line="360" w:lineRule="auto"/>
        <w:rPr>
          <w:rFonts w:cs="Calibri"/>
        </w:rPr>
      </w:pPr>
      <w:r w:rsidRPr="003B004A">
        <w:rPr>
          <w:rFonts w:cs="Calibri"/>
        </w:rPr>
        <w:t>The workflow will be implemented in English Language only. There would not be any data entry or screens in any other languages.</w:t>
      </w:r>
    </w:p>
    <w:p w14:paraId="774E8E61" w14:textId="2CD086F0" w:rsidR="003B004A" w:rsidRDefault="003B004A" w:rsidP="00802EF3">
      <w:pPr>
        <w:pStyle w:val="ListParagraph"/>
        <w:numPr>
          <w:ilvl w:val="0"/>
          <w:numId w:val="5"/>
        </w:numPr>
        <w:spacing w:line="360" w:lineRule="auto"/>
        <w:rPr>
          <w:rFonts w:cs="Calibri"/>
        </w:rPr>
      </w:pPr>
      <w:r>
        <w:rPr>
          <w:rFonts w:cs="Calibri"/>
        </w:rPr>
        <w:t xml:space="preserve">Any new requirement, addition or modification to the current requirements as mentioned in the current document will be treated as changes and will follow change request channel. </w:t>
      </w:r>
    </w:p>
    <w:p w14:paraId="54100866" w14:textId="2680080A" w:rsidR="003B004A" w:rsidRDefault="00381A33" w:rsidP="00802EF3">
      <w:pPr>
        <w:pStyle w:val="ListParagraph"/>
        <w:numPr>
          <w:ilvl w:val="0"/>
          <w:numId w:val="5"/>
        </w:numPr>
        <w:spacing w:line="360" w:lineRule="auto"/>
        <w:rPr>
          <w:rFonts w:cs="Calibri"/>
        </w:rPr>
      </w:pPr>
      <w:r>
        <w:rPr>
          <w:rFonts w:cs="Calibri"/>
        </w:rPr>
        <w:lastRenderedPageBreak/>
        <w:t xml:space="preserve">With respect to customer communication, </w:t>
      </w:r>
      <w:proofErr w:type="spellStart"/>
      <w:r>
        <w:rPr>
          <w:rFonts w:cs="Calibri"/>
        </w:rPr>
        <w:t>iBPS</w:t>
      </w:r>
      <w:proofErr w:type="spellEnd"/>
      <w:r>
        <w:rPr>
          <w:rFonts w:cs="Calibri"/>
        </w:rPr>
        <w:t xml:space="preserve"> will not send any direct communication to customers but will notify CPF and CPF will send out the communication to the customer. Communication Templates will be managed by CPF. </w:t>
      </w:r>
    </w:p>
    <w:p w14:paraId="0B3E199B" w14:textId="05C2E8B1" w:rsidR="00F60245" w:rsidRDefault="00F60245" w:rsidP="00802EF3">
      <w:pPr>
        <w:pStyle w:val="ListParagraph"/>
        <w:numPr>
          <w:ilvl w:val="0"/>
          <w:numId w:val="5"/>
        </w:numPr>
        <w:spacing w:line="360" w:lineRule="auto"/>
        <w:rPr>
          <w:rFonts w:cs="Calibri"/>
        </w:rPr>
      </w:pPr>
      <w:r>
        <w:rPr>
          <w:rFonts w:cs="Calibri"/>
        </w:rPr>
        <w:t xml:space="preserve">Final Field level details for each queue and their validations (Mandatory/Editable/Visible) will be as per the ‘Data Capture Sheet’. </w:t>
      </w:r>
    </w:p>
    <w:p w14:paraId="07C5DE5B" w14:textId="29DF2636" w:rsidR="00F60245" w:rsidRDefault="00F60245" w:rsidP="00802EF3">
      <w:pPr>
        <w:pStyle w:val="ListParagraph"/>
        <w:numPr>
          <w:ilvl w:val="0"/>
          <w:numId w:val="5"/>
        </w:numPr>
        <w:spacing w:line="360" w:lineRule="auto"/>
        <w:rPr>
          <w:rFonts w:cs="Calibri"/>
        </w:rPr>
      </w:pPr>
      <w:r>
        <w:rPr>
          <w:rFonts w:cs="Calibri"/>
        </w:rPr>
        <w:t xml:space="preserve">Integration Details for </w:t>
      </w:r>
      <w:proofErr w:type="spellStart"/>
      <w:r>
        <w:rPr>
          <w:rFonts w:cs="Calibri"/>
        </w:rPr>
        <w:t>iBPS</w:t>
      </w:r>
      <w:proofErr w:type="spellEnd"/>
      <w:r>
        <w:rPr>
          <w:rFonts w:cs="Calibri"/>
        </w:rPr>
        <w:t xml:space="preserve"> to CPF Integrations will be as per the ‘TSD-Technical Specification Document’</w:t>
      </w:r>
    </w:p>
    <w:p w14:paraId="0A45DEA0" w14:textId="3A5434C4" w:rsidR="00FE73C3" w:rsidRDefault="00FE73C3" w:rsidP="00802EF3">
      <w:pPr>
        <w:pStyle w:val="ListParagraph"/>
        <w:numPr>
          <w:ilvl w:val="0"/>
          <w:numId w:val="5"/>
        </w:numPr>
        <w:spacing w:line="360" w:lineRule="auto"/>
        <w:rPr>
          <w:rFonts w:cs="Calibri"/>
        </w:rPr>
      </w:pPr>
      <w:r>
        <w:rPr>
          <w:rFonts w:cs="Calibri"/>
        </w:rPr>
        <w:t xml:space="preserve">WIs being routed back to a queue for the second time, will always be assigned to the </w:t>
      </w:r>
      <w:r w:rsidR="00493A68">
        <w:rPr>
          <w:rFonts w:cs="Calibri"/>
        </w:rPr>
        <w:t xml:space="preserve">user who actioned that WI. </w:t>
      </w:r>
    </w:p>
    <w:p w14:paraId="3E065F83" w14:textId="5C788C8E" w:rsidR="009E4814" w:rsidRPr="004B6C9C" w:rsidRDefault="008427A3" w:rsidP="004B6C9C">
      <w:pPr>
        <w:pStyle w:val="ListParagraph"/>
        <w:numPr>
          <w:ilvl w:val="0"/>
          <w:numId w:val="5"/>
        </w:numPr>
        <w:spacing w:line="360" w:lineRule="auto"/>
        <w:rPr>
          <w:rFonts w:cs="Calibri"/>
        </w:rPr>
      </w:pPr>
      <w:r>
        <w:rPr>
          <w:rFonts w:cs="Calibri"/>
        </w:rPr>
        <w:t xml:space="preserve">Any document index information being sent to CPF </w:t>
      </w:r>
      <w:r w:rsidR="009E4814">
        <w:rPr>
          <w:rFonts w:cs="Calibri"/>
        </w:rPr>
        <w:t xml:space="preserve">from </w:t>
      </w:r>
      <w:proofErr w:type="spellStart"/>
      <w:r w:rsidR="009E4814">
        <w:rPr>
          <w:rFonts w:cs="Calibri"/>
        </w:rPr>
        <w:t>iBPS</w:t>
      </w:r>
      <w:proofErr w:type="spellEnd"/>
      <w:r w:rsidR="009E4814">
        <w:rPr>
          <w:rFonts w:cs="Calibri"/>
        </w:rPr>
        <w:t xml:space="preserve"> WI will be done basis the latest timestamp of the documents being uploaded under a document type category. </w:t>
      </w:r>
    </w:p>
    <w:p w14:paraId="7DF56D04" w14:textId="77777777" w:rsidR="00381A33" w:rsidRDefault="00381A33" w:rsidP="00381A33">
      <w:pPr>
        <w:spacing w:line="360" w:lineRule="auto"/>
        <w:rPr>
          <w:rFonts w:cs="Calibri"/>
        </w:rPr>
      </w:pPr>
    </w:p>
    <w:p w14:paraId="55FBE170" w14:textId="77777777" w:rsidR="00381A33" w:rsidRDefault="00381A33" w:rsidP="00381A33">
      <w:pPr>
        <w:spacing w:line="360" w:lineRule="auto"/>
        <w:rPr>
          <w:rFonts w:cs="Calibri"/>
        </w:rPr>
      </w:pPr>
    </w:p>
    <w:p w14:paraId="5A346A77" w14:textId="77777777" w:rsidR="00FF60F8" w:rsidRDefault="00FF60F8" w:rsidP="00381A33">
      <w:pPr>
        <w:spacing w:line="360" w:lineRule="auto"/>
        <w:rPr>
          <w:rFonts w:cs="Calibri"/>
        </w:rPr>
      </w:pPr>
    </w:p>
    <w:p w14:paraId="22FC3EA6" w14:textId="77777777" w:rsidR="00FF60F8" w:rsidRDefault="00FF60F8" w:rsidP="00381A33">
      <w:pPr>
        <w:spacing w:line="360" w:lineRule="auto"/>
        <w:rPr>
          <w:rFonts w:cs="Calibri"/>
        </w:rPr>
      </w:pPr>
    </w:p>
    <w:p w14:paraId="7F61C03B" w14:textId="77777777" w:rsidR="00FF60F8" w:rsidRDefault="00FF60F8" w:rsidP="00381A33">
      <w:pPr>
        <w:spacing w:line="360" w:lineRule="auto"/>
        <w:rPr>
          <w:rFonts w:cs="Calibri"/>
        </w:rPr>
      </w:pPr>
    </w:p>
    <w:p w14:paraId="1CFFCB3D" w14:textId="77777777" w:rsidR="00FF60F8" w:rsidRDefault="00FF60F8" w:rsidP="00381A33">
      <w:pPr>
        <w:spacing w:line="360" w:lineRule="auto"/>
        <w:rPr>
          <w:rFonts w:cs="Calibri"/>
        </w:rPr>
      </w:pPr>
    </w:p>
    <w:p w14:paraId="465FB299" w14:textId="77777777" w:rsidR="00FF60F8" w:rsidRDefault="00FF60F8" w:rsidP="00381A33">
      <w:pPr>
        <w:spacing w:line="360" w:lineRule="auto"/>
        <w:rPr>
          <w:rFonts w:cs="Calibri"/>
        </w:rPr>
      </w:pPr>
    </w:p>
    <w:p w14:paraId="7B66F716" w14:textId="77777777" w:rsidR="00FF60F8" w:rsidRDefault="00FF60F8" w:rsidP="00381A33">
      <w:pPr>
        <w:spacing w:line="360" w:lineRule="auto"/>
        <w:rPr>
          <w:rFonts w:cs="Calibri"/>
        </w:rPr>
      </w:pPr>
    </w:p>
    <w:p w14:paraId="6FE652F3" w14:textId="77777777" w:rsidR="00FF60F8" w:rsidRDefault="00FF60F8" w:rsidP="00381A33">
      <w:pPr>
        <w:spacing w:line="360" w:lineRule="auto"/>
        <w:rPr>
          <w:rFonts w:cs="Calibri"/>
        </w:rPr>
      </w:pPr>
    </w:p>
    <w:p w14:paraId="1185ED96" w14:textId="77777777" w:rsidR="00F46E03" w:rsidRDefault="00F46E03" w:rsidP="00381A33">
      <w:pPr>
        <w:spacing w:line="360" w:lineRule="auto"/>
        <w:rPr>
          <w:rFonts w:cs="Calibri"/>
        </w:rPr>
      </w:pPr>
    </w:p>
    <w:p w14:paraId="4BD9334B" w14:textId="77777777" w:rsidR="00F46E03" w:rsidRDefault="00F46E03" w:rsidP="00381A33">
      <w:pPr>
        <w:spacing w:line="360" w:lineRule="auto"/>
        <w:rPr>
          <w:rFonts w:cs="Calibri"/>
        </w:rPr>
      </w:pPr>
    </w:p>
    <w:p w14:paraId="11CF5E1B" w14:textId="77777777" w:rsidR="00F46E03" w:rsidRDefault="00F46E03" w:rsidP="00381A33">
      <w:pPr>
        <w:spacing w:line="360" w:lineRule="auto"/>
        <w:rPr>
          <w:rFonts w:cs="Calibri"/>
        </w:rPr>
      </w:pPr>
    </w:p>
    <w:p w14:paraId="00973F85" w14:textId="77777777" w:rsidR="00F46E03" w:rsidRDefault="00F46E03" w:rsidP="00381A33">
      <w:pPr>
        <w:spacing w:line="360" w:lineRule="auto"/>
        <w:rPr>
          <w:rFonts w:cs="Calibri"/>
        </w:rPr>
      </w:pPr>
    </w:p>
    <w:p w14:paraId="36297D62" w14:textId="77777777" w:rsidR="00F46E03" w:rsidRDefault="00F46E03" w:rsidP="00381A33">
      <w:pPr>
        <w:spacing w:line="360" w:lineRule="auto"/>
        <w:rPr>
          <w:rFonts w:cs="Calibri"/>
        </w:rPr>
      </w:pPr>
    </w:p>
    <w:p w14:paraId="602EC76F" w14:textId="77777777" w:rsidR="00F46E03" w:rsidRDefault="00F46E03" w:rsidP="00381A33">
      <w:pPr>
        <w:spacing w:line="360" w:lineRule="auto"/>
        <w:rPr>
          <w:rFonts w:cs="Calibri"/>
        </w:rPr>
      </w:pPr>
    </w:p>
    <w:p w14:paraId="332B7526" w14:textId="77777777" w:rsidR="00F46E03" w:rsidRDefault="00F46E03" w:rsidP="00381A33">
      <w:pPr>
        <w:spacing w:line="360" w:lineRule="auto"/>
        <w:rPr>
          <w:rFonts w:cs="Calibri"/>
        </w:rPr>
      </w:pPr>
    </w:p>
    <w:p w14:paraId="21EAD78A" w14:textId="77777777" w:rsidR="00F46E03" w:rsidRDefault="00F46E03" w:rsidP="00381A33">
      <w:pPr>
        <w:spacing w:line="360" w:lineRule="auto"/>
        <w:rPr>
          <w:rFonts w:cs="Calibri"/>
        </w:rPr>
      </w:pPr>
    </w:p>
    <w:p w14:paraId="10E420CE" w14:textId="77777777" w:rsidR="00F46E03" w:rsidRDefault="00F46E03" w:rsidP="00381A33">
      <w:pPr>
        <w:spacing w:line="360" w:lineRule="auto"/>
        <w:rPr>
          <w:rFonts w:cs="Calibri"/>
        </w:rPr>
      </w:pPr>
    </w:p>
    <w:p w14:paraId="2EA52284" w14:textId="77777777" w:rsidR="00F46E03" w:rsidRDefault="00F46E03" w:rsidP="00381A33">
      <w:pPr>
        <w:spacing w:line="360" w:lineRule="auto"/>
        <w:rPr>
          <w:rFonts w:cs="Calibri"/>
        </w:rPr>
      </w:pPr>
    </w:p>
    <w:p w14:paraId="2296865E" w14:textId="3716F088" w:rsidR="00B83D25" w:rsidRDefault="00381A33" w:rsidP="0027005B">
      <w:pPr>
        <w:pStyle w:val="Heading1"/>
        <w:numPr>
          <w:ilvl w:val="0"/>
          <w:numId w:val="2"/>
        </w:numPr>
      </w:pPr>
      <w:bookmarkStart w:id="13" w:name="_Toc206760609"/>
      <w:r>
        <w:lastRenderedPageBreak/>
        <w:t>Workflow Description</w:t>
      </w:r>
      <w:bookmarkEnd w:id="13"/>
    </w:p>
    <w:p w14:paraId="6C2A1CD8" w14:textId="77777777" w:rsidR="00DC0A1F" w:rsidRDefault="00DC0A1F" w:rsidP="00DC0A1F"/>
    <w:p w14:paraId="1B1B9F39" w14:textId="6DEF9823" w:rsidR="00DC0A1F" w:rsidRPr="00DC0A1F" w:rsidRDefault="004B6C9C" w:rsidP="00BD2B42">
      <w:pPr>
        <w:spacing w:line="360" w:lineRule="auto"/>
      </w:pPr>
      <w:r>
        <w:object w:dxaOrig="1508" w:dyaOrig="984" w14:anchorId="1F409B73">
          <v:shape id="_x0000_i1026" type="#_x0000_t75" style="width:75.4pt;height:49.2pt" o:ole="">
            <v:imagedata r:id="rId14" o:title=""/>
          </v:shape>
          <o:OLEObject Type="Link" ProgID="AcroExch.Document.DC" ShapeID="_x0000_i1026" DrawAspect="Icon" r:id="rId15" UpdateMode="Always">
            <o:LinkType>EnhancedMetaFile</o:LinkType>
            <o:LockedField>false</o:LockedField>
            <o:FieldCodes>\f 0</o:FieldCodes>
          </o:OLEObject>
        </w:object>
      </w:r>
    </w:p>
    <w:p w14:paraId="0905131C" w14:textId="77777777" w:rsidR="00381A33" w:rsidRDefault="00381A33" w:rsidP="00381A33"/>
    <w:p w14:paraId="01C0094E" w14:textId="7B74D229" w:rsidR="00381A33" w:rsidRDefault="00381A33" w:rsidP="00381A33">
      <w:pPr>
        <w:spacing w:line="360" w:lineRule="auto"/>
      </w:pPr>
      <w:r>
        <w:t>The process flow displays the PL Process as finalized during requirement study at RAK Bank.</w:t>
      </w:r>
    </w:p>
    <w:p w14:paraId="38C9F56F" w14:textId="351CA86C" w:rsidR="00381A33" w:rsidRDefault="00381A33" w:rsidP="00381A33">
      <w:pPr>
        <w:spacing w:line="360" w:lineRule="auto"/>
      </w:pPr>
      <w:r>
        <w:t>The process consists of the following work-steps / queues listed below; the details of data fields, exceptions for routing, to do list etc. are described in the subsequent sections:</w:t>
      </w:r>
    </w:p>
    <w:p w14:paraId="750A13A3" w14:textId="77777777" w:rsidR="00381A33" w:rsidRDefault="00381A33" w:rsidP="00381A33">
      <w:pPr>
        <w:spacing w:line="360" w:lineRule="auto"/>
      </w:pPr>
    </w:p>
    <w:p w14:paraId="03CB6CFA" w14:textId="004AA69E" w:rsidR="00381A33" w:rsidRDefault="00381A33" w:rsidP="002D15DC">
      <w:pPr>
        <w:pStyle w:val="ListParagraph"/>
        <w:numPr>
          <w:ilvl w:val="0"/>
          <w:numId w:val="113"/>
        </w:numPr>
        <w:spacing w:line="360" w:lineRule="auto"/>
      </w:pPr>
      <w:r>
        <w:t>Introduction Maker (User)</w:t>
      </w:r>
    </w:p>
    <w:p w14:paraId="62943FFC" w14:textId="4AE6A356" w:rsidR="00381A33" w:rsidRDefault="00381A33" w:rsidP="002D15DC">
      <w:pPr>
        <w:pStyle w:val="ListParagraph"/>
        <w:numPr>
          <w:ilvl w:val="0"/>
          <w:numId w:val="113"/>
        </w:numPr>
        <w:spacing w:line="360" w:lineRule="auto"/>
      </w:pPr>
      <w:r>
        <w:t xml:space="preserve">Introduction Checker (User) </w:t>
      </w:r>
    </w:p>
    <w:p w14:paraId="6367067C" w14:textId="297D8F06" w:rsidR="002E7158" w:rsidRDefault="002E7158" w:rsidP="002D15DC">
      <w:pPr>
        <w:pStyle w:val="ListParagraph"/>
        <w:numPr>
          <w:ilvl w:val="0"/>
          <w:numId w:val="113"/>
        </w:numPr>
        <w:spacing w:line="360" w:lineRule="auto"/>
      </w:pPr>
      <w:r>
        <w:t>Data Entry Maker (User)</w:t>
      </w:r>
    </w:p>
    <w:p w14:paraId="7027BED3" w14:textId="2D8EAE03" w:rsidR="002E7158" w:rsidRDefault="002E7158" w:rsidP="002D15DC">
      <w:pPr>
        <w:pStyle w:val="ListParagraph"/>
        <w:numPr>
          <w:ilvl w:val="0"/>
          <w:numId w:val="113"/>
        </w:numPr>
        <w:spacing w:line="360" w:lineRule="auto"/>
      </w:pPr>
      <w:r>
        <w:t>Data Entry Checker (User)</w:t>
      </w:r>
    </w:p>
    <w:p w14:paraId="601CFED2" w14:textId="0D14ECF8" w:rsidR="00381A33" w:rsidRDefault="002B2A95" w:rsidP="002D15DC">
      <w:pPr>
        <w:pStyle w:val="ListParagraph"/>
        <w:numPr>
          <w:ilvl w:val="0"/>
          <w:numId w:val="113"/>
        </w:numPr>
        <w:spacing w:line="360" w:lineRule="auto"/>
      </w:pPr>
      <w:r>
        <w:t>Initiator Return</w:t>
      </w:r>
      <w:r w:rsidR="00381A33">
        <w:t xml:space="preserve"> (User)</w:t>
      </w:r>
    </w:p>
    <w:p w14:paraId="7B584274" w14:textId="6F6E7686" w:rsidR="005C1B5C" w:rsidRDefault="005C1B5C" w:rsidP="002D15DC">
      <w:pPr>
        <w:pStyle w:val="ListParagraph"/>
        <w:numPr>
          <w:ilvl w:val="0"/>
          <w:numId w:val="113"/>
        </w:numPr>
        <w:spacing w:line="360" w:lineRule="auto"/>
      </w:pPr>
      <w:r>
        <w:t>Initiator Hold (User)</w:t>
      </w:r>
    </w:p>
    <w:p w14:paraId="37A92F72" w14:textId="76D395F8" w:rsidR="00381A33" w:rsidRDefault="00381A33" w:rsidP="002D15DC">
      <w:pPr>
        <w:pStyle w:val="ListParagraph"/>
        <w:numPr>
          <w:ilvl w:val="0"/>
          <w:numId w:val="113"/>
        </w:numPr>
        <w:spacing w:line="360" w:lineRule="auto"/>
      </w:pPr>
      <w:r>
        <w:t>PB Credit Maker (User)</w:t>
      </w:r>
    </w:p>
    <w:p w14:paraId="1790C799" w14:textId="1B130FE8" w:rsidR="00381A33" w:rsidRDefault="00381A33" w:rsidP="002D15DC">
      <w:pPr>
        <w:pStyle w:val="ListParagraph"/>
        <w:numPr>
          <w:ilvl w:val="0"/>
          <w:numId w:val="113"/>
        </w:numPr>
        <w:spacing w:line="360" w:lineRule="auto"/>
      </w:pPr>
      <w:r>
        <w:t>PB Credit Checker (User)</w:t>
      </w:r>
    </w:p>
    <w:p w14:paraId="561752A4" w14:textId="5B271D5B" w:rsidR="002E7158" w:rsidRDefault="002E7158" w:rsidP="002D15DC">
      <w:pPr>
        <w:pStyle w:val="ListParagraph"/>
        <w:numPr>
          <w:ilvl w:val="0"/>
          <w:numId w:val="113"/>
        </w:numPr>
        <w:spacing w:line="360" w:lineRule="auto"/>
      </w:pPr>
      <w:proofErr w:type="spellStart"/>
      <w:r>
        <w:t>Reschedulement</w:t>
      </w:r>
      <w:proofErr w:type="spellEnd"/>
      <w:r>
        <w:t xml:space="preserve"> Credit (User)</w:t>
      </w:r>
    </w:p>
    <w:p w14:paraId="2E5DDA4F" w14:textId="0F82DEF7" w:rsidR="00381A33" w:rsidRDefault="00381A33" w:rsidP="002D15DC">
      <w:pPr>
        <w:pStyle w:val="ListParagraph"/>
        <w:numPr>
          <w:ilvl w:val="0"/>
          <w:numId w:val="113"/>
        </w:numPr>
        <w:spacing w:line="360" w:lineRule="auto"/>
      </w:pPr>
      <w:r>
        <w:t>Pending Clearance (User)</w:t>
      </w:r>
    </w:p>
    <w:p w14:paraId="71959F60" w14:textId="0E8BEDE4" w:rsidR="00381A33" w:rsidRDefault="00381A33" w:rsidP="002D15DC">
      <w:pPr>
        <w:pStyle w:val="ListParagraph"/>
        <w:numPr>
          <w:ilvl w:val="0"/>
          <w:numId w:val="113"/>
        </w:numPr>
        <w:spacing w:line="360" w:lineRule="auto"/>
      </w:pPr>
      <w:r>
        <w:t>Sys Generate Doc API (System</w:t>
      </w:r>
      <w:r w:rsidR="00646B7E">
        <w:t>)</w:t>
      </w:r>
    </w:p>
    <w:p w14:paraId="5744D323" w14:textId="2931F342" w:rsidR="007B117F" w:rsidRDefault="007B117F" w:rsidP="002D15DC">
      <w:pPr>
        <w:pStyle w:val="ListParagraph"/>
        <w:numPr>
          <w:ilvl w:val="0"/>
          <w:numId w:val="113"/>
        </w:numPr>
        <w:spacing w:line="360" w:lineRule="auto"/>
      </w:pPr>
      <w:r>
        <w:t>Sys Await CPF Docs (System)</w:t>
      </w:r>
    </w:p>
    <w:p w14:paraId="7978B985" w14:textId="7C4E03FD" w:rsidR="00381A33" w:rsidRDefault="007B117F" w:rsidP="002D15DC">
      <w:pPr>
        <w:pStyle w:val="ListParagraph"/>
        <w:numPr>
          <w:ilvl w:val="0"/>
          <w:numId w:val="113"/>
        </w:numPr>
        <w:spacing w:line="360" w:lineRule="auto"/>
      </w:pPr>
      <w:r>
        <w:t>Sys Notify CPF (System)</w:t>
      </w:r>
    </w:p>
    <w:p w14:paraId="6526B054" w14:textId="788D153F" w:rsidR="00FF60F8" w:rsidRDefault="00FF60F8" w:rsidP="002D15DC">
      <w:pPr>
        <w:pStyle w:val="ListParagraph"/>
        <w:numPr>
          <w:ilvl w:val="0"/>
          <w:numId w:val="113"/>
        </w:numPr>
        <w:spacing w:line="360" w:lineRule="auto"/>
      </w:pPr>
      <w:r>
        <w:t>Sys Await Email Status (System)</w:t>
      </w:r>
    </w:p>
    <w:p w14:paraId="119B94EC" w14:textId="5094DBBA" w:rsidR="007B117F" w:rsidRDefault="00BD2B42" w:rsidP="002D15DC">
      <w:pPr>
        <w:pStyle w:val="ListParagraph"/>
        <w:numPr>
          <w:ilvl w:val="0"/>
          <w:numId w:val="113"/>
        </w:numPr>
        <w:spacing w:line="360" w:lineRule="auto"/>
      </w:pPr>
      <w:r>
        <w:t>A</w:t>
      </w:r>
      <w:r w:rsidR="007B117F">
        <w:t>wait CPF Consent (</w:t>
      </w:r>
      <w:r w:rsidR="00B66AC0">
        <w:t>User</w:t>
      </w:r>
      <w:r w:rsidR="007B117F">
        <w:t>)</w:t>
      </w:r>
    </w:p>
    <w:p w14:paraId="0998D85A" w14:textId="3FF37D4F" w:rsidR="007B117F" w:rsidRDefault="007B117F" w:rsidP="002D15DC">
      <w:pPr>
        <w:pStyle w:val="ListParagraph"/>
        <w:numPr>
          <w:ilvl w:val="0"/>
          <w:numId w:val="113"/>
        </w:numPr>
        <w:spacing w:line="360" w:lineRule="auto"/>
      </w:pPr>
      <w:r>
        <w:t>Sys Doc Stamping (System)</w:t>
      </w:r>
    </w:p>
    <w:p w14:paraId="58F2B0FD" w14:textId="7B1B1677" w:rsidR="007B117F" w:rsidRDefault="0090680B" w:rsidP="002D15DC">
      <w:pPr>
        <w:pStyle w:val="ListParagraph"/>
        <w:numPr>
          <w:ilvl w:val="0"/>
          <w:numId w:val="113"/>
        </w:numPr>
        <w:spacing w:line="360" w:lineRule="auto"/>
      </w:pPr>
      <w:r>
        <w:t>Manual WI Update</w:t>
      </w:r>
      <w:r w:rsidR="007B117F">
        <w:t xml:space="preserve"> (User)</w:t>
      </w:r>
    </w:p>
    <w:p w14:paraId="4714A48E" w14:textId="5939BA1B" w:rsidR="007B117F" w:rsidRDefault="007B117F" w:rsidP="002D15DC">
      <w:pPr>
        <w:pStyle w:val="ListParagraph"/>
        <w:numPr>
          <w:ilvl w:val="0"/>
          <w:numId w:val="113"/>
        </w:numPr>
        <w:spacing w:line="360" w:lineRule="auto"/>
      </w:pPr>
      <w:r>
        <w:t>Awaiting Original Validation (User)</w:t>
      </w:r>
    </w:p>
    <w:p w14:paraId="41C71E04" w14:textId="16A586C9" w:rsidR="007B117F" w:rsidRDefault="007B117F" w:rsidP="002D15DC">
      <w:pPr>
        <w:pStyle w:val="ListParagraph"/>
        <w:numPr>
          <w:ilvl w:val="0"/>
          <w:numId w:val="113"/>
        </w:numPr>
        <w:spacing w:line="360" w:lineRule="auto"/>
      </w:pPr>
      <w:r>
        <w:t>Awaiting Original Validation Checker (User)</w:t>
      </w:r>
    </w:p>
    <w:p w14:paraId="77F0533D" w14:textId="3B30FFEB" w:rsidR="002E7158" w:rsidRDefault="002E7158" w:rsidP="002D15DC">
      <w:pPr>
        <w:pStyle w:val="ListParagraph"/>
        <w:numPr>
          <w:ilvl w:val="0"/>
          <w:numId w:val="113"/>
        </w:numPr>
        <w:spacing w:line="360" w:lineRule="auto"/>
      </w:pPr>
      <w:r>
        <w:t>Awaiting Docs (User)</w:t>
      </w:r>
    </w:p>
    <w:p w14:paraId="254B8147" w14:textId="4D7E9A20" w:rsidR="007B117F" w:rsidRDefault="007B117F" w:rsidP="002D15DC">
      <w:pPr>
        <w:pStyle w:val="ListParagraph"/>
        <w:numPr>
          <w:ilvl w:val="0"/>
          <w:numId w:val="113"/>
        </w:numPr>
        <w:spacing w:line="360" w:lineRule="auto"/>
      </w:pPr>
      <w:r>
        <w:t>Cons Doc Check (User)</w:t>
      </w:r>
    </w:p>
    <w:p w14:paraId="5665A633" w14:textId="71EE6CC8" w:rsidR="007B117F" w:rsidRDefault="007B117F" w:rsidP="002D15DC">
      <w:pPr>
        <w:pStyle w:val="ListParagraph"/>
        <w:numPr>
          <w:ilvl w:val="0"/>
          <w:numId w:val="113"/>
        </w:numPr>
        <w:spacing w:line="360" w:lineRule="auto"/>
      </w:pPr>
      <w:r>
        <w:t>Awaiting AO (User</w:t>
      </w:r>
      <w:r w:rsidR="00646B7E">
        <w:t>)</w:t>
      </w:r>
    </w:p>
    <w:p w14:paraId="1C1A562B" w14:textId="62D036A8" w:rsidR="007B117F" w:rsidRDefault="007B117F" w:rsidP="002D15DC">
      <w:pPr>
        <w:pStyle w:val="ListParagraph"/>
        <w:numPr>
          <w:ilvl w:val="0"/>
          <w:numId w:val="113"/>
        </w:numPr>
        <w:spacing w:line="360" w:lineRule="auto"/>
      </w:pPr>
      <w:r>
        <w:lastRenderedPageBreak/>
        <w:t>Card CRU (User)</w:t>
      </w:r>
    </w:p>
    <w:p w14:paraId="10A6FC74" w14:textId="7154A902" w:rsidR="00872F31" w:rsidRDefault="00872F31" w:rsidP="002D15DC">
      <w:pPr>
        <w:pStyle w:val="ListParagraph"/>
        <w:numPr>
          <w:ilvl w:val="0"/>
          <w:numId w:val="113"/>
        </w:numPr>
        <w:spacing w:line="360" w:lineRule="auto"/>
      </w:pPr>
      <w:r>
        <w:t>Card DDE (User)</w:t>
      </w:r>
    </w:p>
    <w:p w14:paraId="7B9CDC54" w14:textId="0B40176C" w:rsidR="007B117F" w:rsidRDefault="007B117F" w:rsidP="002D15DC">
      <w:pPr>
        <w:pStyle w:val="ListParagraph"/>
        <w:numPr>
          <w:ilvl w:val="0"/>
          <w:numId w:val="113"/>
        </w:numPr>
        <w:spacing w:line="360" w:lineRule="auto"/>
      </w:pPr>
      <w:r>
        <w:t>Awaiting LC(User)</w:t>
      </w:r>
    </w:p>
    <w:p w14:paraId="7906E62C" w14:textId="7D461098" w:rsidR="00872F31" w:rsidRDefault="00872F31" w:rsidP="002D15DC">
      <w:pPr>
        <w:pStyle w:val="ListParagraph"/>
        <w:numPr>
          <w:ilvl w:val="0"/>
          <w:numId w:val="113"/>
        </w:numPr>
        <w:spacing w:line="360" w:lineRule="auto"/>
      </w:pPr>
      <w:r>
        <w:t>Awaiting LC Checker (User)</w:t>
      </w:r>
    </w:p>
    <w:p w14:paraId="65ADEBC5" w14:textId="40575B8A" w:rsidR="001516A7" w:rsidRDefault="001516A7" w:rsidP="002D15DC">
      <w:pPr>
        <w:pStyle w:val="ListParagraph"/>
        <w:numPr>
          <w:ilvl w:val="0"/>
          <w:numId w:val="113"/>
        </w:numPr>
        <w:spacing w:line="360" w:lineRule="auto"/>
      </w:pPr>
      <w:r>
        <w:t>Awaiting STL (User)</w:t>
      </w:r>
    </w:p>
    <w:p w14:paraId="353F5F37" w14:textId="10B2AE37" w:rsidR="007B117F" w:rsidRDefault="007B117F" w:rsidP="002D15DC">
      <w:pPr>
        <w:pStyle w:val="ListParagraph"/>
        <w:numPr>
          <w:ilvl w:val="0"/>
          <w:numId w:val="113"/>
        </w:numPr>
        <w:spacing w:line="360" w:lineRule="auto"/>
      </w:pPr>
      <w:r>
        <w:t>Awaiting STL Checker (User)</w:t>
      </w:r>
    </w:p>
    <w:p w14:paraId="3F441F48" w14:textId="0C4C12A8" w:rsidR="007B117F" w:rsidRDefault="007B117F" w:rsidP="002D15DC">
      <w:pPr>
        <w:pStyle w:val="ListParagraph"/>
        <w:numPr>
          <w:ilvl w:val="0"/>
          <w:numId w:val="113"/>
        </w:numPr>
        <w:spacing w:line="360" w:lineRule="auto"/>
      </w:pPr>
      <w:r>
        <w:t>Distribute (System)</w:t>
      </w:r>
    </w:p>
    <w:p w14:paraId="134B1C41" w14:textId="034DFE7E" w:rsidR="007B117F" w:rsidRDefault="007B117F" w:rsidP="002D15DC">
      <w:pPr>
        <w:pStyle w:val="ListParagraph"/>
        <w:numPr>
          <w:ilvl w:val="0"/>
          <w:numId w:val="113"/>
        </w:numPr>
        <w:spacing w:line="360" w:lineRule="auto"/>
      </w:pPr>
      <w:r>
        <w:t>Collect</w:t>
      </w:r>
      <w:r w:rsidR="002E7158">
        <w:t xml:space="preserve"> 1</w:t>
      </w:r>
      <w:r>
        <w:t xml:space="preserve"> (System)</w:t>
      </w:r>
    </w:p>
    <w:p w14:paraId="560545B0" w14:textId="4D71962C" w:rsidR="002E7158" w:rsidRDefault="002E7158" w:rsidP="002D15DC">
      <w:pPr>
        <w:pStyle w:val="ListParagraph"/>
        <w:numPr>
          <w:ilvl w:val="0"/>
          <w:numId w:val="113"/>
        </w:numPr>
        <w:spacing w:line="360" w:lineRule="auto"/>
      </w:pPr>
      <w:r>
        <w:t>Collect 2 (System)</w:t>
      </w:r>
    </w:p>
    <w:p w14:paraId="552E6D59" w14:textId="7964F99B" w:rsidR="0026719C" w:rsidRDefault="007B117F" w:rsidP="002D15DC">
      <w:pPr>
        <w:pStyle w:val="ListParagraph"/>
        <w:numPr>
          <w:ilvl w:val="0"/>
          <w:numId w:val="113"/>
        </w:numPr>
        <w:spacing w:line="360" w:lineRule="auto"/>
      </w:pPr>
      <w:r>
        <w:t>Disbursal Checker (User)</w:t>
      </w:r>
    </w:p>
    <w:p w14:paraId="5CB10BF3" w14:textId="1B09937F" w:rsidR="00371F6E" w:rsidRDefault="00371F6E" w:rsidP="002D15DC">
      <w:pPr>
        <w:pStyle w:val="ListParagraph"/>
        <w:numPr>
          <w:ilvl w:val="0"/>
          <w:numId w:val="113"/>
        </w:numPr>
        <w:spacing w:line="360" w:lineRule="auto"/>
      </w:pPr>
      <w:r>
        <w:t>Disbursal Resubmission (User)</w:t>
      </w:r>
    </w:p>
    <w:p w14:paraId="05B915CC" w14:textId="77777777" w:rsidR="002D15DC" w:rsidDel="00772532" w:rsidRDefault="002D15DC" w:rsidP="0001096F">
      <w:pPr>
        <w:pStyle w:val="ListParagraph"/>
        <w:spacing w:line="360" w:lineRule="auto"/>
        <w:rPr>
          <w:del w:id="14" w:author="Zeena Salim" w:date="2025-07-04T14:20:00Z" w16du:dateUtc="2025-07-04T10:20:00Z"/>
        </w:rPr>
      </w:pPr>
    </w:p>
    <w:p w14:paraId="72556197" w14:textId="15BF3859" w:rsidR="007B117F" w:rsidRDefault="007B117F" w:rsidP="002D15DC">
      <w:pPr>
        <w:pStyle w:val="ListParagraph"/>
        <w:numPr>
          <w:ilvl w:val="0"/>
          <w:numId w:val="113"/>
        </w:numPr>
        <w:spacing w:line="360" w:lineRule="auto"/>
      </w:pPr>
      <w:commentRangeStart w:id="15"/>
      <w:commentRangeStart w:id="16"/>
      <w:r>
        <w:t>Primary</w:t>
      </w:r>
      <w:commentRangeEnd w:id="15"/>
      <w:r w:rsidR="00772532">
        <w:rPr>
          <w:rStyle w:val="CommentReference"/>
          <w:sz w:val="24"/>
          <w:szCs w:val="20"/>
        </w:rPr>
        <w:commentReference w:id="15"/>
      </w:r>
      <w:commentRangeEnd w:id="16"/>
      <w:r w:rsidR="00DC0A1F">
        <w:rPr>
          <w:rStyle w:val="CommentReference"/>
          <w:sz w:val="24"/>
          <w:szCs w:val="20"/>
        </w:rPr>
        <w:commentReference w:id="16"/>
      </w:r>
      <w:r>
        <w:t xml:space="preserve"> MCQ Issuance (User)</w:t>
      </w:r>
    </w:p>
    <w:p w14:paraId="52650F51" w14:textId="51BC3EB7" w:rsidR="007B117F" w:rsidRDefault="007B117F" w:rsidP="002D15DC">
      <w:pPr>
        <w:pStyle w:val="ListParagraph"/>
        <w:numPr>
          <w:ilvl w:val="0"/>
          <w:numId w:val="113"/>
        </w:numPr>
        <w:spacing w:line="360" w:lineRule="auto"/>
      </w:pPr>
      <w:r>
        <w:t xml:space="preserve">Post Disbursal </w:t>
      </w:r>
      <w:r w:rsidR="00371F6E">
        <w:t xml:space="preserve">Services </w:t>
      </w:r>
      <w:r>
        <w:t>(User)</w:t>
      </w:r>
    </w:p>
    <w:p w14:paraId="5BA58FEE" w14:textId="6896D54E" w:rsidR="007B117F" w:rsidRDefault="007B117F" w:rsidP="002D15DC">
      <w:pPr>
        <w:pStyle w:val="ListParagraph"/>
        <w:numPr>
          <w:ilvl w:val="0"/>
          <w:numId w:val="113"/>
        </w:numPr>
        <w:spacing w:line="360" w:lineRule="auto"/>
      </w:pPr>
      <w:r>
        <w:t>Original Verification (User)</w:t>
      </w:r>
    </w:p>
    <w:p w14:paraId="5D2A8879" w14:textId="4274D62B" w:rsidR="004B71C7" w:rsidRDefault="004B71C7" w:rsidP="002D15DC">
      <w:pPr>
        <w:pStyle w:val="ListParagraph"/>
        <w:numPr>
          <w:ilvl w:val="0"/>
          <w:numId w:val="113"/>
        </w:numPr>
        <w:spacing w:line="360" w:lineRule="auto"/>
      </w:pPr>
      <w:r>
        <w:t>Account Closure (User)</w:t>
      </w:r>
    </w:p>
    <w:p w14:paraId="5AF29C32" w14:textId="7D81F1B1" w:rsidR="007B117F" w:rsidRDefault="007B117F" w:rsidP="002D15DC">
      <w:pPr>
        <w:pStyle w:val="ListParagraph"/>
        <w:numPr>
          <w:ilvl w:val="0"/>
          <w:numId w:val="113"/>
        </w:numPr>
        <w:spacing w:line="360" w:lineRule="auto"/>
      </w:pPr>
      <w:r>
        <w:t>Integration Error Handling (User)</w:t>
      </w:r>
    </w:p>
    <w:p w14:paraId="7DD4320C" w14:textId="3A28DC5D" w:rsidR="00FF3270" w:rsidRDefault="00FF3270" w:rsidP="002D15DC">
      <w:pPr>
        <w:pStyle w:val="ListParagraph"/>
        <w:numPr>
          <w:ilvl w:val="0"/>
          <w:numId w:val="113"/>
        </w:numPr>
        <w:spacing w:line="360" w:lineRule="auto"/>
      </w:pPr>
      <w:r>
        <w:t>Hold (System)</w:t>
      </w:r>
    </w:p>
    <w:p w14:paraId="75893ACD" w14:textId="7D2203C4" w:rsidR="007B117F" w:rsidRDefault="007B117F" w:rsidP="002D15DC">
      <w:pPr>
        <w:pStyle w:val="ListParagraph"/>
        <w:numPr>
          <w:ilvl w:val="0"/>
          <w:numId w:val="113"/>
        </w:numPr>
        <w:spacing w:line="360" w:lineRule="auto"/>
      </w:pPr>
      <w:r>
        <w:t>Discard (System)</w:t>
      </w:r>
    </w:p>
    <w:p w14:paraId="68131A4B" w14:textId="5A7B1D10" w:rsidR="007B117F" w:rsidRDefault="007B117F" w:rsidP="002D15DC">
      <w:pPr>
        <w:pStyle w:val="ListParagraph"/>
        <w:numPr>
          <w:ilvl w:val="0"/>
          <w:numId w:val="113"/>
        </w:numPr>
        <w:spacing w:line="360" w:lineRule="auto"/>
      </w:pPr>
      <w:r>
        <w:t>Exit (System)</w:t>
      </w:r>
    </w:p>
    <w:p w14:paraId="492F2F32" w14:textId="77777777" w:rsidR="00B46078" w:rsidRDefault="00B46078" w:rsidP="00B46078">
      <w:pPr>
        <w:spacing w:line="360" w:lineRule="auto"/>
      </w:pPr>
    </w:p>
    <w:p w14:paraId="510AFCB7" w14:textId="77777777" w:rsidR="00B46078" w:rsidRDefault="00B46078" w:rsidP="00B46078">
      <w:pPr>
        <w:spacing w:line="360" w:lineRule="auto"/>
      </w:pPr>
    </w:p>
    <w:p w14:paraId="3634952B" w14:textId="5DC78896" w:rsidR="00B46078" w:rsidRPr="000317ED" w:rsidRDefault="00B46078" w:rsidP="00B46078">
      <w:pPr>
        <w:spacing w:line="360" w:lineRule="auto"/>
        <w:rPr>
          <w:b/>
          <w:bCs/>
        </w:rPr>
      </w:pPr>
      <w:r w:rsidRPr="000317ED">
        <w:rPr>
          <w:b/>
          <w:bCs/>
        </w:rPr>
        <w:t>Positive Flow</w:t>
      </w:r>
    </w:p>
    <w:p w14:paraId="200B4873" w14:textId="211D5178" w:rsidR="00B46078" w:rsidRDefault="00B46078" w:rsidP="00802EF3">
      <w:pPr>
        <w:pStyle w:val="ListParagraph"/>
        <w:numPr>
          <w:ilvl w:val="0"/>
          <w:numId w:val="5"/>
        </w:numPr>
        <w:spacing w:line="360" w:lineRule="auto"/>
      </w:pPr>
      <w:r>
        <w:t xml:space="preserve">WI will be </w:t>
      </w:r>
      <w:r w:rsidR="00E21F7C">
        <w:t xml:space="preserve">Introduced via Introduction Maker &amp; Checker. Post Introduction WI will move to PB Credit Maker &amp; Checker for UW operations. Credit Team will generate an agreement number in LOS and update that in </w:t>
      </w:r>
      <w:proofErr w:type="spellStart"/>
      <w:r w:rsidR="00E21F7C">
        <w:t>iBPS</w:t>
      </w:r>
      <w:proofErr w:type="spellEnd"/>
      <w:r w:rsidR="00E21F7C">
        <w:t xml:space="preserve">. Credit team to approve the WI. </w:t>
      </w:r>
    </w:p>
    <w:p w14:paraId="2625A597" w14:textId="5CC7A128" w:rsidR="00E21F7C" w:rsidRDefault="00E21F7C" w:rsidP="00802EF3">
      <w:pPr>
        <w:pStyle w:val="ListParagraph"/>
        <w:numPr>
          <w:ilvl w:val="0"/>
          <w:numId w:val="5"/>
        </w:numPr>
        <w:spacing w:line="360" w:lineRule="auto"/>
      </w:pPr>
      <w:r>
        <w:t xml:space="preserve">WI will be distributed between these parallel instances: </w:t>
      </w:r>
    </w:p>
    <w:p w14:paraId="313F4390" w14:textId="1CF8EC76" w:rsidR="009C4E24" w:rsidRDefault="00E21F7C" w:rsidP="00802EF3">
      <w:pPr>
        <w:pStyle w:val="ListParagraph"/>
        <w:numPr>
          <w:ilvl w:val="0"/>
          <w:numId w:val="15"/>
        </w:numPr>
        <w:spacing w:line="360" w:lineRule="auto"/>
      </w:pPr>
      <w:r w:rsidRPr="000317ED">
        <w:rPr>
          <w:b/>
          <w:bCs/>
        </w:rPr>
        <w:t>Instance 1:</w:t>
      </w:r>
      <w:r>
        <w:t xml:space="preserve"> </w:t>
      </w:r>
      <w:r w:rsidR="009C4E24">
        <w:t>On</w:t>
      </w:r>
      <w:r w:rsidR="00912B31">
        <w:t>e</w:t>
      </w:r>
      <w:r w:rsidR="009C4E24">
        <w:t xml:space="preserve"> instance moves to CPF Integrations where mandatory documents will be generated and the system will wait for the customer’s consent. Post consent, the system will stamp the document, and the instance will be completed. </w:t>
      </w:r>
    </w:p>
    <w:p w14:paraId="415AFAFD" w14:textId="6976561D" w:rsidR="00806F45" w:rsidRDefault="009C4E24" w:rsidP="00806F45">
      <w:pPr>
        <w:pStyle w:val="ListParagraph"/>
        <w:numPr>
          <w:ilvl w:val="0"/>
          <w:numId w:val="15"/>
        </w:numPr>
        <w:spacing w:line="360" w:lineRule="auto"/>
      </w:pPr>
      <w:r w:rsidRPr="000317ED">
        <w:rPr>
          <w:b/>
          <w:bCs/>
        </w:rPr>
        <w:t>Instance 2:</w:t>
      </w:r>
      <w:r>
        <w:t xml:space="preserve"> </w:t>
      </w:r>
      <w:r w:rsidR="00912B31">
        <w:t xml:space="preserve">Second Instance moves to Awaiting Original Validations Team, </w:t>
      </w:r>
      <w:r w:rsidR="00CB550F">
        <w:t>once</w:t>
      </w:r>
      <w:r w:rsidR="00912B31">
        <w:t xml:space="preserve"> originals are validated </w:t>
      </w:r>
      <w:r w:rsidR="00995C27">
        <w:t>it moves to Con Doc Check and from th</w:t>
      </w:r>
      <w:r w:rsidR="00F83358">
        <w:t xml:space="preserve">ere </w:t>
      </w:r>
      <w:r w:rsidR="00F83358">
        <w:lastRenderedPageBreak/>
        <w:t xml:space="preserve">the WI moves as per the defined workflows basis the request type and </w:t>
      </w:r>
      <w:r w:rsidR="0004206C">
        <w:t xml:space="preserve">flags updated for each sub-product. </w:t>
      </w:r>
    </w:p>
    <w:p w14:paraId="509AF4C9" w14:textId="7E659B34" w:rsidR="00995C27" w:rsidRDefault="00995C27" w:rsidP="00F83358">
      <w:pPr>
        <w:pStyle w:val="ListParagraph"/>
        <w:numPr>
          <w:ilvl w:val="0"/>
          <w:numId w:val="5"/>
        </w:numPr>
        <w:spacing w:line="360" w:lineRule="auto"/>
      </w:pPr>
      <w:r>
        <w:t>Both instances are collected provided</w:t>
      </w:r>
      <w:r w:rsidR="00387018">
        <w:t xml:space="preserve"> cooling</w:t>
      </w:r>
      <w:r>
        <w:t xml:space="preserve"> period is served if required and the case moves for </w:t>
      </w:r>
      <w:commentRangeStart w:id="17"/>
      <w:commentRangeStart w:id="18"/>
      <w:r>
        <w:t>Disbursal</w:t>
      </w:r>
      <w:commentRangeEnd w:id="17"/>
      <w:r w:rsidR="00DE0AA5">
        <w:rPr>
          <w:rStyle w:val="CommentReference"/>
          <w:sz w:val="24"/>
          <w:szCs w:val="20"/>
        </w:rPr>
        <w:commentReference w:id="17"/>
      </w:r>
      <w:commentRangeEnd w:id="18"/>
      <w:r w:rsidR="007E5CC3">
        <w:rPr>
          <w:rStyle w:val="CommentReference"/>
          <w:sz w:val="24"/>
          <w:szCs w:val="20"/>
        </w:rPr>
        <w:commentReference w:id="18"/>
      </w:r>
      <w:r w:rsidR="0004206C">
        <w:t xml:space="preserve"> Checker from where the Disbursal Communication is sent to the customer. </w:t>
      </w:r>
    </w:p>
    <w:p w14:paraId="5737E9FE" w14:textId="3107500B" w:rsidR="00387018" w:rsidRDefault="00387018" w:rsidP="00802EF3">
      <w:pPr>
        <w:pStyle w:val="ListParagraph"/>
        <w:numPr>
          <w:ilvl w:val="0"/>
          <w:numId w:val="5"/>
        </w:numPr>
        <w:spacing w:line="360" w:lineRule="auto"/>
      </w:pPr>
      <w:r>
        <w:t xml:space="preserve">The Original Verification Team approves the </w:t>
      </w:r>
      <w:r w:rsidR="00CB550F">
        <w:t>case,</w:t>
      </w:r>
      <w:r>
        <w:t xml:space="preserve"> and WI moves</w:t>
      </w:r>
      <w:r w:rsidR="0004206C">
        <w:t xml:space="preserve"> to</w:t>
      </w:r>
      <w:r>
        <w:t xml:space="preserve"> Exit. </w:t>
      </w:r>
    </w:p>
    <w:p w14:paraId="79BAE9D3" w14:textId="77777777" w:rsidR="002B4C0F" w:rsidRDefault="002B4C0F" w:rsidP="007B117F">
      <w:pPr>
        <w:spacing w:line="360" w:lineRule="auto"/>
      </w:pPr>
    </w:p>
    <w:p w14:paraId="393F2E09" w14:textId="77777777" w:rsidR="002B4C0F" w:rsidRDefault="002B4C0F" w:rsidP="007B117F">
      <w:pPr>
        <w:spacing w:line="360" w:lineRule="auto"/>
      </w:pPr>
    </w:p>
    <w:p w14:paraId="1A9BB454" w14:textId="451B9CE8" w:rsidR="007B117F" w:rsidRDefault="007B117F" w:rsidP="00443E68">
      <w:pPr>
        <w:pStyle w:val="Heading2"/>
        <w:numPr>
          <w:ilvl w:val="1"/>
          <w:numId w:val="2"/>
        </w:numPr>
      </w:pPr>
      <w:bookmarkStart w:id="19" w:name="_Toc206760610"/>
      <w:r>
        <w:t>Introduction Maker</w:t>
      </w:r>
      <w:bookmarkEnd w:id="19"/>
      <w:r>
        <w:t xml:space="preserve"> </w:t>
      </w:r>
    </w:p>
    <w:p w14:paraId="5E0AB101" w14:textId="4BBB4A89" w:rsidR="007B117F" w:rsidRDefault="00FB7D5D" w:rsidP="00975798">
      <w:pPr>
        <w:pStyle w:val="Heading3"/>
        <w:numPr>
          <w:ilvl w:val="2"/>
          <w:numId w:val="2"/>
        </w:numPr>
      </w:pPr>
      <w:bookmarkStart w:id="20" w:name="_Toc206760611"/>
      <w:r>
        <w:t>Description</w:t>
      </w:r>
      <w:bookmarkEnd w:id="20"/>
      <w:r w:rsidR="007B117F">
        <w:t xml:space="preserve"> </w:t>
      </w:r>
    </w:p>
    <w:p w14:paraId="0AF351A3" w14:textId="6BAF2AC3" w:rsidR="007B117F" w:rsidRDefault="007B117F" w:rsidP="00802EF3">
      <w:pPr>
        <w:pStyle w:val="ListParagraph"/>
        <w:numPr>
          <w:ilvl w:val="0"/>
          <w:numId w:val="5"/>
        </w:numPr>
        <w:spacing w:line="360" w:lineRule="auto"/>
      </w:pPr>
      <w:r>
        <w:t xml:space="preserve">This will be a user queue, i.e., users will have access to this queue. </w:t>
      </w:r>
    </w:p>
    <w:p w14:paraId="0C1B0368" w14:textId="5A5752D9" w:rsidR="007B117F" w:rsidRDefault="007B117F" w:rsidP="00802EF3">
      <w:pPr>
        <w:pStyle w:val="ListParagraph"/>
        <w:numPr>
          <w:ilvl w:val="0"/>
          <w:numId w:val="5"/>
        </w:numPr>
        <w:spacing w:line="360" w:lineRule="auto"/>
      </w:pPr>
      <w:r>
        <w:t xml:space="preserve">This will be the WI Introduction queue where user will have an option to create a new work-item by clicking on </w:t>
      </w:r>
      <w:r w:rsidRPr="00311D60">
        <w:rPr>
          <w:b/>
          <w:bCs/>
        </w:rPr>
        <w:t>‘New’</w:t>
      </w:r>
      <w:r>
        <w:t xml:space="preserve"> button. </w:t>
      </w:r>
    </w:p>
    <w:p w14:paraId="2A07AED6" w14:textId="7EB20374" w:rsidR="00CB1831" w:rsidRDefault="00804881" w:rsidP="00802EF3">
      <w:pPr>
        <w:pStyle w:val="ListParagraph"/>
        <w:numPr>
          <w:ilvl w:val="0"/>
          <w:numId w:val="5"/>
        </w:numPr>
        <w:spacing w:line="360" w:lineRule="auto"/>
      </w:pPr>
      <w:r>
        <w:t>Users</w:t>
      </w:r>
      <w:r w:rsidR="002A12F8">
        <w:t xml:space="preserve"> will create WI and perform required data entry</w:t>
      </w:r>
      <w:r w:rsidR="00CB1831">
        <w:t xml:space="preserve">. </w:t>
      </w:r>
    </w:p>
    <w:p w14:paraId="400BC393" w14:textId="1E7BF9CC" w:rsidR="005D326B" w:rsidRPr="005D326B" w:rsidRDefault="00CB1831" w:rsidP="00802EF3">
      <w:pPr>
        <w:pStyle w:val="ListParagraph"/>
        <w:numPr>
          <w:ilvl w:val="0"/>
          <w:numId w:val="5"/>
        </w:numPr>
        <w:spacing w:line="360" w:lineRule="auto"/>
      </w:pPr>
      <w:r>
        <w:t>User will select Sub-</w:t>
      </w:r>
      <w:r w:rsidR="00804881">
        <w:t>Products</w:t>
      </w:r>
      <w:r>
        <w:t xml:space="preserve"> for Personal Loan </w:t>
      </w:r>
      <w:r w:rsidR="00804881">
        <w:t xml:space="preserve">application. </w:t>
      </w:r>
      <w:r w:rsidR="00804881">
        <w:rPr>
          <w:i/>
          <w:iCs/>
        </w:rPr>
        <w:t xml:space="preserve">(LOVs </w:t>
      </w:r>
      <w:r w:rsidR="005D326B">
        <w:rPr>
          <w:i/>
          <w:iCs/>
        </w:rPr>
        <w:t>to be referred from Data Capture Sheet)</w:t>
      </w:r>
    </w:p>
    <w:p w14:paraId="23BD98BC" w14:textId="6805A1D1" w:rsidR="005D326B" w:rsidRDefault="005D326B" w:rsidP="00802EF3">
      <w:pPr>
        <w:pStyle w:val="ListParagraph"/>
        <w:numPr>
          <w:ilvl w:val="0"/>
          <w:numId w:val="5"/>
        </w:numPr>
        <w:spacing w:line="360" w:lineRule="auto"/>
      </w:pPr>
      <w:r>
        <w:t xml:space="preserve">User will enter basic customer details </w:t>
      </w:r>
      <w:r w:rsidR="00D41BF2">
        <w:t xml:space="preserve">and upload documents in the WI. </w:t>
      </w:r>
    </w:p>
    <w:p w14:paraId="2ABEFD7E" w14:textId="2864EB2E" w:rsidR="005B53BA" w:rsidRPr="00DF2A26" w:rsidRDefault="005B53BA" w:rsidP="00802EF3">
      <w:pPr>
        <w:pStyle w:val="ListParagraph"/>
        <w:numPr>
          <w:ilvl w:val="0"/>
          <w:numId w:val="5"/>
        </w:numPr>
        <w:spacing w:line="360" w:lineRule="auto"/>
      </w:pPr>
      <w:r>
        <w:t>User will select the Initiation Channel as ‘</w:t>
      </w:r>
      <w:r>
        <w:rPr>
          <w:b/>
          <w:bCs/>
        </w:rPr>
        <w:t xml:space="preserve">Business’ </w:t>
      </w:r>
      <w:r>
        <w:t>or ‘</w:t>
      </w:r>
      <w:r>
        <w:rPr>
          <w:b/>
          <w:bCs/>
        </w:rPr>
        <w:t>Branches’.</w:t>
      </w:r>
    </w:p>
    <w:p w14:paraId="55855E51" w14:textId="4970EEAA" w:rsidR="00DF2A26" w:rsidRDefault="00DF2A26" w:rsidP="00802EF3">
      <w:pPr>
        <w:pStyle w:val="ListParagraph"/>
        <w:numPr>
          <w:ilvl w:val="0"/>
          <w:numId w:val="5"/>
        </w:numPr>
        <w:spacing w:line="360" w:lineRule="auto"/>
      </w:pPr>
      <w:r>
        <w:t xml:space="preserve">User will select the Type of Loan as: </w:t>
      </w:r>
    </w:p>
    <w:p w14:paraId="427B12FF" w14:textId="2E292555" w:rsidR="00DF2A26" w:rsidRDefault="00DF2A26" w:rsidP="003E3F52">
      <w:pPr>
        <w:pStyle w:val="ListParagraph"/>
        <w:numPr>
          <w:ilvl w:val="0"/>
          <w:numId w:val="64"/>
        </w:numPr>
        <w:spacing w:line="360" w:lineRule="auto"/>
      </w:pPr>
      <w:r>
        <w:t>Expat Loans</w:t>
      </w:r>
    </w:p>
    <w:p w14:paraId="5D6D31B5" w14:textId="2BAABFAC" w:rsidR="00F46E03" w:rsidRDefault="00DF2A26" w:rsidP="00F46E03">
      <w:pPr>
        <w:pStyle w:val="ListParagraph"/>
        <w:numPr>
          <w:ilvl w:val="0"/>
          <w:numId w:val="64"/>
        </w:numPr>
        <w:spacing w:line="360" w:lineRule="auto"/>
      </w:pPr>
      <w:r>
        <w:t xml:space="preserve">National Loans </w:t>
      </w:r>
    </w:p>
    <w:p w14:paraId="08A1AA9E" w14:textId="08E43235" w:rsidR="00F46E03" w:rsidRDefault="00F46E03" w:rsidP="00F46E03">
      <w:pPr>
        <w:pStyle w:val="ListParagraph"/>
        <w:numPr>
          <w:ilvl w:val="0"/>
          <w:numId w:val="5"/>
        </w:numPr>
        <w:spacing w:line="360" w:lineRule="auto"/>
      </w:pPr>
      <w:r>
        <w:t xml:space="preserve">User will select the Product Type as: </w:t>
      </w:r>
    </w:p>
    <w:p w14:paraId="418C0AD5" w14:textId="7B159416" w:rsidR="00F46E03" w:rsidRDefault="00F46E03" w:rsidP="00F46E03">
      <w:pPr>
        <w:pStyle w:val="ListParagraph"/>
        <w:numPr>
          <w:ilvl w:val="0"/>
          <w:numId w:val="117"/>
        </w:numPr>
        <w:spacing w:line="360" w:lineRule="auto"/>
      </w:pPr>
      <w:r>
        <w:t>Islamic</w:t>
      </w:r>
    </w:p>
    <w:p w14:paraId="5999DE9E" w14:textId="19CA96FD" w:rsidR="00F46E03" w:rsidRPr="00DB740F" w:rsidRDefault="00F46E03" w:rsidP="00F46E03">
      <w:pPr>
        <w:pStyle w:val="ListParagraph"/>
        <w:numPr>
          <w:ilvl w:val="0"/>
          <w:numId w:val="117"/>
        </w:numPr>
        <w:spacing w:line="360" w:lineRule="auto"/>
      </w:pPr>
      <w:r>
        <w:t>Conventional</w:t>
      </w:r>
    </w:p>
    <w:p w14:paraId="2E3FB08A" w14:textId="236B3303" w:rsidR="00DB740F" w:rsidRDefault="00DB740F" w:rsidP="00802EF3">
      <w:pPr>
        <w:pStyle w:val="ListParagraph"/>
        <w:numPr>
          <w:ilvl w:val="0"/>
          <w:numId w:val="5"/>
        </w:numPr>
        <w:spacing w:line="360" w:lineRule="auto"/>
      </w:pPr>
      <w:r>
        <w:t>User will select</w:t>
      </w:r>
      <w:r w:rsidR="00F55684">
        <w:t xml:space="preserve"> </w:t>
      </w:r>
      <w:r w:rsidR="007A76B2">
        <w:t xml:space="preserve">the sub-product </w:t>
      </w:r>
      <w:r w:rsidR="00497801">
        <w:t>from the below LOVs</w:t>
      </w:r>
      <w:r w:rsidR="00F100A8">
        <w:t xml:space="preserve">: </w:t>
      </w:r>
    </w:p>
    <w:p w14:paraId="5ECA1022" w14:textId="75468F63" w:rsidR="00723A4E" w:rsidRDefault="00AE5FFA" w:rsidP="00F46E03">
      <w:pPr>
        <w:pStyle w:val="ListParagraph"/>
        <w:numPr>
          <w:ilvl w:val="0"/>
          <w:numId w:val="63"/>
        </w:numPr>
        <w:spacing w:line="360" w:lineRule="auto"/>
      </w:pPr>
      <w:r>
        <w:t xml:space="preserve">New </w:t>
      </w:r>
    </w:p>
    <w:p w14:paraId="1C54C7B7" w14:textId="38EA17FA" w:rsidR="009A5C0D" w:rsidRDefault="009A5C0D" w:rsidP="00F46E03">
      <w:pPr>
        <w:pStyle w:val="ListParagraph"/>
        <w:numPr>
          <w:ilvl w:val="0"/>
          <w:numId w:val="63"/>
        </w:numPr>
        <w:spacing w:line="360" w:lineRule="auto"/>
      </w:pPr>
      <w:r>
        <w:t xml:space="preserve">Top-Up </w:t>
      </w:r>
    </w:p>
    <w:p w14:paraId="142C95C0" w14:textId="4B3919CA" w:rsidR="00F52E67" w:rsidRDefault="00F52E67" w:rsidP="00F46E03">
      <w:pPr>
        <w:pStyle w:val="ListParagraph"/>
        <w:numPr>
          <w:ilvl w:val="0"/>
          <w:numId w:val="63"/>
        </w:numPr>
        <w:spacing w:line="360" w:lineRule="auto"/>
      </w:pPr>
      <w:r>
        <w:t xml:space="preserve">Takeover </w:t>
      </w:r>
    </w:p>
    <w:p w14:paraId="4E2EC193" w14:textId="4E5462F4" w:rsidR="00F52E67" w:rsidRDefault="00F52E67" w:rsidP="003E3F52">
      <w:pPr>
        <w:pStyle w:val="ListParagraph"/>
        <w:numPr>
          <w:ilvl w:val="0"/>
          <w:numId w:val="63"/>
        </w:numPr>
        <w:spacing w:line="360" w:lineRule="auto"/>
      </w:pPr>
      <w:r>
        <w:t>Staff</w:t>
      </w:r>
    </w:p>
    <w:p w14:paraId="7F064E35" w14:textId="1E05459A" w:rsidR="00F52E67" w:rsidRDefault="00386B6A" w:rsidP="003E3F52">
      <w:pPr>
        <w:pStyle w:val="ListParagraph"/>
        <w:numPr>
          <w:ilvl w:val="0"/>
          <w:numId w:val="63"/>
        </w:numPr>
        <w:spacing w:line="360" w:lineRule="auto"/>
      </w:pPr>
      <w:r>
        <w:t>Retention</w:t>
      </w:r>
    </w:p>
    <w:p w14:paraId="207641BE" w14:textId="16AA43CC" w:rsidR="00386B6A" w:rsidRDefault="00AF7D08" w:rsidP="003E3F52">
      <w:pPr>
        <w:pStyle w:val="ListParagraph"/>
        <w:numPr>
          <w:ilvl w:val="0"/>
          <w:numId w:val="63"/>
        </w:numPr>
        <w:spacing w:line="360" w:lineRule="auto"/>
      </w:pPr>
      <w:r>
        <w:lastRenderedPageBreak/>
        <w:t xml:space="preserve">Reschedule </w:t>
      </w:r>
    </w:p>
    <w:p w14:paraId="617E60D4" w14:textId="6A63588E" w:rsidR="00AF7D08" w:rsidRDefault="00AF7D08" w:rsidP="003E3F52">
      <w:pPr>
        <w:pStyle w:val="ListParagraph"/>
        <w:numPr>
          <w:ilvl w:val="0"/>
          <w:numId w:val="63"/>
        </w:numPr>
        <w:spacing w:line="360" w:lineRule="auto"/>
      </w:pPr>
      <w:r>
        <w:t>Reschedule Collections</w:t>
      </w:r>
    </w:p>
    <w:p w14:paraId="436D8AE7" w14:textId="5982E98C" w:rsidR="00AF7D08" w:rsidRDefault="00AF7D08" w:rsidP="003E3F52">
      <w:pPr>
        <w:pStyle w:val="ListParagraph"/>
        <w:numPr>
          <w:ilvl w:val="0"/>
          <w:numId w:val="63"/>
        </w:numPr>
        <w:spacing w:line="360" w:lineRule="auto"/>
      </w:pPr>
      <w:r>
        <w:t xml:space="preserve">Rebooking </w:t>
      </w:r>
    </w:p>
    <w:p w14:paraId="44F06913" w14:textId="0CE9BCEB" w:rsidR="00AF7D08" w:rsidRDefault="00DF2A26" w:rsidP="003E3F52">
      <w:pPr>
        <w:pStyle w:val="ListParagraph"/>
        <w:numPr>
          <w:ilvl w:val="0"/>
          <w:numId w:val="63"/>
        </w:numPr>
        <w:spacing w:line="360" w:lineRule="auto"/>
      </w:pPr>
      <w:r>
        <w:t xml:space="preserve">HTO / ETO </w:t>
      </w:r>
    </w:p>
    <w:p w14:paraId="523752BC" w14:textId="3A81FA77" w:rsidR="00F46E03" w:rsidRDefault="00F46E03" w:rsidP="00F46E03">
      <w:pPr>
        <w:pStyle w:val="ListParagraph"/>
        <w:numPr>
          <w:ilvl w:val="0"/>
          <w:numId w:val="5"/>
        </w:numPr>
        <w:spacing w:line="360" w:lineRule="auto"/>
      </w:pPr>
      <w:r>
        <w:t xml:space="preserve">User will select if </w:t>
      </w:r>
      <w:r w:rsidRPr="005A1633">
        <w:rPr>
          <w:b/>
          <w:bCs/>
        </w:rPr>
        <w:t>Outside Liability</w:t>
      </w:r>
      <w:r>
        <w:t xml:space="preserve"> </w:t>
      </w:r>
      <w:r w:rsidR="005A1633">
        <w:t>a</w:t>
      </w:r>
      <w:r>
        <w:t xml:space="preserve">s </w:t>
      </w:r>
      <w:r w:rsidRPr="005A1633">
        <w:rPr>
          <w:b/>
          <w:bCs/>
        </w:rPr>
        <w:t>Yes or No</w:t>
      </w:r>
      <w:r>
        <w:t xml:space="preserve"> </w:t>
      </w:r>
      <w:r w:rsidR="005A1633">
        <w:t xml:space="preserve">applicable </w:t>
      </w:r>
      <w:r>
        <w:t xml:space="preserve">for below Sub-Products: </w:t>
      </w:r>
    </w:p>
    <w:p w14:paraId="712E35EC" w14:textId="77777777" w:rsidR="00F46E03" w:rsidRDefault="00F46E03" w:rsidP="00F46E03">
      <w:pPr>
        <w:pStyle w:val="ListParagraph"/>
        <w:numPr>
          <w:ilvl w:val="0"/>
          <w:numId w:val="118"/>
        </w:numPr>
        <w:spacing w:line="360" w:lineRule="auto"/>
      </w:pPr>
      <w:r>
        <w:t xml:space="preserve">New </w:t>
      </w:r>
    </w:p>
    <w:p w14:paraId="14D7A370" w14:textId="77777777" w:rsidR="00F46E03" w:rsidRDefault="00F46E03" w:rsidP="00F46E03">
      <w:pPr>
        <w:pStyle w:val="ListParagraph"/>
        <w:numPr>
          <w:ilvl w:val="0"/>
          <w:numId w:val="118"/>
        </w:numPr>
        <w:spacing w:line="360" w:lineRule="auto"/>
      </w:pPr>
      <w:r>
        <w:t xml:space="preserve">Top-Up </w:t>
      </w:r>
    </w:p>
    <w:p w14:paraId="047AD10D" w14:textId="77777777" w:rsidR="00F46E03" w:rsidRDefault="00F46E03" w:rsidP="00F46E03">
      <w:pPr>
        <w:pStyle w:val="ListParagraph"/>
        <w:numPr>
          <w:ilvl w:val="0"/>
          <w:numId w:val="118"/>
        </w:numPr>
        <w:spacing w:line="360" w:lineRule="auto"/>
      </w:pPr>
      <w:r>
        <w:t>Staff</w:t>
      </w:r>
    </w:p>
    <w:p w14:paraId="76B29EE2" w14:textId="77777777" w:rsidR="00F46E03" w:rsidRDefault="00F46E03" w:rsidP="00F46E03">
      <w:pPr>
        <w:pStyle w:val="ListParagraph"/>
        <w:numPr>
          <w:ilvl w:val="0"/>
          <w:numId w:val="118"/>
        </w:numPr>
        <w:spacing w:line="360" w:lineRule="auto"/>
      </w:pPr>
      <w:r>
        <w:t>Retention</w:t>
      </w:r>
    </w:p>
    <w:p w14:paraId="3D864906" w14:textId="77777777" w:rsidR="00F46E03" w:rsidRDefault="00F46E03" w:rsidP="00F46E03">
      <w:pPr>
        <w:pStyle w:val="ListParagraph"/>
        <w:numPr>
          <w:ilvl w:val="0"/>
          <w:numId w:val="118"/>
        </w:numPr>
        <w:spacing w:line="360" w:lineRule="auto"/>
      </w:pPr>
      <w:r>
        <w:t xml:space="preserve">Reschedule </w:t>
      </w:r>
    </w:p>
    <w:p w14:paraId="6C918362" w14:textId="77777777" w:rsidR="00F46E03" w:rsidRDefault="00F46E03" w:rsidP="00F46E03">
      <w:pPr>
        <w:pStyle w:val="ListParagraph"/>
        <w:numPr>
          <w:ilvl w:val="0"/>
          <w:numId w:val="118"/>
        </w:numPr>
        <w:spacing w:line="360" w:lineRule="auto"/>
      </w:pPr>
      <w:r>
        <w:t xml:space="preserve">Rebooking </w:t>
      </w:r>
    </w:p>
    <w:p w14:paraId="0604FAB3" w14:textId="12BCB5A7" w:rsidR="00F46E03" w:rsidRDefault="00F46E03" w:rsidP="00F46E03">
      <w:pPr>
        <w:pStyle w:val="ListParagraph"/>
        <w:numPr>
          <w:ilvl w:val="0"/>
          <w:numId w:val="118"/>
        </w:numPr>
        <w:spacing w:line="360" w:lineRule="auto"/>
      </w:pPr>
      <w:r>
        <w:t>HTO / ETO</w:t>
      </w:r>
    </w:p>
    <w:p w14:paraId="3530B1B7" w14:textId="5AB9E4E2" w:rsidR="008F573C" w:rsidRDefault="008F573C" w:rsidP="00802EF3">
      <w:pPr>
        <w:pStyle w:val="ListParagraph"/>
        <w:numPr>
          <w:ilvl w:val="0"/>
          <w:numId w:val="5"/>
        </w:numPr>
        <w:spacing w:line="360" w:lineRule="auto"/>
      </w:pPr>
      <w:r>
        <w:t>User will select the Request Type as ‘</w:t>
      </w:r>
      <w:r w:rsidRPr="008F573C">
        <w:rPr>
          <w:b/>
          <w:bCs/>
        </w:rPr>
        <w:t>STP’</w:t>
      </w:r>
      <w:r>
        <w:t xml:space="preserve"> or ‘</w:t>
      </w:r>
      <w:r w:rsidRPr="008F573C">
        <w:rPr>
          <w:b/>
          <w:bCs/>
        </w:rPr>
        <w:t>Non STP’</w:t>
      </w:r>
      <w:r>
        <w:t xml:space="preserve">. </w:t>
      </w:r>
    </w:p>
    <w:p w14:paraId="077ED210" w14:textId="009A2510" w:rsidR="00746414" w:rsidRDefault="00682BCA" w:rsidP="00746143">
      <w:pPr>
        <w:pStyle w:val="ListParagraph"/>
        <w:numPr>
          <w:ilvl w:val="0"/>
          <w:numId w:val="5"/>
        </w:numPr>
        <w:spacing w:line="360" w:lineRule="auto"/>
      </w:pPr>
      <w:r>
        <w:t>Users</w:t>
      </w:r>
      <w:r w:rsidR="0007713E">
        <w:t xml:space="preserve"> will select if </w:t>
      </w:r>
      <w:r w:rsidR="00F60245">
        <w:t>‘</w:t>
      </w:r>
      <w:r w:rsidR="00F60245" w:rsidRPr="00311D60">
        <w:rPr>
          <w:b/>
          <w:bCs/>
        </w:rPr>
        <w:t>Originals Seen/Held’</w:t>
      </w:r>
      <w:r w:rsidR="00F60245">
        <w:t xml:space="preserve"> is ‘</w:t>
      </w:r>
      <w:r w:rsidR="00F60245" w:rsidRPr="00311D60">
        <w:rPr>
          <w:b/>
          <w:bCs/>
        </w:rPr>
        <w:t>Yes</w:t>
      </w:r>
      <w:r w:rsidR="00F60245">
        <w:t>’ or ‘</w:t>
      </w:r>
      <w:r w:rsidR="00F60245" w:rsidRPr="00311D60">
        <w:rPr>
          <w:b/>
          <w:bCs/>
        </w:rPr>
        <w:t>No</w:t>
      </w:r>
      <w:r w:rsidR="00F60245">
        <w:t>’</w:t>
      </w:r>
      <w:r w:rsidR="00B825BB">
        <w:t xml:space="preserve">. </w:t>
      </w:r>
    </w:p>
    <w:p w14:paraId="3A3BBD10" w14:textId="30C8455D" w:rsidR="008C0775" w:rsidRDefault="00DA27B0" w:rsidP="00802EF3">
      <w:pPr>
        <w:pStyle w:val="ListParagraph"/>
        <w:numPr>
          <w:ilvl w:val="0"/>
          <w:numId w:val="5"/>
        </w:numPr>
        <w:spacing w:line="360" w:lineRule="auto"/>
      </w:pPr>
      <w:r>
        <w:t>Users</w:t>
      </w:r>
      <w:r w:rsidR="008C0775">
        <w:t xml:space="preserve"> will select if any cross-sell products are required</w:t>
      </w:r>
      <w:r w:rsidR="00546496">
        <w:t xml:space="preserve"> from either CC, AO</w:t>
      </w:r>
      <w:r w:rsidR="007B2BA5">
        <w:t xml:space="preserve">, </w:t>
      </w:r>
      <w:r>
        <w:t>CC &amp; AO</w:t>
      </w:r>
      <w:r w:rsidR="00CA1DB2">
        <w:t xml:space="preserve"> or NA.</w:t>
      </w:r>
    </w:p>
    <w:p w14:paraId="6F60175B" w14:textId="4CA2F5EE" w:rsidR="00546496" w:rsidRDefault="00546496" w:rsidP="00F46E03">
      <w:pPr>
        <w:pStyle w:val="ListParagraph"/>
        <w:numPr>
          <w:ilvl w:val="0"/>
          <w:numId w:val="5"/>
        </w:numPr>
        <w:spacing w:line="360" w:lineRule="auto"/>
      </w:pPr>
      <w:commentRangeStart w:id="21"/>
      <w:commentRangeStart w:id="22"/>
      <w:r>
        <w:t xml:space="preserve">User will select if customer opted for </w:t>
      </w:r>
      <w:r w:rsidRPr="00311D60">
        <w:rPr>
          <w:b/>
          <w:bCs/>
        </w:rPr>
        <w:t>Cooling Period</w:t>
      </w:r>
      <w:r>
        <w:t xml:space="preserve"> as ‘</w:t>
      </w:r>
      <w:r w:rsidRPr="00311D60">
        <w:rPr>
          <w:b/>
          <w:bCs/>
        </w:rPr>
        <w:t>Yes’</w:t>
      </w:r>
      <w:r>
        <w:t xml:space="preserve"> or ‘</w:t>
      </w:r>
      <w:r w:rsidRPr="00311D60">
        <w:rPr>
          <w:b/>
          <w:bCs/>
        </w:rPr>
        <w:t>No’</w:t>
      </w:r>
      <w:r>
        <w:t xml:space="preserve">. </w:t>
      </w:r>
      <w:commentRangeEnd w:id="21"/>
      <w:r w:rsidR="00B267FB">
        <w:rPr>
          <w:rStyle w:val="CommentReference"/>
          <w:sz w:val="24"/>
          <w:szCs w:val="20"/>
        </w:rPr>
        <w:commentReference w:id="21"/>
      </w:r>
      <w:commentRangeEnd w:id="22"/>
      <w:r w:rsidR="007E5CC3">
        <w:rPr>
          <w:rStyle w:val="CommentReference"/>
          <w:sz w:val="24"/>
          <w:szCs w:val="20"/>
        </w:rPr>
        <w:commentReference w:id="22"/>
      </w:r>
      <w:r w:rsidR="00DA27B0">
        <w:t xml:space="preserve"> </w:t>
      </w:r>
    </w:p>
    <w:p w14:paraId="2FA37BC2" w14:textId="3DF5C9B3" w:rsidR="00D41BF2" w:rsidRDefault="0007713E" w:rsidP="00802EF3">
      <w:pPr>
        <w:pStyle w:val="ListParagraph"/>
        <w:numPr>
          <w:ilvl w:val="0"/>
          <w:numId w:val="5"/>
        </w:numPr>
        <w:spacing w:line="360" w:lineRule="auto"/>
      </w:pPr>
      <w:r>
        <w:t>Users</w:t>
      </w:r>
      <w:r w:rsidR="00D41BF2">
        <w:t xml:space="preserve"> will have the following decisions on this queue:</w:t>
      </w:r>
    </w:p>
    <w:p w14:paraId="678AE170" w14:textId="63A7AFFD" w:rsidR="00D41BF2" w:rsidRDefault="00D41BF2" w:rsidP="00802EF3">
      <w:pPr>
        <w:pStyle w:val="ListParagraph"/>
        <w:numPr>
          <w:ilvl w:val="0"/>
          <w:numId w:val="6"/>
        </w:numPr>
        <w:spacing w:line="360" w:lineRule="auto"/>
      </w:pPr>
      <w:r w:rsidRPr="00311D60">
        <w:rPr>
          <w:b/>
          <w:bCs/>
        </w:rPr>
        <w:t>S</w:t>
      </w:r>
      <w:r w:rsidR="008A1093">
        <w:rPr>
          <w:b/>
          <w:bCs/>
        </w:rPr>
        <w:t xml:space="preserve">end </w:t>
      </w:r>
      <w:r w:rsidR="00BA4193">
        <w:rPr>
          <w:b/>
          <w:bCs/>
        </w:rPr>
        <w:t>to Checker</w:t>
      </w:r>
      <w:r>
        <w:t xml:space="preserve">: User will take this decision </w:t>
      </w:r>
      <w:r w:rsidR="00151572">
        <w:t>if he wants to submit the WI to checker</w:t>
      </w:r>
      <w:r w:rsidR="00A11BF2">
        <w:t xml:space="preserve">. </w:t>
      </w:r>
      <w:r w:rsidR="00AA5135">
        <w:t>This decision will only be applicable if Initiating Channel is Branches</w:t>
      </w:r>
      <w:r w:rsidR="0029478D">
        <w:t xml:space="preserve">. </w:t>
      </w:r>
    </w:p>
    <w:p w14:paraId="66CBC339" w14:textId="3317569A" w:rsidR="00BA4193" w:rsidRDefault="00BA4193" w:rsidP="00802EF3">
      <w:pPr>
        <w:pStyle w:val="ListParagraph"/>
        <w:numPr>
          <w:ilvl w:val="0"/>
          <w:numId w:val="6"/>
        </w:numPr>
        <w:spacing w:line="360" w:lineRule="auto"/>
      </w:pPr>
      <w:r>
        <w:rPr>
          <w:b/>
          <w:bCs/>
        </w:rPr>
        <w:t>Submit</w:t>
      </w:r>
      <w:r w:rsidRPr="00BA4193">
        <w:t>:</w:t>
      </w:r>
      <w:r>
        <w:t xml:space="preserve"> </w:t>
      </w:r>
      <w:r w:rsidR="00AA5135">
        <w:t xml:space="preserve">User will take this decision </w:t>
      </w:r>
      <w:r w:rsidR="00151572">
        <w:t xml:space="preserve">if he wants to submit the WI to Credit Team. This decision will be applicable for both Branches &amp; Business. </w:t>
      </w:r>
    </w:p>
    <w:p w14:paraId="24424ADE" w14:textId="3CC60B0D" w:rsidR="00EC4A89" w:rsidRDefault="00EC4A89" w:rsidP="00EC4A89">
      <w:pPr>
        <w:pStyle w:val="ListParagraph"/>
        <w:numPr>
          <w:ilvl w:val="0"/>
          <w:numId w:val="5"/>
        </w:numPr>
        <w:spacing w:line="360" w:lineRule="auto"/>
      </w:pPr>
      <w:r>
        <w:t xml:space="preserve"> On both the decisions, system will check if below mandatory documents are uploaded in the WI or not: </w:t>
      </w:r>
    </w:p>
    <w:p w14:paraId="426E3BBF" w14:textId="01DBA167" w:rsidR="00EC4A89" w:rsidRDefault="00EC4A89" w:rsidP="003E3F52">
      <w:pPr>
        <w:pStyle w:val="ListParagraph"/>
        <w:numPr>
          <w:ilvl w:val="0"/>
          <w:numId w:val="65"/>
        </w:numPr>
        <w:spacing w:line="360" w:lineRule="auto"/>
      </w:pPr>
      <w:r>
        <w:t xml:space="preserve">AECB </w:t>
      </w:r>
    </w:p>
    <w:p w14:paraId="5AF00F4E" w14:textId="21D39B4D" w:rsidR="00EC4A89" w:rsidRDefault="00EC4A89" w:rsidP="003E3F52">
      <w:pPr>
        <w:pStyle w:val="ListParagraph"/>
        <w:numPr>
          <w:ilvl w:val="0"/>
          <w:numId w:val="65"/>
        </w:numPr>
        <w:spacing w:line="360" w:lineRule="auto"/>
      </w:pPr>
      <w:r>
        <w:t>AECB Calculator</w:t>
      </w:r>
    </w:p>
    <w:p w14:paraId="7BB5D09E" w14:textId="102B7FDE" w:rsidR="00EC4A89" w:rsidRDefault="00EC4A89" w:rsidP="003E3F52">
      <w:pPr>
        <w:pStyle w:val="ListParagraph"/>
        <w:numPr>
          <w:ilvl w:val="0"/>
          <w:numId w:val="65"/>
        </w:numPr>
        <w:spacing w:line="360" w:lineRule="auto"/>
      </w:pPr>
      <w:r>
        <w:t xml:space="preserve">Application Form </w:t>
      </w:r>
    </w:p>
    <w:p w14:paraId="2D5E1CD4" w14:textId="595822F1" w:rsidR="004448E5" w:rsidRDefault="004448E5" w:rsidP="004448E5">
      <w:pPr>
        <w:pStyle w:val="ListParagraph"/>
        <w:numPr>
          <w:ilvl w:val="0"/>
          <w:numId w:val="5"/>
        </w:numPr>
        <w:spacing w:line="360" w:lineRule="auto"/>
      </w:pPr>
      <w:r>
        <w:t xml:space="preserve">If any document is missing, system will throw error as ‘&lt;Doc Type Name&gt; is </w:t>
      </w:r>
      <w:r w:rsidR="00124479">
        <w:t xml:space="preserve">a </w:t>
      </w:r>
      <w:r>
        <w:t>mandatory</w:t>
      </w:r>
      <w:r w:rsidR="00124479">
        <w:t xml:space="preserve"> document. </w:t>
      </w:r>
    </w:p>
    <w:p w14:paraId="54F64558" w14:textId="58666468" w:rsidR="00124479" w:rsidRDefault="00124479" w:rsidP="004448E5">
      <w:pPr>
        <w:pStyle w:val="ListParagraph"/>
        <w:numPr>
          <w:ilvl w:val="0"/>
          <w:numId w:val="5"/>
        </w:numPr>
        <w:spacing w:line="360" w:lineRule="auto"/>
      </w:pPr>
      <w:r>
        <w:lastRenderedPageBreak/>
        <w:t xml:space="preserve">Also, mandatory fields/ flags will be checked by the system. If any mandatory field as per the data capture sheet is not filled by the user, then also system will throw mandatory alerts on the fields which are not filled. </w:t>
      </w:r>
    </w:p>
    <w:p w14:paraId="2BE28F91" w14:textId="622CEBBD" w:rsidR="00682BCA" w:rsidRDefault="00682BCA" w:rsidP="00802EF3">
      <w:pPr>
        <w:pStyle w:val="ListParagraph"/>
        <w:numPr>
          <w:ilvl w:val="0"/>
          <w:numId w:val="5"/>
        </w:numPr>
        <w:spacing w:line="360" w:lineRule="auto"/>
      </w:pPr>
      <w:r>
        <w:t xml:space="preserve">The WI will move </w:t>
      </w:r>
      <w:r w:rsidR="00DB295F">
        <w:t>to the following queue based on the condition:</w:t>
      </w:r>
    </w:p>
    <w:p w14:paraId="2CF575EB" w14:textId="6B7BB10F" w:rsidR="00DB295F" w:rsidRDefault="00DB295F" w:rsidP="00802EF3">
      <w:pPr>
        <w:pStyle w:val="ListParagraph"/>
        <w:numPr>
          <w:ilvl w:val="0"/>
          <w:numId w:val="7"/>
        </w:numPr>
        <w:spacing w:line="360" w:lineRule="auto"/>
      </w:pPr>
      <w:r w:rsidRPr="00311D60">
        <w:rPr>
          <w:b/>
          <w:bCs/>
        </w:rPr>
        <w:t>Introduction Checker</w:t>
      </w:r>
      <w:r>
        <w:t xml:space="preserve">: </w:t>
      </w:r>
      <w:r w:rsidR="00151572">
        <w:t>If the decision taken by the user is S</w:t>
      </w:r>
      <w:r w:rsidR="00D91792">
        <w:t>end</w:t>
      </w:r>
      <w:r w:rsidR="00151572">
        <w:t xml:space="preserve"> to Checker. </w:t>
      </w:r>
    </w:p>
    <w:p w14:paraId="6E799532" w14:textId="204F0327" w:rsidR="00DB295F" w:rsidRDefault="00DB295F" w:rsidP="00802EF3">
      <w:pPr>
        <w:pStyle w:val="ListParagraph"/>
        <w:numPr>
          <w:ilvl w:val="0"/>
          <w:numId w:val="7"/>
        </w:numPr>
        <w:spacing w:line="360" w:lineRule="auto"/>
      </w:pPr>
      <w:r w:rsidRPr="00311D60">
        <w:rPr>
          <w:b/>
          <w:bCs/>
        </w:rPr>
        <w:t>PB Credit Maker</w:t>
      </w:r>
      <w:r>
        <w:t>:</w:t>
      </w:r>
      <w:r w:rsidR="00A11BF2">
        <w:t xml:space="preserve"> </w:t>
      </w:r>
      <w:r w:rsidR="00151572">
        <w:t xml:space="preserve">If the decision taken by the user is Submit </w:t>
      </w:r>
      <w:r w:rsidR="002C0C2A">
        <w:t xml:space="preserve">and request type is no Reschedule Collections. </w:t>
      </w:r>
    </w:p>
    <w:p w14:paraId="06A46103" w14:textId="77777777" w:rsidR="00151572" w:rsidRDefault="00151572" w:rsidP="00905ADB">
      <w:pPr>
        <w:spacing w:line="360" w:lineRule="auto"/>
      </w:pPr>
    </w:p>
    <w:p w14:paraId="6ACE1416" w14:textId="0A867C6A" w:rsidR="00905ADB" w:rsidRDefault="00FB0076" w:rsidP="00905ADB">
      <w:pPr>
        <w:spacing w:line="360" w:lineRule="auto"/>
      </w:pPr>
      <w:r>
        <w:t xml:space="preserve">WI will route from Introduction Maker as: </w:t>
      </w:r>
    </w:p>
    <w:tbl>
      <w:tblPr>
        <w:tblStyle w:val="TableGrid"/>
        <w:tblW w:w="0" w:type="auto"/>
        <w:tblLook w:val="04A0" w:firstRow="1" w:lastRow="0" w:firstColumn="1" w:lastColumn="0" w:noHBand="0" w:noVBand="1"/>
      </w:tblPr>
      <w:tblGrid>
        <w:gridCol w:w="3005"/>
        <w:gridCol w:w="3005"/>
        <w:gridCol w:w="3006"/>
      </w:tblGrid>
      <w:tr w:rsidR="00FB0076" w14:paraId="070E53B4" w14:textId="77777777" w:rsidTr="00FB0076">
        <w:tc>
          <w:tcPr>
            <w:tcW w:w="3005" w:type="dxa"/>
          </w:tcPr>
          <w:p w14:paraId="053F318A" w14:textId="67A0B548" w:rsidR="00FB0076" w:rsidRPr="00FB0076" w:rsidRDefault="00FB0076" w:rsidP="00905ADB">
            <w:pPr>
              <w:spacing w:line="360" w:lineRule="auto"/>
              <w:rPr>
                <w:b/>
                <w:bCs/>
              </w:rPr>
            </w:pPr>
            <w:r w:rsidRPr="00FB0076">
              <w:rPr>
                <w:b/>
                <w:bCs/>
              </w:rPr>
              <w:t>Decision</w:t>
            </w:r>
          </w:p>
        </w:tc>
        <w:tc>
          <w:tcPr>
            <w:tcW w:w="3005" w:type="dxa"/>
          </w:tcPr>
          <w:p w14:paraId="645C2A43" w14:textId="2A7DEEAA" w:rsidR="00FB0076" w:rsidRPr="00FB0076" w:rsidRDefault="00FB0076" w:rsidP="00905ADB">
            <w:pPr>
              <w:spacing w:line="360" w:lineRule="auto"/>
              <w:rPr>
                <w:b/>
                <w:bCs/>
              </w:rPr>
            </w:pPr>
            <w:r w:rsidRPr="00FB0076">
              <w:rPr>
                <w:b/>
                <w:bCs/>
              </w:rPr>
              <w:t>Condition</w:t>
            </w:r>
          </w:p>
        </w:tc>
        <w:tc>
          <w:tcPr>
            <w:tcW w:w="3006" w:type="dxa"/>
          </w:tcPr>
          <w:p w14:paraId="3ECE2FD8" w14:textId="6E563593" w:rsidR="00FB0076" w:rsidRPr="00FB0076" w:rsidRDefault="00FB0076" w:rsidP="00905ADB">
            <w:pPr>
              <w:spacing w:line="360" w:lineRule="auto"/>
              <w:rPr>
                <w:b/>
                <w:bCs/>
              </w:rPr>
            </w:pPr>
            <w:r w:rsidRPr="00FB0076">
              <w:rPr>
                <w:b/>
                <w:bCs/>
              </w:rPr>
              <w:t xml:space="preserve">WI moves to </w:t>
            </w:r>
          </w:p>
        </w:tc>
      </w:tr>
      <w:tr w:rsidR="00FB0076" w14:paraId="030ACC87" w14:textId="77777777" w:rsidTr="00FB0076">
        <w:tc>
          <w:tcPr>
            <w:tcW w:w="3005" w:type="dxa"/>
          </w:tcPr>
          <w:p w14:paraId="4BADD8E3" w14:textId="531895F4" w:rsidR="00FB0076" w:rsidRDefault="000652F6" w:rsidP="00905ADB">
            <w:pPr>
              <w:spacing w:line="360" w:lineRule="auto"/>
            </w:pPr>
            <w:r>
              <w:t>S</w:t>
            </w:r>
            <w:r w:rsidR="002C0C2A">
              <w:t>end</w:t>
            </w:r>
            <w:r w:rsidR="00151572">
              <w:t xml:space="preserve"> to Checker</w:t>
            </w:r>
          </w:p>
        </w:tc>
        <w:tc>
          <w:tcPr>
            <w:tcW w:w="3005" w:type="dxa"/>
          </w:tcPr>
          <w:p w14:paraId="676654A7" w14:textId="291362AB" w:rsidR="00FB0076" w:rsidRDefault="00151572" w:rsidP="00905ADB">
            <w:pPr>
              <w:spacing w:line="360" w:lineRule="auto"/>
            </w:pPr>
            <w:r>
              <w:t>Only for Branch</w:t>
            </w:r>
          </w:p>
        </w:tc>
        <w:tc>
          <w:tcPr>
            <w:tcW w:w="3006" w:type="dxa"/>
          </w:tcPr>
          <w:p w14:paraId="5BCA82DA" w14:textId="13B2B11A" w:rsidR="00FB0076" w:rsidRDefault="000652F6" w:rsidP="00905ADB">
            <w:pPr>
              <w:spacing w:line="360" w:lineRule="auto"/>
            </w:pPr>
            <w:r>
              <w:t>Introduction Checker</w:t>
            </w:r>
          </w:p>
        </w:tc>
      </w:tr>
      <w:tr w:rsidR="00FB0076" w14:paraId="5920CAC3" w14:textId="77777777" w:rsidTr="00FB0076">
        <w:tc>
          <w:tcPr>
            <w:tcW w:w="3005" w:type="dxa"/>
          </w:tcPr>
          <w:p w14:paraId="5054F6A9" w14:textId="649A4052" w:rsidR="00FB0076" w:rsidRDefault="000652F6" w:rsidP="00905ADB">
            <w:pPr>
              <w:spacing w:line="360" w:lineRule="auto"/>
            </w:pPr>
            <w:r>
              <w:t>Submit</w:t>
            </w:r>
          </w:p>
        </w:tc>
        <w:tc>
          <w:tcPr>
            <w:tcW w:w="3005" w:type="dxa"/>
          </w:tcPr>
          <w:p w14:paraId="6687A443" w14:textId="422E475D" w:rsidR="00FB0076" w:rsidRDefault="00151572" w:rsidP="00905ADB">
            <w:pPr>
              <w:spacing w:line="360" w:lineRule="auto"/>
            </w:pPr>
            <w:r>
              <w:t>For Branch &amp; Business both</w:t>
            </w:r>
            <w:r w:rsidR="002C0C2A">
              <w:t xml:space="preserve"> if request type is not Reschedule Collections. </w:t>
            </w:r>
          </w:p>
        </w:tc>
        <w:tc>
          <w:tcPr>
            <w:tcW w:w="3006" w:type="dxa"/>
          </w:tcPr>
          <w:p w14:paraId="7CB57A46" w14:textId="3BAA6DEA" w:rsidR="00FB0076" w:rsidRDefault="009560AF" w:rsidP="00905ADB">
            <w:pPr>
              <w:spacing w:line="360" w:lineRule="auto"/>
            </w:pPr>
            <w:r>
              <w:t>PB Credit Maker</w:t>
            </w:r>
          </w:p>
        </w:tc>
      </w:tr>
    </w:tbl>
    <w:p w14:paraId="478257FB" w14:textId="77777777" w:rsidR="00FB0076" w:rsidRDefault="00FB0076" w:rsidP="00905ADB">
      <w:pPr>
        <w:spacing w:line="360" w:lineRule="auto"/>
      </w:pPr>
    </w:p>
    <w:p w14:paraId="232B54B6" w14:textId="77777777" w:rsidR="00A11BF2" w:rsidRDefault="00A11BF2" w:rsidP="00A11BF2">
      <w:pPr>
        <w:spacing w:line="360" w:lineRule="auto"/>
      </w:pPr>
    </w:p>
    <w:p w14:paraId="113424BB" w14:textId="4420D661" w:rsidR="00A11BF2" w:rsidRDefault="00A11BF2" w:rsidP="00975798">
      <w:pPr>
        <w:pStyle w:val="Heading3"/>
        <w:numPr>
          <w:ilvl w:val="2"/>
          <w:numId w:val="2"/>
        </w:numPr>
      </w:pPr>
      <w:bookmarkStart w:id="23" w:name="_Toc206760612"/>
      <w:r>
        <w:t>Access Details</w:t>
      </w:r>
      <w:bookmarkEnd w:id="23"/>
      <w:r>
        <w:t xml:space="preserve"> </w:t>
      </w:r>
    </w:p>
    <w:p w14:paraId="53502BE4" w14:textId="77777777" w:rsidR="00B5354E" w:rsidRDefault="00B5354E" w:rsidP="00B5354E"/>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8"/>
        <w:gridCol w:w="4159"/>
      </w:tblGrid>
      <w:tr w:rsidR="00B5354E" w:rsidRPr="009B444E" w14:paraId="5F1B8768" w14:textId="77777777" w:rsidTr="003206E8">
        <w:tc>
          <w:tcPr>
            <w:tcW w:w="4434" w:type="dxa"/>
          </w:tcPr>
          <w:p w14:paraId="2D6DBACC" w14:textId="77777777" w:rsidR="00B5354E" w:rsidRPr="009B444E" w:rsidRDefault="00B5354E" w:rsidP="003206E8">
            <w:pPr>
              <w:pStyle w:val="ListParagraph"/>
              <w:spacing w:line="360" w:lineRule="auto"/>
              <w:ind w:left="0"/>
              <w:jc w:val="both"/>
              <w:rPr>
                <w:rFonts w:eastAsia="Calibri" w:cs="Arial"/>
                <w:szCs w:val="24"/>
              </w:rPr>
            </w:pPr>
            <w:r w:rsidRPr="009B444E">
              <w:rPr>
                <w:rFonts w:eastAsia="Calibri" w:cs="Arial"/>
                <w:szCs w:val="24"/>
              </w:rPr>
              <w:t>User Group</w:t>
            </w:r>
          </w:p>
        </w:tc>
        <w:tc>
          <w:tcPr>
            <w:tcW w:w="4433" w:type="dxa"/>
          </w:tcPr>
          <w:p w14:paraId="65A3FC86" w14:textId="4405A6C8" w:rsidR="00B5354E" w:rsidRPr="009B444E" w:rsidRDefault="00B5354E" w:rsidP="003206E8">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sidR="00B16E91">
              <w:rPr>
                <w:rFonts w:eastAsia="Calibri" w:cs="Arial"/>
                <w:szCs w:val="24"/>
              </w:rPr>
              <w:t xml:space="preserve">users added to the Introduction Maker group. </w:t>
            </w:r>
          </w:p>
        </w:tc>
      </w:tr>
      <w:tr w:rsidR="00B5354E" w:rsidRPr="009B444E" w14:paraId="18536B14" w14:textId="77777777" w:rsidTr="003206E8">
        <w:tc>
          <w:tcPr>
            <w:tcW w:w="4434" w:type="dxa"/>
          </w:tcPr>
          <w:p w14:paraId="3E267BBF" w14:textId="77777777" w:rsidR="00B5354E" w:rsidRPr="009B444E" w:rsidRDefault="00B5354E" w:rsidP="003206E8">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433" w:type="dxa"/>
          </w:tcPr>
          <w:p w14:paraId="6566157E" w14:textId="77777777" w:rsidR="00B5354E" w:rsidRPr="009B444E" w:rsidRDefault="00B5354E" w:rsidP="003206E8">
            <w:pPr>
              <w:pStyle w:val="ListParagraph"/>
              <w:spacing w:line="360" w:lineRule="auto"/>
              <w:ind w:left="0"/>
              <w:jc w:val="both"/>
              <w:rPr>
                <w:rFonts w:eastAsia="Calibri" w:cs="Arial"/>
                <w:szCs w:val="24"/>
              </w:rPr>
            </w:pPr>
            <w:r>
              <w:rPr>
                <w:rFonts w:eastAsia="Calibri" w:cs="Arial"/>
                <w:szCs w:val="24"/>
              </w:rPr>
              <w:t>NA</w:t>
            </w:r>
          </w:p>
        </w:tc>
      </w:tr>
      <w:tr w:rsidR="00B5354E" w:rsidRPr="009B444E" w14:paraId="1E1829CE" w14:textId="77777777" w:rsidTr="003206E8">
        <w:tc>
          <w:tcPr>
            <w:tcW w:w="4434" w:type="dxa"/>
          </w:tcPr>
          <w:p w14:paraId="533F8BBF" w14:textId="77777777" w:rsidR="00B5354E" w:rsidRPr="009B444E" w:rsidRDefault="00B5354E" w:rsidP="003206E8">
            <w:pPr>
              <w:pStyle w:val="ListParagraph"/>
              <w:spacing w:line="360" w:lineRule="auto"/>
              <w:ind w:left="0"/>
              <w:jc w:val="both"/>
              <w:rPr>
                <w:rFonts w:eastAsia="Calibri" w:cs="Arial"/>
                <w:szCs w:val="24"/>
              </w:rPr>
            </w:pPr>
            <w:r w:rsidRPr="009B444E">
              <w:rPr>
                <w:rFonts w:eastAsia="Calibri" w:cs="Arial"/>
                <w:szCs w:val="24"/>
              </w:rPr>
              <w:t>Assignment</w:t>
            </w:r>
          </w:p>
        </w:tc>
        <w:tc>
          <w:tcPr>
            <w:tcW w:w="4433" w:type="dxa"/>
          </w:tcPr>
          <w:p w14:paraId="47E1020B" w14:textId="43885F50" w:rsidR="00B5354E" w:rsidRPr="009B444E" w:rsidRDefault="00A14565" w:rsidP="003206E8">
            <w:pPr>
              <w:pStyle w:val="ListParagraph"/>
              <w:spacing w:line="360" w:lineRule="auto"/>
              <w:ind w:left="0"/>
              <w:jc w:val="both"/>
              <w:rPr>
                <w:rFonts w:eastAsia="Calibri" w:cs="Arial"/>
                <w:szCs w:val="24"/>
              </w:rPr>
            </w:pPr>
            <w:r>
              <w:rPr>
                <w:rFonts w:eastAsia="Calibri" w:cs="Arial"/>
                <w:szCs w:val="24"/>
              </w:rPr>
              <w:t xml:space="preserve">Send Back to Maker WIs to be assigned to same user who action. </w:t>
            </w:r>
            <w:r w:rsidR="00B5354E" w:rsidRPr="009B444E">
              <w:rPr>
                <w:rFonts w:eastAsia="Calibri" w:cs="Arial"/>
                <w:szCs w:val="24"/>
              </w:rPr>
              <w:t xml:space="preserve"> </w:t>
            </w:r>
          </w:p>
        </w:tc>
      </w:tr>
      <w:tr w:rsidR="00B5354E" w:rsidRPr="009B444E" w14:paraId="4B6C8163" w14:textId="77777777" w:rsidTr="003206E8">
        <w:tc>
          <w:tcPr>
            <w:tcW w:w="4434" w:type="dxa"/>
          </w:tcPr>
          <w:p w14:paraId="20087418" w14:textId="77777777" w:rsidR="00B5354E" w:rsidRPr="009B444E" w:rsidRDefault="00B5354E" w:rsidP="003206E8">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433" w:type="dxa"/>
          </w:tcPr>
          <w:p w14:paraId="7F5A6F4B" w14:textId="77777777" w:rsidR="00B5354E" w:rsidRPr="009B444E" w:rsidRDefault="00B5354E" w:rsidP="003206E8">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B5354E" w:rsidRPr="009B444E" w14:paraId="5890C0DF" w14:textId="77777777" w:rsidTr="003206E8">
        <w:tc>
          <w:tcPr>
            <w:tcW w:w="4434" w:type="dxa"/>
          </w:tcPr>
          <w:p w14:paraId="1CAC9799" w14:textId="77777777" w:rsidR="00B5354E" w:rsidRPr="009B444E" w:rsidRDefault="00B5354E" w:rsidP="003206E8">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433" w:type="dxa"/>
          </w:tcPr>
          <w:p w14:paraId="244079E3" w14:textId="77777777" w:rsidR="00B5354E" w:rsidRPr="009B444E" w:rsidRDefault="00B5354E" w:rsidP="003206E8">
            <w:pPr>
              <w:pStyle w:val="ListParagraph"/>
              <w:spacing w:line="360" w:lineRule="auto"/>
              <w:ind w:left="0"/>
              <w:jc w:val="both"/>
              <w:rPr>
                <w:rFonts w:eastAsia="Calibri" w:cs="Arial"/>
                <w:szCs w:val="24"/>
              </w:rPr>
            </w:pPr>
            <w:r w:rsidRPr="009B444E">
              <w:rPr>
                <w:rFonts w:eastAsia="Calibri" w:cs="Arial"/>
                <w:szCs w:val="24"/>
              </w:rPr>
              <w:t>None</w:t>
            </w:r>
          </w:p>
        </w:tc>
      </w:tr>
    </w:tbl>
    <w:p w14:paraId="3BFE7F7D" w14:textId="77777777" w:rsidR="00B5354E" w:rsidRPr="00B5354E" w:rsidRDefault="00B5354E" w:rsidP="00B5354E"/>
    <w:p w14:paraId="10A05D74" w14:textId="77777777" w:rsidR="00A11BF2" w:rsidRDefault="00A11BF2" w:rsidP="00A11BF2"/>
    <w:p w14:paraId="5BD6611D" w14:textId="77777777" w:rsidR="00B55EB5" w:rsidRDefault="00B55EB5" w:rsidP="00A11BF2"/>
    <w:p w14:paraId="10B3792C" w14:textId="77777777" w:rsidR="00B55EB5" w:rsidRDefault="00B55EB5" w:rsidP="00A11BF2"/>
    <w:p w14:paraId="691C5867" w14:textId="77777777" w:rsidR="00B55EB5" w:rsidRPr="00A11BF2" w:rsidRDefault="00B55EB5" w:rsidP="00A11BF2"/>
    <w:p w14:paraId="6232E9E8" w14:textId="7FEE435A" w:rsidR="00975798" w:rsidRPr="00975798" w:rsidRDefault="007B117F" w:rsidP="00443E68">
      <w:pPr>
        <w:pStyle w:val="Heading2"/>
        <w:numPr>
          <w:ilvl w:val="1"/>
          <w:numId w:val="2"/>
        </w:numPr>
      </w:pPr>
      <w:bookmarkStart w:id="24" w:name="_Toc206760613"/>
      <w:r>
        <w:lastRenderedPageBreak/>
        <w:t>Introduction Checker</w:t>
      </w:r>
      <w:bookmarkEnd w:id="24"/>
    </w:p>
    <w:p w14:paraId="63970E98" w14:textId="4EED5A73" w:rsidR="00BD6746" w:rsidRPr="00BD6746" w:rsidRDefault="00FC7D1B" w:rsidP="00BD6746">
      <w:pPr>
        <w:pStyle w:val="Heading3"/>
        <w:numPr>
          <w:ilvl w:val="2"/>
          <w:numId w:val="2"/>
        </w:numPr>
      </w:pPr>
      <w:bookmarkStart w:id="25" w:name="_Toc206760614"/>
      <w:r>
        <w:t>Description</w:t>
      </w:r>
      <w:bookmarkEnd w:id="25"/>
    </w:p>
    <w:p w14:paraId="4A70371E" w14:textId="3F238BE8" w:rsidR="00E31B5D" w:rsidRDefault="00E31B5D" w:rsidP="00802EF3">
      <w:pPr>
        <w:pStyle w:val="ListParagraph"/>
        <w:numPr>
          <w:ilvl w:val="0"/>
          <w:numId w:val="5"/>
        </w:numPr>
        <w:spacing w:line="360" w:lineRule="auto"/>
      </w:pPr>
      <w:r>
        <w:t xml:space="preserve">This will be a user queue, i.e., the users will have access to this queue. </w:t>
      </w:r>
    </w:p>
    <w:p w14:paraId="31A709EA" w14:textId="3D47B016" w:rsidR="00E31B5D" w:rsidRDefault="00B16E91" w:rsidP="00802EF3">
      <w:pPr>
        <w:pStyle w:val="ListParagraph"/>
        <w:numPr>
          <w:ilvl w:val="0"/>
          <w:numId w:val="5"/>
        </w:numPr>
        <w:spacing w:line="360" w:lineRule="auto"/>
      </w:pPr>
      <w:r>
        <w:t xml:space="preserve">The WI will route to this queue from the Introduction Maker queue </w:t>
      </w:r>
      <w:r w:rsidR="00670BF2">
        <w:t>based on</w:t>
      </w:r>
      <w:r>
        <w:t xml:space="preserve"> the below condition:</w:t>
      </w:r>
    </w:p>
    <w:p w14:paraId="6F2BF175" w14:textId="15BB26F6" w:rsidR="00B16E91" w:rsidRDefault="00670BF2" w:rsidP="00802EF3">
      <w:pPr>
        <w:pStyle w:val="ListParagraph"/>
        <w:numPr>
          <w:ilvl w:val="0"/>
          <w:numId w:val="8"/>
        </w:numPr>
        <w:spacing w:line="360" w:lineRule="auto"/>
      </w:pPr>
      <w:r>
        <w:t xml:space="preserve">If at the time WI Introduction from Maker, </w:t>
      </w:r>
      <w:r w:rsidR="00151572">
        <w:t xml:space="preserve">the decision taken by the user was </w:t>
      </w:r>
      <w:r w:rsidR="00151572" w:rsidRPr="00151572">
        <w:rPr>
          <w:b/>
          <w:bCs/>
        </w:rPr>
        <w:t>S</w:t>
      </w:r>
      <w:r w:rsidR="00342D3D">
        <w:rPr>
          <w:b/>
          <w:bCs/>
        </w:rPr>
        <w:t>end</w:t>
      </w:r>
      <w:r w:rsidR="00151572" w:rsidRPr="00151572">
        <w:rPr>
          <w:b/>
          <w:bCs/>
        </w:rPr>
        <w:t xml:space="preserve"> to Checker</w:t>
      </w:r>
      <w:r w:rsidR="00151572">
        <w:rPr>
          <w:b/>
          <w:bCs/>
        </w:rPr>
        <w:t xml:space="preserve"> </w:t>
      </w:r>
      <w:r w:rsidR="00151572" w:rsidRPr="00151572">
        <w:t>for Branch cases</w:t>
      </w:r>
      <w:r>
        <w:t xml:space="preserve">, then WI will move to this Checker queue. </w:t>
      </w:r>
    </w:p>
    <w:p w14:paraId="39DC9433" w14:textId="2BACD5D0" w:rsidR="00670BF2" w:rsidRDefault="00670BF2" w:rsidP="00802EF3">
      <w:pPr>
        <w:pStyle w:val="ListParagraph"/>
        <w:numPr>
          <w:ilvl w:val="0"/>
          <w:numId w:val="5"/>
        </w:numPr>
        <w:spacing w:line="360" w:lineRule="auto"/>
      </w:pPr>
      <w:r>
        <w:t xml:space="preserve">The </w:t>
      </w:r>
      <w:r w:rsidR="004F6090">
        <w:t xml:space="preserve">user will validate the originals uploaded by the maker. </w:t>
      </w:r>
    </w:p>
    <w:p w14:paraId="5A53F4C0" w14:textId="2F387A42" w:rsidR="00B30B64" w:rsidRDefault="00B30B64" w:rsidP="00802EF3">
      <w:pPr>
        <w:pStyle w:val="ListParagraph"/>
        <w:numPr>
          <w:ilvl w:val="0"/>
          <w:numId w:val="5"/>
        </w:numPr>
        <w:spacing w:line="360" w:lineRule="auto"/>
      </w:pPr>
      <w:r>
        <w:t xml:space="preserve">The user can upload documents to WI if required. </w:t>
      </w:r>
    </w:p>
    <w:p w14:paraId="09F529E6" w14:textId="3BEB79E8" w:rsidR="00222948" w:rsidRDefault="00222948" w:rsidP="00802EF3">
      <w:pPr>
        <w:pStyle w:val="ListParagraph"/>
        <w:numPr>
          <w:ilvl w:val="0"/>
          <w:numId w:val="5"/>
        </w:numPr>
        <w:spacing w:line="360" w:lineRule="auto"/>
      </w:pPr>
      <w:r>
        <w:t xml:space="preserve">The user </w:t>
      </w:r>
      <w:r w:rsidR="000445CA">
        <w:t>will have the following</w:t>
      </w:r>
      <w:r>
        <w:t xml:space="preserve"> decisions:</w:t>
      </w:r>
    </w:p>
    <w:p w14:paraId="5D4CE6A5" w14:textId="005D2801" w:rsidR="00222948" w:rsidRDefault="000445CA" w:rsidP="00802EF3">
      <w:pPr>
        <w:pStyle w:val="ListParagraph"/>
        <w:numPr>
          <w:ilvl w:val="0"/>
          <w:numId w:val="9"/>
        </w:numPr>
        <w:spacing w:line="360" w:lineRule="auto"/>
      </w:pPr>
      <w:r w:rsidRPr="00311D60">
        <w:rPr>
          <w:b/>
          <w:bCs/>
        </w:rPr>
        <w:t>Approve</w:t>
      </w:r>
      <w:r>
        <w:t xml:space="preserve">: The user will take this decision if the user wants to approve the case. </w:t>
      </w:r>
    </w:p>
    <w:p w14:paraId="3C72C108" w14:textId="4F071CB7" w:rsidR="000445CA" w:rsidRDefault="000445CA" w:rsidP="00802EF3">
      <w:pPr>
        <w:pStyle w:val="ListParagraph"/>
        <w:numPr>
          <w:ilvl w:val="0"/>
          <w:numId w:val="9"/>
        </w:numPr>
        <w:spacing w:line="360" w:lineRule="auto"/>
      </w:pPr>
      <w:r w:rsidRPr="00311D60">
        <w:rPr>
          <w:b/>
          <w:bCs/>
        </w:rPr>
        <w:t>Send Back to Maker</w:t>
      </w:r>
      <w:r>
        <w:t xml:space="preserve">: The user will take this decision if the user wants to send back the WI to </w:t>
      </w:r>
      <w:r w:rsidR="009560AF">
        <w:t>the Introduction</w:t>
      </w:r>
      <w:r>
        <w:t xml:space="preserve"> Maker </w:t>
      </w:r>
      <w:r w:rsidR="00B34A00">
        <w:t xml:space="preserve">user for some amendments. </w:t>
      </w:r>
    </w:p>
    <w:p w14:paraId="2221640C" w14:textId="6504E1D8" w:rsidR="00B34A00" w:rsidRDefault="00BD3AE9" w:rsidP="00802EF3">
      <w:pPr>
        <w:pStyle w:val="ListParagraph"/>
        <w:numPr>
          <w:ilvl w:val="0"/>
          <w:numId w:val="5"/>
        </w:numPr>
        <w:spacing w:line="360" w:lineRule="auto"/>
      </w:pPr>
      <w:r>
        <w:t>The WI will move to the following queues as per the conditions below</w:t>
      </w:r>
      <w:r w:rsidR="00B34A00">
        <w:t xml:space="preserve">: </w:t>
      </w:r>
    </w:p>
    <w:p w14:paraId="106E8D63" w14:textId="3E106721" w:rsidR="00B34A00" w:rsidRDefault="00B34A00" w:rsidP="00802EF3">
      <w:pPr>
        <w:pStyle w:val="ListParagraph"/>
        <w:numPr>
          <w:ilvl w:val="0"/>
          <w:numId w:val="10"/>
        </w:numPr>
        <w:spacing w:line="360" w:lineRule="auto"/>
      </w:pPr>
      <w:r w:rsidRPr="00311D60">
        <w:rPr>
          <w:b/>
          <w:bCs/>
        </w:rPr>
        <w:t>PB Credit Maker</w:t>
      </w:r>
      <w:r>
        <w:t>: If the user has taken decision as ‘</w:t>
      </w:r>
      <w:r w:rsidRPr="00732063">
        <w:rPr>
          <w:b/>
          <w:bCs/>
        </w:rPr>
        <w:t>Approve</w:t>
      </w:r>
      <w:r>
        <w:t xml:space="preserve">’, the WI will move to PB Credit Maker. </w:t>
      </w:r>
    </w:p>
    <w:p w14:paraId="0A328870" w14:textId="100F0ECE" w:rsidR="009560AF" w:rsidRDefault="002B2A95" w:rsidP="00D60E5E">
      <w:pPr>
        <w:pStyle w:val="ListParagraph"/>
        <w:numPr>
          <w:ilvl w:val="0"/>
          <w:numId w:val="10"/>
        </w:numPr>
        <w:spacing w:line="360" w:lineRule="auto"/>
      </w:pPr>
      <w:r w:rsidRPr="00311D60">
        <w:rPr>
          <w:b/>
          <w:bCs/>
        </w:rPr>
        <w:t>Initiator Return</w:t>
      </w:r>
      <w:r w:rsidR="00B34A00">
        <w:t xml:space="preserve">: If the user has taken </w:t>
      </w:r>
      <w:r w:rsidR="009560AF">
        <w:t>the decision</w:t>
      </w:r>
      <w:r w:rsidR="00B34A00">
        <w:t xml:space="preserve"> as ‘</w:t>
      </w:r>
      <w:r w:rsidR="00905ADB" w:rsidRPr="00732063">
        <w:rPr>
          <w:b/>
          <w:bCs/>
        </w:rPr>
        <w:t>Send Back to Maker</w:t>
      </w:r>
      <w:r w:rsidR="00905ADB">
        <w:t xml:space="preserve">’, then WI will move to </w:t>
      </w:r>
      <w:r w:rsidR="009560AF">
        <w:t xml:space="preserve">the </w:t>
      </w:r>
      <w:r>
        <w:t>Initiator Return</w:t>
      </w:r>
      <w:r w:rsidR="00905ADB">
        <w:t xml:space="preserve"> queue. </w:t>
      </w:r>
    </w:p>
    <w:p w14:paraId="79918E83" w14:textId="350C4BA5" w:rsidR="003A4385" w:rsidRDefault="003A4385" w:rsidP="003A4385">
      <w:pPr>
        <w:pStyle w:val="ListParagraph"/>
        <w:numPr>
          <w:ilvl w:val="0"/>
          <w:numId w:val="10"/>
        </w:numPr>
        <w:spacing w:line="360" w:lineRule="auto"/>
      </w:pPr>
      <w:r>
        <w:rPr>
          <w:b/>
          <w:bCs/>
        </w:rPr>
        <w:t>Data Entry Maker</w:t>
      </w:r>
      <w:r w:rsidRPr="003A4385">
        <w:t>:</w:t>
      </w:r>
      <w:r>
        <w:t xml:space="preserve"> If the user has taken decision as ‘Approve’ and the request type = Reschedule Collections, the WI will move to this queue. </w:t>
      </w:r>
    </w:p>
    <w:p w14:paraId="1D678F3C" w14:textId="77777777" w:rsidR="00D60E5E" w:rsidRDefault="00D60E5E" w:rsidP="00D60E5E">
      <w:pPr>
        <w:pStyle w:val="ListParagraph"/>
        <w:spacing w:line="360" w:lineRule="auto"/>
        <w:ind w:left="1800"/>
      </w:pPr>
    </w:p>
    <w:p w14:paraId="1B54A74E" w14:textId="31DEF028" w:rsidR="009560AF" w:rsidRDefault="009560AF" w:rsidP="009560AF">
      <w:pPr>
        <w:spacing w:line="360" w:lineRule="auto"/>
      </w:pPr>
      <w:r>
        <w:t>WI will move from Introduction Checker as:</w:t>
      </w:r>
    </w:p>
    <w:tbl>
      <w:tblPr>
        <w:tblStyle w:val="TableGrid"/>
        <w:tblW w:w="0" w:type="auto"/>
        <w:tblLook w:val="04A0" w:firstRow="1" w:lastRow="0" w:firstColumn="1" w:lastColumn="0" w:noHBand="0" w:noVBand="1"/>
      </w:tblPr>
      <w:tblGrid>
        <w:gridCol w:w="3005"/>
        <w:gridCol w:w="3005"/>
        <w:gridCol w:w="3006"/>
      </w:tblGrid>
      <w:tr w:rsidR="009560AF" w14:paraId="5E59F4AA" w14:textId="77777777" w:rsidTr="003206E8">
        <w:tc>
          <w:tcPr>
            <w:tcW w:w="3005" w:type="dxa"/>
          </w:tcPr>
          <w:p w14:paraId="11C52FF0" w14:textId="77777777" w:rsidR="009560AF" w:rsidRPr="00FB0076" w:rsidRDefault="009560AF" w:rsidP="003206E8">
            <w:pPr>
              <w:spacing w:line="360" w:lineRule="auto"/>
              <w:rPr>
                <w:b/>
                <w:bCs/>
              </w:rPr>
            </w:pPr>
            <w:r w:rsidRPr="00FB0076">
              <w:rPr>
                <w:b/>
                <w:bCs/>
              </w:rPr>
              <w:t>Decision</w:t>
            </w:r>
          </w:p>
        </w:tc>
        <w:tc>
          <w:tcPr>
            <w:tcW w:w="3005" w:type="dxa"/>
          </w:tcPr>
          <w:p w14:paraId="54CCC65B" w14:textId="77777777" w:rsidR="009560AF" w:rsidRPr="00FB0076" w:rsidRDefault="009560AF" w:rsidP="003206E8">
            <w:pPr>
              <w:spacing w:line="360" w:lineRule="auto"/>
              <w:rPr>
                <w:b/>
                <w:bCs/>
              </w:rPr>
            </w:pPr>
            <w:r w:rsidRPr="00FB0076">
              <w:rPr>
                <w:b/>
                <w:bCs/>
              </w:rPr>
              <w:t>Condition</w:t>
            </w:r>
          </w:p>
        </w:tc>
        <w:tc>
          <w:tcPr>
            <w:tcW w:w="3006" w:type="dxa"/>
          </w:tcPr>
          <w:p w14:paraId="4EE2656D" w14:textId="77777777" w:rsidR="009560AF" w:rsidRPr="00FB0076" w:rsidRDefault="009560AF" w:rsidP="003206E8">
            <w:pPr>
              <w:spacing w:line="360" w:lineRule="auto"/>
              <w:rPr>
                <w:b/>
                <w:bCs/>
              </w:rPr>
            </w:pPr>
            <w:r w:rsidRPr="00FB0076">
              <w:rPr>
                <w:b/>
                <w:bCs/>
              </w:rPr>
              <w:t xml:space="preserve">WI moves to </w:t>
            </w:r>
          </w:p>
        </w:tc>
      </w:tr>
      <w:tr w:rsidR="009560AF" w14:paraId="14A4BFC4" w14:textId="77777777" w:rsidTr="003206E8">
        <w:tc>
          <w:tcPr>
            <w:tcW w:w="3005" w:type="dxa"/>
          </w:tcPr>
          <w:p w14:paraId="3C0C1771" w14:textId="68B02DD2" w:rsidR="009560AF" w:rsidRDefault="009560AF" w:rsidP="003206E8">
            <w:pPr>
              <w:spacing w:line="360" w:lineRule="auto"/>
            </w:pPr>
            <w:r>
              <w:t>Approve</w:t>
            </w:r>
          </w:p>
        </w:tc>
        <w:tc>
          <w:tcPr>
            <w:tcW w:w="3005" w:type="dxa"/>
          </w:tcPr>
          <w:p w14:paraId="36EC234B" w14:textId="655BBBA5" w:rsidR="009560AF" w:rsidRDefault="009560AF" w:rsidP="003206E8">
            <w:pPr>
              <w:spacing w:line="360" w:lineRule="auto"/>
            </w:pPr>
          </w:p>
        </w:tc>
        <w:tc>
          <w:tcPr>
            <w:tcW w:w="3006" w:type="dxa"/>
          </w:tcPr>
          <w:p w14:paraId="1C12B489" w14:textId="7E3E81C5" w:rsidR="009560AF" w:rsidRDefault="009560AF" w:rsidP="003206E8">
            <w:pPr>
              <w:spacing w:line="360" w:lineRule="auto"/>
            </w:pPr>
            <w:r>
              <w:t>PB Credit Maker</w:t>
            </w:r>
          </w:p>
        </w:tc>
      </w:tr>
      <w:tr w:rsidR="003A4385" w14:paraId="30C94085" w14:textId="77777777" w:rsidTr="003206E8">
        <w:tc>
          <w:tcPr>
            <w:tcW w:w="3005" w:type="dxa"/>
          </w:tcPr>
          <w:p w14:paraId="031368EC" w14:textId="7685CD3E" w:rsidR="003A4385" w:rsidRDefault="003A4385" w:rsidP="003206E8">
            <w:pPr>
              <w:spacing w:line="360" w:lineRule="auto"/>
            </w:pPr>
            <w:r>
              <w:t>Approve</w:t>
            </w:r>
          </w:p>
        </w:tc>
        <w:tc>
          <w:tcPr>
            <w:tcW w:w="3005" w:type="dxa"/>
          </w:tcPr>
          <w:p w14:paraId="1AACCC06" w14:textId="378F3E87" w:rsidR="003A4385" w:rsidRDefault="003A4385" w:rsidP="003206E8">
            <w:pPr>
              <w:spacing w:line="360" w:lineRule="auto"/>
            </w:pPr>
            <w:r>
              <w:t>If Request type = Reschedule Collections</w:t>
            </w:r>
          </w:p>
        </w:tc>
        <w:tc>
          <w:tcPr>
            <w:tcW w:w="3006" w:type="dxa"/>
          </w:tcPr>
          <w:p w14:paraId="721BD50D" w14:textId="27844518" w:rsidR="003A4385" w:rsidRDefault="003A4385" w:rsidP="003206E8">
            <w:pPr>
              <w:spacing w:line="360" w:lineRule="auto"/>
            </w:pPr>
            <w:r>
              <w:t>Data Entry Maker</w:t>
            </w:r>
          </w:p>
        </w:tc>
      </w:tr>
      <w:tr w:rsidR="009560AF" w14:paraId="62D9C846" w14:textId="77777777" w:rsidTr="003206E8">
        <w:tc>
          <w:tcPr>
            <w:tcW w:w="3005" w:type="dxa"/>
          </w:tcPr>
          <w:p w14:paraId="0F5D8D6F" w14:textId="3F276508" w:rsidR="009560AF" w:rsidRDefault="009560AF" w:rsidP="003206E8">
            <w:pPr>
              <w:spacing w:line="360" w:lineRule="auto"/>
            </w:pPr>
            <w:r>
              <w:t>Send Back to Maker</w:t>
            </w:r>
          </w:p>
        </w:tc>
        <w:tc>
          <w:tcPr>
            <w:tcW w:w="3005" w:type="dxa"/>
          </w:tcPr>
          <w:p w14:paraId="13079CE4" w14:textId="0B3A9DAF" w:rsidR="009560AF" w:rsidRDefault="009560AF" w:rsidP="003206E8">
            <w:pPr>
              <w:spacing w:line="360" w:lineRule="auto"/>
            </w:pPr>
          </w:p>
        </w:tc>
        <w:tc>
          <w:tcPr>
            <w:tcW w:w="3006" w:type="dxa"/>
          </w:tcPr>
          <w:p w14:paraId="261A87D5" w14:textId="7D316F3F" w:rsidR="009560AF" w:rsidRDefault="002B2A95" w:rsidP="003206E8">
            <w:pPr>
              <w:spacing w:line="360" w:lineRule="auto"/>
            </w:pPr>
            <w:r>
              <w:t>Initiator Return</w:t>
            </w:r>
          </w:p>
        </w:tc>
      </w:tr>
    </w:tbl>
    <w:p w14:paraId="4C194EC4" w14:textId="77777777" w:rsidR="009560AF" w:rsidRDefault="009560AF" w:rsidP="009560AF">
      <w:pPr>
        <w:spacing w:line="360" w:lineRule="auto"/>
      </w:pPr>
    </w:p>
    <w:p w14:paraId="7D9FFAA9" w14:textId="77777777" w:rsidR="00732063" w:rsidRDefault="00732063" w:rsidP="009560AF">
      <w:pPr>
        <w:spacing w:line="360" w:lineRule="auto"/>
      </w:pPr>
    </w:p>
    <w:p w14:paraId="1BE72D61" w14:textId="731B8BF2" w:rsidR="009560AF" w:rsidRDefault="009560AF" w:rsidP="00BD6746">
      <w:pPr>
        <w:pStyle w:val="Heading3"/>
        <w:numPr>
          <w:ilvl w:val="2"/>
          <w:numId w:val="2"/>
        </w:numPr>
      </w:pPr>
      <w:bookmarkStart w:id="26" w:name="_Toc206760615"/>
      <w:r>
        <w:lastRenderedPageBreak/>
        <w:t>Access Details</w:t>
      </w:r>
      <w:bookmarkEnd w:id="26"/>
      <w:r>
        <w:t xml:space="preserve"> </w:t>
      </w:r>
    </w:p>
    <w:p w14:paraId="3ABE788E" w14:textId="77777777" w:rsidR="009560AF" w:rsidRPr="009560AF" w:rsidRDefault="009560AF" w:rsidP="009560AF"/>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9560AF" w:rsidRPr="009B444E" w14:paraId="210BD350" w14:textId="77777777" w:rsidTr="008C2869">
        <w:tc>
          <w:tcPr>
            <w:tcW w:w="3681" w:type="dxa"/>
          </w:tcPr>
          <w:p w14:paraId="2A7ECBAC" w14:textId="77777777" w:rsidR="009560AF" w:rsidRPr="009B444E" w:rsidRDefault="009560AF" w:rsidP="003206E8">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5D5856EE" w14:textId="2D6B086D" w:rsidR="009560AF" w:rsidRPr="009B444E" w:rsidRDefault="009560AF" w:rsidP="003206E8">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 xml:space="preserve">users added to the Introduction </w:t>
            </w:r>
            <w:r w:rsidR="008C2869">
              <w:rPr>
                <w:rFonts w:eastAsia="Calibri" w:cs="Arial"/>
                <w:szCs w:val="24"/>
              </w:rPr>
              <w:t>Checker</w:t>
            </w:r>
            <w:r>
              <w:rPr>
                <w:rFonts w:eastAsia="Calibri" w:cs="Arial"/>
                <w:szCs w:val="24"/>
              </w:rPr>
              <w:t xml:space="preserve"> group. </w:t>
            </w:r>
          </w:p>
        </w:tc>
      </w:tr>
      <w:tr w:rsidR="009560AF" w:rsidRPr="009B444E" w14:paraId="59564D21" w14:textId="77777777" w:rsidTr="008C2869">
        <w:tc>
          <w:tcPr>
            <w:tcW w:w="3681" w:type="dxa"/>
          </w:tcPr>
          <w:p w14:paraId="5DB65849" w14:textId="77777777" w:rsidR="009560AF" w:rsidRPr="009B444E" w:rsidRDefault="009560AF" w:rsidP="003206E8">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3765D983" w14:textId="77777777" w:rsidR="009560AF" w:rsidRPr="009B444E" w:rsidRDefault="009560AF" w:rsidP="003206E8">
            <w:pPr>
              <w:pStyle w:val="ListParagraph"/>
              <w:spacing w:line="360" w:lineRule="auto"/>
              <w:ind w:left="0"/>
              <w:jc w:val="both"/>
              <w:rPr>
                <w:rFonts w:eastAsia="Calibri" w:cs="Arial"/>
                <w:szCs w:val="24"/>
              </w:rPr>
            </w:pPr>
            <w:r>
              <w:rPr>
                <w:rFonts w:eastAsia="Calibri" w:cs="Arial"/>
                <w:szCs w:val="24"/>
              </w:rPr>
              <w:t>NA</w:t>
            </w:r>
          </w:p>
        </w:tc>
      </w:tr>
      <w:tr w:rsidR="009560AF" w:rsidRPr="009B444E" w14:paraId="653EF4D3" w14:textId="77777777" w:rsidTr="008C2869">
        <w:tc>
          <w:tcPr>
            <w:tcW w:w="3681" w:type="dxa"/>
          </w:tcPr>
          <w:p w14:paraId="5ED9E352" w14:textId="77777777" w:rsidR="009560AF" w:rsidRPr="009B444E" w:rsidRDefault="009560AF" w:rsidP="003206E8">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67F2B60D" w14:textId="77777777" w:rsidR="009560AF" w:rsidRPr="009B444E" w:rsidRDefault="009560AF" w:rsidP="003206E8">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9560AF" w:rsidRPr="009B444E" w14:paraId="502F3C31" w14:textId="77777777" w:rsidTr="008C2869">
        <w:tc>
          <w:tcPr>
            <w:tcW w:w="3681" w:type="dxa"/>
          </w:tcPr>
          <w:p w14:paraId="3B433644" w14:textId="77777777" w:rsidR="009560AF" w:rsidRPr="009B444E" w:rsidRDefault="009560AF" w:rsidP="003206E8">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1C85B2F6" w14:textId="77777777" w:rsidR="009560AF" w:rsidRPr="009B444E" w:rsidRDefault="009560AF" w:rsidP="003206E8">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9560AF" w:rsidRPr="009B444E" w14:paraId="2877C578" w14:textId="77777777" w:rsidTr="008C2869">
        <w:tc>
          <w:tcPr>
            <w:tcW w:w="3681" w:type="dxa"/>
          </w:tcPr>
          <w:p w14:paraId="3F24FFD0" w14:textId="77777777" w:rsidR="009560AF" w:rsidRPr="009B444E" w:rsidRDefault="009560AF" w:rsidP="003206E8">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0976AA81" w14:textId="77777777" w:rsidR="009560AF" w:rsidRPr="009B444E" w:rsidRDefault="009560AF" w:rsidP="003206E8">
            <w:pPr>
              <w:pStyle w:val="ListParagraph"/>
              <w:spacing w:line="360" w:lineRule="auto"/>
              <w:ind w:left="0"/>
              <w:jc w:val="both"/>
              <w:rPr>
                <w:rFonts w:eastAsia="Calibri" w:cs="Arial"/>
                <w:szCs w:val="24"/>
              </w:rPr>
            </w:pPr>
            <w:r w:rsidRPr="009B444E">
              <w:rPr>
                <w:rFonts w:eastAsia="Calibri" w:cs="Arial"/>
                <w:szCs w:val="24"/>
              </w:rPr>
              <w:t>None</w:t>
            </w:r>
          </w:p>
        </w:tc>
      </w:tr>
    </w:tbl>
    <w:p w14:paraId="403F121F" w14:textId="77777777" w:rsidR="007B117F" w:rsidRDefault="007B117F" w:rsidP="007B117F"/>
    <w:p w14:paraId="71EC7CF2" w14:textId="77777777" w:rsidR="000A598F" w:rsidRDefault="000A598F" w:rsidP="007B117F"/>
    <w:p w14:paraId="56856BE5" w14:textId="77777777" w:rsidR="000A598F" w:rsidRDefault="000A598F" w:rsidP="007B117F"/>
    <w:p w14:paraId="3F2D4842" w14:textId="77777777" w:rsidR="000A598F" w:rsidRPr="007B117F" w:rsidRDefault="000A598F" w:rsidP="007B117F"/>
    <w:p w14:paraId="321D395D" w14:textId="452950DD" w:rsidR="007B117F" w:rsidRDefault="007B117F" w:rsidP="00443E68">
      <w:pPr>
        <w:pStyle w:val="Heading2"/>
        <w:numPr>
          <w:ilvl w:val="1"/>
          <w:numId w:val="2"/>
        </w:numPr>
      </w:pPr>
      <w:bookmarkStart w:id="27" w:name="_Toc206760616"/>
      <w:r>
        <w:t>PB Credit Maker</w:t>
      </w:r>
      <w:bookmarkEnd w:id="27"/>
      <w:r>
        <w:t xml:space="preserve"> </w:t>
      </w:r>
    </w:p>
    <w:p w14:paraId="15BA2C19" w14:textId="2E4F8F89" w:rsidR="00BD6746" w:rsidRPr="00BD6746" w:rsidRDefault="000A598F" w:rsidP="00BD6746">
      <w:pPr>
        <w:pStyle w:val="Heading3"/>
        <w:numPr>
          <w:ilvl w:val="2"/>
          <w:numId w:val="2"/>
        </w:numPr>
      </w:pPr>
      <w:bookmarkStart w:id="28" w:name="_Toc206760617"/>
      <w:r>
        <w:t>Description</w:t>
      </w:r>
      <w:bookmarkEnd w:id="28"/>
    </w:p>
    <w:p w14:paraId="08473126" w14:textId="7917433E" w:rsidR="00962C2D" w:rsidRDefault="00962C2D" w:rsidP="00802EF3">
      <w:pPr>
        <w:pStyle w:val="ListParagraph"/>
        <w:numPr>
          <w:ilvl w:val="0"/>
          <w:numId w:val="5"/>
        </w:numPr>
        <w:spacing w:line="360" w:lineRule="auto"/>
      </w:pPr>
      <w:r>
        <w:t xml:space="preserve">This will be a user </w:t>
      </w:r>
      <w:r w:rsidR="00B800BC">
        <w:t xml:space="preserve">queue. i.e., users will have access to this queue. </w:t>
      </w:r>
    </w:p>
    <w:p w14:paraId="5A5A2DF7" w14:textId="2AD6C0E5" w:rsidR="00DE2C37" w:rsidRDefault="00734BAB" w:rsidP="00802EF3">
      <w:pPr>
        <w:pStyle w:val="ListParagraph"/>
        <w:numPr>
          <w:ilvl w:val="0"/>
          <w:numId w:val="5"/>
        </w:numPr>
        <w:spacing w:line="360" w:lineRule="auto"/>
      </w:pPr>
      <w:r>
        <w:t>The WI will be routed on this queue based on the following conditions:</w:t>
      </w:r>
    </w:p>
    <w:p w14:paraId="697C7723" w14:textId="238033AA" w:rsidR="00734BAB" w:rsidRDefault="00734BAB" w:rsidP="00802EF3">
      <w:pPr>
        <w:pStyle w:val="ListParagraph"/>
        <w:numPr>
          <w:ilvl w:val="0"/>
          <w:numId w:val="8"/>
        </w:numPr>
        <w:spacing w:line="360" w:lineRule="auto"/>
      </w:pPr>
      <w:r>
        <w:t xml:space="preserve">WI can route from </w:t>
      </w:r>
      <w:r w:rsidR="00A01189">
        <w:t xml:space="preserve">either Introduction Maker or Introduction Checker </w:t>
      </w:r>
      <w:r w:rsidR="00FB7D5D">
        <w:t xml:space="preserve">queue depending upon if </w:t>
      </w:r>
      <w:r w:rsidR="000539FA">
        <w:t>the channel is Business or Branches</w:t>
      </w:r>
      <w:r w:rsidR="00FB7D5D">
        <w:t xml:space="preserve">. </w:t>
      </w:r>
    </w:p>
    <w:p w14:paraId="4B02A6CA" w14:textId="36E6516B" w:rsidR="00353CF3" w:rsidRDefault="00353CF3" w:rsidP="00802EF3">
      <w:pPr>
        <w:pStyle w:val="ListParagraph"/>
        <w:numPr>
          <w:ilvl w:val="0"/>
          <w:numId w:val="8"/>
        </w:numPr>
        <w:spacing w:line="360" w:lineRule="auto"/>
      </w:pPr>
      <w:r>
        <w:t xml:space="preserve">WI can route from Cons Doc Check queue </w:t>
      </w:r>
      <w:r w:rsidR="006D0BF1">
        <w:t xml:space="preserve">if decision was taken as Send to PB Credit Team. </w:t>
      </w:r>
    </w:p>
    <w:p w14:paraId="795EBEEE" w14:textId="4694E4D4" w:rsidR="000539FA" w:rsidRDefault="000539FA" w:rsidP="00802EF3">
      <w:pPr>
        <w:pStyle w:val="ListParagraph"/>
        <w:numPr>
          <w:ilvl w:val="0"/>
          <w:numId w:val="8"/>
        </w:numPr>
        <w:spacing w:line="360" w:lineRule="auto"/>
      </w:pPr>
      <w:r>
        <w:t>The WI can route from Pending Clearance queue if the decision was taken as Send Back to Credit</w:t>
      </w:r>
      <w:r w:rsidR="00B05E97">
        <w:t xml:space="preserve">. </w:t>
      </w:r>
    </w:p>
    <w:p w14:paraId="0EB198E2" w14:textId="5697FDC4" w:rsidR="00FB7D5D" w:rsidRDefault="00FB7D5D" w:rsidP="00802EF3">
      <w:pPr>
        <w:pStyle w:val="ListParagraph"/>
        <w:numPr>
          <w:ilvl w:val="0"/>
          <w:numId w:val="5"/>
        </w:numPr>
        <w:spacing w:line="360" w:lineRule="auto"/>
      </w:pPr>
      <w:r>
        <w:t xml:space="preserve">The user at PB Credit Maker queue will open the WI and perform Underwriting Operations in LOS (Loan Origination System). </w:t>
      </w:r>
    </w:p>
    <w:p w14:paraId="04DE7786" w14:textId="511D526C" w:rsidR="008D714F" w:rsidRDefault="008D714F" w:rsidP="00802EF3">
      <w:pPr>
        <w:pStyle w:val="ListParagraph"/>
        <w:numPr>
          <w:ilvl w:val="0"/>
          <w:numId w:val="5"/>
        </w:numPr>
        <w:spacing w:line="360" w:lineRule="auto"/>
      </w:pPr>
      <w:r>
        <w:t xml:space="preserve">The user will be updating flags as </w:t>
      </w:r>
      <w:r w:rsidRPr="008C57A7">
        <w:rPr>
          <w:b/>
          <w:bCs/>
        </w:rPr>
        <w:t xml:space="preserve">Primary MCQ Issuance </w:t>
      </w:r>
      <w:r w:rsidR="008C57A7" w:rsidRPr="008C57A7">
        <w:rPr>
          <w:b/>
          <w:bCs/>
        </w:rPr>
        <w:t>Required Before CC as Yes or No</w:t>
      </w:r>
      <w:r w:rsidR="008C57A7">
        <w:t xml:space="preserve"> if Cross Sell is having CC. </w:t>
      </w:r>
    </w:p>
    <w:p w14:paraId="0B08E54A" w14:textId="6D99C774" w:rsidR="00FB7D5D" w:rsidRDefault="00FB7D5D" w:rsidP="00802EF3">
      <w:pPr>
        <w:pStyle w:val="ListParagraph"/>
        <w:numPr>
          <w:ilvl w:val="0"/>
          <w:numId w:val="5"/>
        </w:numPr>
        <w:spacing w:line="360" w:lineRule="auto"/>
      </w:pPr>
      <w:r>
        <w:t xml:space="preserve">The user will generate the agreement number in LOS and enter that agreement number in </w:t>
      </w:r>
      <w:proofErr w:type="spellStart"/>
      <w:r>
        <w:t>iBPS</w:t>
      </w:r>
      <w:proofErr w:type="spellEnd"/>
      <w:r>
        <w:t xml:space="preserve"> WI. </w:t>
      </w:r>
    </w:p>
    <w:p w14:paraId="06D3753C" w14:textId="49DF7950" w:rsidR="00FB7D5D" w:rsidRDefault="00FB7D5D" w:rsidP="00802EF3">
      <w:pPr>
        <w:pStyle w:val="ListParagraph"/>
        <w:numPr>
          <w:ilvl w:val="0"/>
          <w:numId w:val="5"/>
        </w:numPr>
        <w:spacing w:line="360" w:lineRule="auto"/>
      </w:pPr>
      <w:r>
        <w:t>The user can attach required documents in the WI</w:t>
      </w:r>
      <w:r w:rsidR="00246DC2">
        <w:t xml:space="preserve"> and take a decision. </w:t>
      </w:r>
    </w:p>
    <w:p w14:paraId="4CA2CB29" w14:textId="12F8AE5A" w:rsidR="00246DC2" w:rsidRDefault="00246DC2" w:rsidP="00802EF3">
      <w:pPr>
        <w:pStyle w:val="ListParagraph"/>
        <w:numPr>
          <w:ilvl w:val="0"/>
          <w:numId w:val="5"/>
        </w:numPr>
        <w:spacing w:line="360" w:lineRule="auto"/>
      </w:pPr>
      <w:r>
        <w:t xml:space="preserve">The user will have the following decisions: </w:t>
      </w:r>
    </w:p>
    <w:p w14:paraId="24FD8836" w14:textId="73E3922D" w:rsidR="00246DC2" w:rsidRDefault="00246DC2" w:rsidP="00802EF3">
      <w:pPr>
        <w:pStyle w:val="ListParagraph"/>
        <w:numPr>
          <w:ilvl w:val="0"/>
          <w:numId w:val="8"/>
        </w:numPr>
        <w:spacing w:line="360" w:lineRule="auto"/>
      </w:pPr>
      <w:r w:rsidRPr="009F65BC">
        <w:rPr>
          <w:b/>
          <w:bCs/>
        </w:rPr>
        <w:t>Submit to Checker</w:t>
      </w:r>
      <w:r>
        <w:t xml:space="preserve">: </w:t>
      </w:r>
      <w:r w:rsidR="003C7130">
        <w:t xml:space="preserve">The user will take this decision </w:t>
      </w:r>
      <w:r w:rsidR="001A2F8B">
        <w:t xml:space="preserve">if he has completed all actions and wants to submit. </w:t>
      </w:r>
    </w:p>
    <w:p w14:paraId="24370D89" w14:textId="7A9AEF0E" w:rsidR="00246DC2" w:rsidRDefault="00CE38F4" w:rsidP="00802EF3">
      <w:pPr>
        <w:pStyle w:val="ListParagraph"/>
        <w:numPr>
          <w:ilvl w:val="0"/>
          <w:numId w:val="8"/>
        </w:numPr>
        <w:spacing w:line="360" w:lineRule="auto"/>
      </w:pPr>
      <w:r w:rsidRPr="009F65BC">
        <w:rPr>
          <w:b/>
          <w:bCs/>
        </w:rPr>
        <w:lastRenderedPageBreak/>
        <w:t>Return to Source</w:t>
      </w:r>
      <w:r w:rsidR="00246DC2">
        <w:t>:</w:t>
      </w:r>
      <w:r w:rsidR="001A2F8B">
        <w:t xml:space="preserve"> The user will take this decision if he wants to send the WI back to </w:t>
      </w:r>
      <w:r>
        <w:t>the Introduction</w:t>
      </w:r>
      <w:r w:rsidR="001A2F8B">
        <w:t xml:space="preserve"> stage for some amendments. </w:t>
      </w:r>
    </w:p>
    <w:p w14:paraId="6408A5E5" w14:textId="28722B28" w:rsidR="00246DC2" w:rsidRDefault="00CE38F4" w:rsidP="00802EF3">
      <w:pPr>
        <w:pStyle w:val="ListParagraph"/>
        <w:numPr>
          <w:ilvl w:val="0"/>
          <w:numId w:val="8"/>
        </w:numPr>
        <w:spacing w:line="360" w:lineRule="auto"/>
      </w:pPr>
      <w:r w:rsidRPr="009F65BC">
        <w:rPr>
          <w:b/>
          <w:bCs/>
        </w:rPr>
        <w:t>Reject</w:t>
      </w:r>
      <w:r w:rsidR="003C7130" w:rsidRPr="009F65BC">
        <w:rPr>
          <w:b/>
          <w:bCs/>
        </w:rPr>
        <w:t>:</w:t>
      </w:r>
      <w:r w:rsidR="003C7130">
        <w:t xml:space="preserve"> </w:t>
      </w:r>
      <w:r w:rsidR="001A2F8B">
        <w:t xml:space="preserve">The user will take this decision if he wants to </w:t>
      </w:r>
      <w:r>
        <w:t>Reject</w:t>
      </w:r>
      <w:r w:rsidR="001A2F8B">
        <w:t xml:space="preserve"> the case. In this case, </w:t>
      </w:r>
      <w:r w:rsidR="001078F9">
        <w:t>the user</w:t>
      </w:r>
      <w:r w:rsidR="001A2F8B">
        <w:t xml:space="preserve"> will </w:t>
      </w:r>
      <w:r w:rsidR="001078F9">
        <w:t>select</w:t>
      </w:r>
      <w:r w:rsidR="001A2F8B">
        <w:t xml:space="preserve"> </w:t>
      </w:r>
      <w:r w:rsidR="001B1466">
        <w:t>Reject</w:t>
      </w:r>
      <w:r>
        <w:t xml:space="preserve"> </w:t>
      </w:r>
      <w:r w:rsidR="001A2F8B">
        <w:t>Reasons</w:t>
      </w:r>
      <w:r w:rsidR="001078F9">
        <w:t xml:space="preserve"> from the options below:</w:t>
      </w:r>
    </w:p>
    <w:p w14:paraId="12532291" w14:textId="69E75301" w:rsidR="001078F9" w:rsidRDefault="001078F9" w:rsidP="00802EF3">
      <w:pPr>
        <w:pStyle w:val="ListParagraph"/>
        <w:numPr>
          <w:ilvl w:val="2"/>
          <w:numId w:val="8"/>
        </w:numPr>
        <w:spacing w:line="360" w:lineRule="auto"/>
      </w:pPr>
      <w:r>
        <w:t>Due to Internal Policy/Credibility</w:t>
      </w:r>
      <w:ins w:id="29" w:author="Divya Sachdeva" w:date="2025-07-06T19:03:00Z" w16du:dateUtc="2025-07-06T15:03:00Z">
        <w:r w:rsidR="0041434B">
          <w:t xml:space="preserve"> </w:t>
        </w:r>
      </w:ins>
      <w:r w:rsidR="00531134">
        <w:t>(Rejection Email)</w:t>
      </w:r>
    </w:p>
    <w:p w14:paraId="2E9B1314" w14:textId="481D7D2D" w:rsidR="001078F9" w:rsidRDefault="001078F9" w:rsidP="00802EF3">
      <w:pPr>
        <w:pStyle w:val="ListParagraph"/>
        <w:numPr>
          <w:ilvl w:val="2"/>
          <w:numId w:val="8"/>
        </w:numPr>
        <w:spacing w:line="360" w:lineRule="auto"/>
      </w:pPr>
      <w:r>
        <w:t>As per Customer’s Request</w:t>
      </w:r>
      <w:r w:rsidR="00531134">
        <w:t xml:space="preserve"> (Cancellation Email)</w:t>
      </w:r>
    </w:p>
    <w:p w14:paraId="3EC6FDEB" w14:textId="14A6ACDE" w:rsidR="001078F9" w:rsidRDefault="00BD3AE9" w:rsidP="00802EF3">
      <w:pPr>
        <w:pStyle w:val="ListParagraph"/>
        <w:numPr>
          <w:ilvl w:val="0"/>
          <w:numId w:val="5"/>
        </w:numPr>
        <w:spacing w:line="360" w:lineRule="auto"/>
      </w:pPr>
      <w:r>
        <w:t>The WI will move to the following queues as per the conditions below</w:t>
      </w:r>
      <w:r w:rsidR="001078F9">
        <w:t>:</w:t>
      </w:r>
    </w:p>
    <w:p w14:paraId="33A77FCB" w14:textId="7F48CF3B" w:rsidR="001078F9" w:rsidRDefault="001B1466" w:rsidP="00802EF3">
      <w:pPr>
        <w:pStyle w:val="ListParagraph"/>
        <w:numPr>
          <w:ilvl w:val="0"/>
          <w:numId w:val="11"/>
        </w:numPr>
        <w:spacing w:line="360" w:lineRule="auto"/>
      </w:pPr>
      <w:r w:rsidRPr="00F34949">
        <w:rPr>
          <w:b/>
          <w:bCs/>
        </w:rPr>
        <w:t>PB Credit Checker</w:t>
      </w:r>
      <w:r>
        <w:t xml:space="preserve">: </w:t>
      </w:r>
      <w:r w:rsidR="00A90EE6">
        <w:t>The WI will move to this queue if user has taken decision as Submit to Checker.</w:t>
      </w:r>
    </w:p>
    <w:p w14:paraId="3F4ACAA5" w14:textId="3A729F07" w:rsidR="00A2139F" w:rsidRDefault="002B2A95" w:rsidP="00802EF3">
      <w:pPr>
        <w:pStyle w:val="ListParagraph"/>
        <w:numPr>
          <w:ilvl w:val="0"/>
          <w:numId w:val="11"/>
        </w:numPr>
        <w:spacing w:line="360" w:lineRule="auto"/>
      </w:pPr>
      <w:r w:rsidRPr="00F34949">
        <w:rPr>
          <w:b/>
          <w:bCs/>
        </w:rPr>
        <w:t>Initiator Return</w:t>
      </w:r>
      <w:r w:rsidR="001B1466" w:rsidRPr="00F34949">
        <w:rPr>
          <w:b/>
          <w:bCs/>
        </w:rPr>
        <w:t>:</w:t>
      </w:r>
      <w:r w:rsidR="001B1466">
        <w:t xml:space="preserve"> </w:t>
      </w:r>
      <w:r w:rsidR="00A90EE6">
        <w:t xml:space="preserve">The WI will move to this queue if </w:t>
      </w:r>
      <w:r w:rsidR="00F34949">
        <w:t>the user</w:t>
      </w:r>
      <w:r w:rsidR="00A90EE6">
        <w:t xml:space="preserve"> has taken a decision as Return to Source. </w:t>
      </w:r>
    </w:p>
    <w:p w14:paraId="4098F7ED" w14:textId="4CA6F0BA" w:rsidR="001B1466" w:rsidRDefault="001B1466" w:rsidP="00802EF3">
      <w:pPr>
        <w:pStyle w:val="ListParagraph"/>
        <w:numPr>
          <w:ilvl w:val="0"/>
          <w:numId w:val="11"/>
        </w:numPr>
        <w:spacing w:line="360" w:lineRule="auto"/>
      </w:pPr>
      <w:r w:rsidRPr="00F34949">
        <w:rPr>
          <w:b/>
          <w:bCs/>
        </w:rPr>
        <w:t>Sys Notify CPF:</w:t>
      </w:r>
      <w:r>
        <w:t xml:space="preserve"> </w:t>
      </w:r>
      <w:r w:rsidR="00A90EE6">
        <w:t xml:space="preserve">The WI will move </w:t>
      </w:r>
      <w:r w:rsidR="0082243C">
        <w:t xml:space="preserve">to this system queue if user has taken decision as Reject, system will Notify CPF for the Reject Stage so that CPF can send communication to the customer for Rejection. </w:t>
      </w:r>
      <w:r w:rsidR="008C2869">
        <w:t xml:space="preserve">Post this the WI will be discarded. </w:t>
      </w:r>
    </w:p>
    <w:p w14:paraId="13E7B4FF" w14:textId="77777777" w:rsidR="0082243C" w:rsidRDefault="0082243C" w:rsidP="0082243C">
      <w:pPr>
        <w:spacing w:line="360" w:lineRule="auto"/>
      </w:pPr>
    </w:p>
    <w:p w14:paraId="0BEFA8D7" w14:textId="21E0D390" w:rsidR="0082243C" w:rsidRDefault="0082243C" w:rsidP="0082243C">
      <w:pPr>
        <w:spacing w:line="360" w:lineRule="auto"/>
      </w:pPr>
      <w:r>
        <w:t xml:space="preserve">The WI route will be as follows: </w:t>
      </w:r>
    </w:p>
    <w:tbl>
      <w:tblPr>
        <w:tblStyle w:val="TableGrid"/>
        <w:tblW w:w="0" w:type="auto"/>
        <w:tblLook w:val="04A0" w:firstRow="1" w:lastRow="0" w:firstColumn="1" w:lastColumn="0" w:noHBand="0" w:noVBand="1"/>
      </w:tblPr>
      <w:tblGrid>
        <w:gridCol w:w="3005"/>
        <w:gridCol w:w="3005"/>
        <w:gridCol w:w="3006"/>
      </w:tblGrid>
      <w:tr w:rsidR="0082243C" w14:paraId="2ACA9D06" w14:textId="77777777" w:rsidTr="0082243C">
        <w:tc>
          <w:tcPr>
            <w:tcW w:w="3005" w:type="dxa"/>
          </w:tcPr>
          <w:p w14:paraId="25D5030C" w14:textId="6759C95D" w:rsidR="0082243C" w:rsidRPr="008C2869" w:rsidRDefault="0082243C" w:rsidP="0082243C">
            <w:pPr>
              <w:spacing w:line="360" w:lineRule="auto"/>
              <w:rPr>
                <w:b/>
                <w:bCs/>
              </w:rPr>
            </w:pPr>
            <w:r w:rsidRPr="008C2869">
              <w:rPr>
                <w:b/>
                <w:bCs/>
              </w:rPr>
              <w:t>Decision</w:t>
            </w:r>
          </w:p>
        </w:tc>
        <w:tc>
          <w:tcPr>
            <w:tcW w:w="3005" w:type="dxa"/>
          </w:tcPr>
          <w:p w14:paraId="77E29DA7" w14:textId="10304802" w:rsidR="0082243C" w:rsidRPr="008C2869" w:rsidRDefault="0082243C" w:rsidP="0082243C">
            <w:pPr>
              <w:spacing w:line="360" w:lineRule="auto"/>
              <w:rPr>
                <w:b/>
                <w:bCs/>
              </w:rPr>
            </w:pPr>
            <w:r w:rsidRPr="008C2869">
              <w:rPr>
                <w:b/>
                <w:bCs/>
              </w:rPr>
              <w:t>Condition</w:t>
            </w:r>
          </w:p>
        </w:tc>
        <w:tc>
          <w:tcPr>
            <w:tcW w:w="3006" w:type="dxa"/>
          </w:tcPr>
          <w:p w14:paraId="4BC6F5A5" w14:textId="186D538F" w:rsidR="0082243C" w:rsidRPr="008C2869" w:rsidRDefault="0082243C" w:rsidP="0082243C">
            <w:pPr>
              <w:spacing w:line="360" w:lineRule="auto"/>
              <w:rPr>
                <w:b/>
                <w:bCs/>
              </w:rPr>
            </w:pPr>
            <w:r w:rsidRPr="008C2869">
              <w:rPr>
                <w:b/>
                <w:bCs/>
              </w:rPr>
              <w:t xml:space="preserve">WI moves to </w:t>
            </w:r>
          </w:p>
        </w:tc>
      </w:tr>
      <w:tr w:rsidR="0082243C" w14:paraId="27B0C892" w14:textId="77777777" w:rsidTr="0082243C">
        <w:tc>
          <w:tcPr>
            <w:tcW w:w="3005" w:type="dxa"/>
          </w:tcPr>
          <w:p w14:paraId="39F6C01A" w14:textId="7940DD86" w:rsidR="0082243C" w:rsidRDefault="008C2869" w:rsidP="0082243C">
            <w:pPr>
              <w:spacing w:line="360" w:lineRule="auto"/>
            </w:pPr>
            <w:r>
              <w:t>Submit to Checker</w:t>
            </w:r>
          </w:p>
        </w:tc>
        <w:tc>
          <w:tcPr>
            <w:tcW w:w="3005" w:type="dxa"/>
          </w:tcPr>
          <w:p w14:paraId="4A3485E1" w14:textId="77777777" w:rsidR="0082243C" w:rsidRDefault="0082243C" w:rsidP="0082243C">
            <w:pPr>
              <w:spacing w:line="360" w:lineRule="auto"/>
            </w:pPr>
          </w:p>
        </w:tc>
        <w:tc>
          <w:tcPr>
            <w:tcW w:w="3006" w:type="dxa"/>
          </w:tcPr>
          <w:p w14:paraId="5C00D9CF" w14:textId="203515E0" w:rsidR="0082243C" w:rsidRDefault="008C2869" w:rsidP="0082243C">
            <w:pPr>
              <w:spacing w:line="360" w:lineRule="auto"/>
            </w:pPr>
            <w:r>
              <w:t>PB Credit Checker</w:t>
            </w:r>
          </w:p>
        </w:tc>
      </w:tr>
      <w:tr w:rsidR="008C2869" w14:paraId="7424629A" w14:textId="77777777" w:rsidTr="0082243C">
        <w:tc>
          <w:tcPr>
            <w:tcW w:w="3005" w:type="dxa"/>
          </w:tcPr>
          <w:p w14:paraId="0B9ADD39" w14:textId="0E4945D0" w:rsidR="008C2869" w:rsidRDefault="008C2869" w:rsidP="0082243C">
            <w:pPr>
              <w:spacing w:line="360" w:lineRule="auto"/>
            </w:pPr>
            <w:r>
              <w:t>Return to Source</w:t>
            </w:r>
          </w:p>
        </w:tc>
        <w:tc>
          <w:tcPr>
            <w:tcW w:w="3005" w:type="dxa"/>
          </w:tcPr>
          <w:p w14:paraId="4F25895B" w14:textId="77777777" w:rsidR="008C2869" w:rsidRDefault="008C2869" w:rsidP="0082243C">
            <w:pPr>
              <w:spacing w:line="360" w:lineRule="auto"/>
            </w:pPr>
          </w:p>
        </w:tc>
        <w:tc>
          <w:tcPr>
            <w:tcW w:w="3006" w:type="dxa"/>
          </w:tcPr>
          <w:p w14:paraId="6E1343FE" w14:textId="5A97D3A0" w:rsidR="008C2869" w:rsidRDefault="002B2A95" w:rsidP="0082243C">
            <w:pPr>
              <w:spacing w:line="360" w:lineRule="auto"/>
            </w:pPr>
            <w:r>
              <w:t>Initiator Return</w:t>
            </w:r>
          </w:p>
        </w:tc>
      </w:tr>
      <w:tr w:rsidR="0082243C" w14:paraId="2E6DD3F8" w14:textId="77777777" w:rsidTr="0082243C">
        <w:tc>
          <w:tcPr>
            <w:tcW w:w="3005" w:type="dxa"/>
          </w:tcPr>
          <w:p w14:paraId="440B51DF" w14:textId="4E39E0A7" w:rsidR="0082243C" w:rsidRDefault="008C2869" w:rsidP="0082243C">
            <w:pPr>
              <w:spacing w:line="360" w:lineRule="auto"/>
            </w:pPr>
            <w:r>
              <w:t>Reject</w:t>
            </w:r>
          </w:p>
        </w:tc>
        <w:tc>
          <w:tcPr>
            <w:tcW w:w="3005" w:type="dxa"/>
          </w:tcPr>
          <w:p w14:paraId="0150A0C5" w14:textId="77777777" w:rsidR="0082243C" w:rsidRDefault="0082243C" w:rsidP="0082243C">
            <w:pPr>
              <w:spacing w:line="360" w:lineRule="auto"/>
            </w:pPr>
          </w:p>
        </w:tc>
        <w:tc>
          <w:tcPr>
            <w:tcW w:w="3006" w:type="dxa"/>
          </w:tcPr>
          <w:p w14:paraId="0D34675B" w14:textId="35943001" w:rsidR="0082243C" w:rsidRDefault="008C2869" w:rsidP="0082243C">
            <w:pPr>
              <w:spacing w:line="360" w:lineRule="auto"/>
            </w:pPr>
            <w:r>
              <w:t>Sys Notify CPF</w:t>
            </w:r>
          </w:p>
        </w:tc>
      </w:tr>
    </w:tbl>
    <w:p w14:paraId="7DB1E1C1" w14:textId="77777777" w:rsidR="00A2139F" w:rsidRDefault="00A2139F" w:rsidP="00A2139F">
      <w:pPr>
        <w:spacing w:line="360" w:lineRule="auto"/>
      </w:pPr>
    </w:p>
    <w:p w14:paraId="504C4261" w14:textId="243998AA" w:rsidR="00BD6746" w:rsidRPr="00BD6746" w:rsidRDefault="00853C92" w:rsidP="00BD6746">
      <w:pPr>
        <w:pStyle w:val="Heading3"/>
        <w:numPr>
          <w:ilvl w:val="2"/>
          <w:numId w:val="2"/>
        </w:numPr>
      </w:pPr>
      <w:bookmarkStart w:id="30" w:name="_Toc206760618"/>
      <w:r>
        <w:t>Access Details</w:t>
      </w:r>
      <w:bookmarkEnd w:id="30"/>
    </w:p>
    <w:p w14:paraId="14103E49" w14:textId="77777777" w:rsidR="00A2139F" w:rsidRDefault="00A2139F" w:rsidP="00A2139F">
      <w:pPr>
        <w:spacing w:line="360" w:lineRule="auto"/>
      </w:pPr>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8C2869" w:rsidRPr="009B444E" w14:paraId="362C51EF" w14:textId="77777777" w:rsidTr="003206E8">
        <w:tc>
          <w:tcPr>
            <w:tcW w:w="3681" w:type="dxa"/>
          </w:tcPr>
          <w:p w14:paraId="14B9B99B" w14:textId="77777777" w:rsidR="008C2869" w:rsidRPr="009B444E" w:rsidRDefault="008C2869" w:rsidP="003206E8">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34121E97" w14:textId="1A315A5B" w:rsidR="008C2869" w:rsidRPr="009B444E" w:rsidRDefault="008C2869" w:rsidP="003206E8">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 xml:space="preserve">users added to the PB Credit Maker group. </w:t>
            </w:r>
          </w:p>
        </w:tc>
      </w:tr>
      <w:tr w:rsidR="008C2869" w:rsidRPr="009B444E" w14:paraId="11927723" w14:textId="77777777" w:rsidTr="003206E8">
        <w:tc>
          <w:tcPr>
            <w:tcW w:w="3681" w:type="dxa"/>
          </w:tcPr>
          <w:p w14:paraId="5D5017D0" w14:textId="77777777" w:rsidR="008C2869" w:rsidRPr="009B444E" w:rsidRDefault="008C2869" w:rsidP="003206E8">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64AE662B" w14:textId="77777777" w:rsidR="008C2869" w:rsidRPr="009B444E" w:rsidRDefault="008C2869" w:rsidP="003206E8">
            <w:pPr>
              <w:pStyle w:val="ListParagraph"/>
              <w:spacing w:line="360" w:lineRule="auto"/>
              <w:ind w:left="0"/>
              <w:jc w:val="both"/>
              <w:rPr>
                <w:rFonts w:eastAsia="Calibri" w:cs="Arial"/>
                <w:szCs w:val="24"/>
              </w:rPr>
            </w:pPr>
            <w:r>
              <w:rPr>
                <w:rFonts w:eastAsia="Calibri" w:cs="Arial"/>
                <w:szCs w:val="24"/>
              </w:rPr>
              <w:t>NA</w:t>
            </w:r>
          </w:p>
        </w:tc>
      </w:tr>
      <w:tr w:rsidR="008C2869" w:rsidRPr="009B444E" w14:paraId="623B3B33" w14:textId="77777777" w:rsidTr="003206E8">
        <w:tc>
          <w:tcPr>
            <w:tcW w:w="3681" w:type="dxa"/>
          </w:tcPr>
          <w:p w14:paraId="3AF12254" w14:textId="77777777" w:rsidR="008C2869" w:rsidRPr="009B444E" w:rsidRDefault="008C2869" w:rsidP="003206E8">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4FBEB539" w14:textId="2BF08110" w:rsidR="008C2869" w:rsidRPr="009B444E" w:rsidRDefault="00A14565" w:rsidP="003206E8">
            <w:pPr>
              <w:pStyle w:val="ListParagraph"/>
              <w:spacing w:line="360" w:lineRule="auto"/>
              <w:ind w:left="0"/>
              <w:jc w:val="both"/>
              <w:rPr>
                <w:rFonts w:eastAsia="Calibri" w:cs="Arial"/>
                <w:szCs w:val="24"/>
              </w:rPr>
            </w:pPr>
            <w:r>
              <w:rPr>
                <w:rFonts w:eastAsia="Calibri" w:cs="Arial"/>
                <w:szCs w:val="24"/>
              </w:rPr>
              <w:t xml:space="preserve">Send Back to Maker WIs to be assigned to same user who actioned. </w:t>
            </w:r>
            <w:r w:rsidR="008C2869" w:rsidRPr="009B444E">
              <w:rPr>
                <w:rFonts w:eastAsia="Calibri" w:cs="Arial"/>
                <w:szCs w:val="24"/>
              </w:rPr>
              <w:t xml:space="preserve"> </w:t>
            </w:r>
          </w:p>
        </w:tc>
      </w:tr>
      <w:tr w:rsidR="008C2869" w:rsidRPr="009B444E" w14:paraId="3234E1EF" w14:textId="77777777" w:rsidTr="003206E8">
        <w:tc>
          <w:tcPr>
            <w:tcW w:w="3681" w:type="dxa"/>
          </w:tcPr>
          <w:p w14:paraId="155AF829" w14:textId="77777777" w:rsidR="008C2869" w:rsidRPr="009B444E" w:rsidRDefault="008C2869" w:rsidP="003206E8">
            <w:pPr>
              <w:pStyle w:val="ListParagraph"/>
              <w:spacing w:line="360" w:lineRule="auto"/>
              <w:ind w:left="0"/>
              <w:jc w:val="both"/>
              <w:rPr>
                <w:rFonts w:eastAsia="Calibri" w:cs="Arial"/>
                <w:szCs w:val="24"/>
              </w:rPr>
            </w:pPr>
            <w:r w:rsidRPr="009B444E">
              <w:rPr>
                <w:rFonts w:eastAsia="Calibri" w:cs="Arial"/>
                <w:szCs w:val="24"/>
              </w:rPr>
              <w:lastRenderedPageBreak/>
              <w:t>Default Sorting (work-item listing)</w:t>
            </w:r>
          </w:p>
        </w:tc>
        <w:tc>
          <w:tcPr>
            <w:tcW w:w="4626" w:type="dxa"/>
          </w:tcPr>
          <w:p w14:paraId="5DEEEE32" w14:textId="77777777" w:rsidR="008C2869" w:rsidRPr="009B444E" w:rsidRDefault="008C2869" w:rsidP="003206E8">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8C2869" w:rsidRPr="009B444E" w14:paraId="56445F8E" w14:textId="77777777" w:rsidTr="003206E8">
        <w:tc>
          <w:tcPr>
            <w:tcW w:w="3681" w:type="dxa"/>
          </w:tcPr>
          <w:p w14:paraId="31CC6BA3" w14:textId="77777777" w:rsidR="008C2869" w:rsidRPr="009B444E" w:rsidRDefault="008C2869" w:rsidP="003206E8">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0A4A0F94" w14:textId="77777777" w:rsidR="008C2869" w:rsidRPr="009B444E" w:rsidRDefault="008C2869" w:rsidP="003206E8">
            <w:pPr>
              <w:pStyle w:val="ListParagraph"/>
              <w:spacing w:line="360" w:lineRule="auto"/>
              <w:ind w:left="0"/>
              <w:jc w:val="both"/>
              <w:rPr>
                <w:rFonts w:eastAsia="Calibri" w:cs="Arial"/>
                <w:szCs w:val="24"/>
              </w:rPr>
            </w:pPr>
            <w:r w:rsidRPr="009B444E">
              <w:rPr>
                <w:rFonts w:eastAsia="Calibri" w:cs="Arial"/>
                <w:szCs w:val="24"/>
              </w:rPr>
              <w:t>None</w:t>
            </w:r>
          </w:p>
        </w:tc>
      </w:tr>
    </w:tbl>
    <w:p w14:paraId="5AAF5E19" w14:textId="77777777" w:rsidR="008C2869" w:rsidRDefault="008C2869" w:rsidP="00A2139F">
      <w:pPr>
        <w:spacing w:line="360" w:lineRule="auto"/>
      </w:pPr>
    </w:p>
    <w:p w14:paraId="026FA881" w14:textId="77777777" w:rsidR="00A2139F" w:rsidRPr="00962C2D" w:rsidRDefault="00A2139F" w:rsidP="00A2139F">
      <w:pPr>
        <w:spacing w:line="360" w:lineRule="auto"/>
      </w:pPr>
    </w:p>
    <w:p w14:paraId="6EEB076F" w14:textId="77777777" w:rsidR="000A598F" w:rsidRPr="000A598F" w:rsidRDefault="000A598F" w:rsidP="000A598F"/>
    <w:p w14:paraId="6179BD31" w14:textId="0BD200F0" w:rsidR="007B117F" w:rsidRDefault="007B117F" w:rsidP="00443E68">
      <w:pPr>
        <w:pStyle w:val="Heading2"/>
        <w:numPr>
          <w:ilvl w:val="1"/>
          <w:numId w:val="2"/>
        </w:numPr>
      </w:pPr>
      <w:bookmarkStart w:id="31" w:name="_Toc206760619"/>
      <w:r>
        <w:t>PB Credit Checker</w:t>
      </w:r>
      <w:bookmarkEnd w:id="31"/>
      <w:r>
        <w:t xml:space="preserve"> </w:t>
      </w:r>
    </w:p>
    <w:p w14:paraId="60A710A1" w14:textId="07EECCC1" w:rsidR="00D52DEC" w:rsidRDefault="00D52DEC" w:rsidP="00BD6746">
      <w:pPr>
        <w:pStyle w:val="Heading3"/>
        <w:numPr>
          <w:ilvl w:val="2"/>
          <w:numId w:val="2"/>
        </w:numPr>
      </w:pPr>
      <w:bookmarkStart w:id="32" w:name="_Toc206760620"/>
      <w:r>
        <w:t>Description</w:t>
      </w:r>
      <w:bookmarkEnd w:id="32"/>
      <w:r>
        <w:t xml:space="preserve"> </w:t>
      </w:r>
    </w:p>
    <w:p w14:paraId="34F7CC6F" w14:textId="77777777" w:rsidR="00D52DEC" w:rsidRDefault="00D52DEC" w:rsidP="00D52DEC"/>
    <w:p w14:paraId="1195D259" w14:textId="6AD371DB" w:rsidR="00D52DEC" w:rsidRDefault="00D52DEC" w:rsidP="00802EF3">
      <w:pPr>
        <w:pStyle w:val="ListParagraph"/>
        <w:numPr>
          <w:ilvl w:val="0"/>
          <w:numId w:val="5"/>
        </w:numPr>
        <w:spacing w:line="360" w:lineRule="auto"/>
      </w:pPr>
      <w:r>
        <w:t xml:space="preserve">This will be a user queue. i.e., the users will have access to this queue. </w:t>
      </w:r>
    </w:p>
    <w:p w14:paraId="58E5DC66" w14:textId="065AB693" w:rsidR="00D61AA2" w:rsidRDefault="00D52DEC" w:rsidP="00802EF3">
      <w:pPr>
        <w:pStyle w:val="ListParagraph"/>
        <w:numPr>
          <w:ilvl w:val="0"/>
          <w:numId w:val="5"/>
        </w:numPr>
        <w:spacing w:line="360" w:lineRule="auto"/>
      </w:pPr>
      <w:r>
        <w:t xml:space="preserve">The WI will always be routed to this queue </w:t>
      </w:r>
      <w:r w:rsidR="00D61AA2">
        <w:t>as per the below conditions:</w:t>
      </w:r>
    </w:p>
    <w:p w14:paraId="0E127586" w14:textId="21D5BD2C" w:rsidR="00D52DEC" w:rsidRDefault="000F28F3" w:rsidP="003E3F52">
      <w:pPr>
        <w:pStyle w:val="ListParagraph"/>
        <w:numPr>
          <w:ilvl w:val="0"/>
          <w:numId w:val="58"/>
        </w:numPr>
        <w:spacing w:line="360" w:lineRule="auto"/>
      </w:pPr>
      <w:r>
        <w:t xml:space="preserve">The WI will route </w:t>
      </w:r>
      <w:r w:rsidR="00AB3D35">
        <w:t xml:space="preserve">to this queue </w:t>
      </w:r>
      <w:r w:rsidR="003F0730">
        <w:t xml:space="preserve">from PB Credit Maker if the decision taken by the user is </w:t>
      </w:r>
      <w:r w:rsidR="00EC0B5B">
        <w:t>‘</w:t>
      </w:r>
      <w:r w:rsidR="00EC0B5B" w:rsidRPr="008D714F">
        <w:rPr>
          <w:b/>
          <w:bCs/>
        </w:rPr>
        <w:t>Submit to Checker’</w:t>
      </w:r>
      <w:r w:rsidR="00EC0B5B">
        <w:t xml:space="preserve">. </w:t>
      </w:r>
    </w:p>
    <w:p w14:paraId="1FA47BFE" w14:textId="2FCDFCD2" w:rsidR="00D52DEC" w:rsidRDefault="0056505C" w:rsidP="00802EF3">
      <w:pPr>
        <w:pStyle w:val="ListParagraph"/>
        <w:numPr>
          <w:ilvl w:val="0"/>
          <w:numId w:val="5"/>
        </w:numPr>
        <w:spacing w:line="360" w:lineRule="auto"/>
      </w:pPr>
      <w:r>
        <w:t>T</w:t>
      </w:r>
      <w:r w:rsidR="00D35DD8">
        <w:t xml:space="preserve">he user will open the WI and review it. </w:t>
      </w:r>
    </w:p>
    <w:p w14:paraId="2D359423" w14:textId="3A03367C" w:rsidR="00D35DD8" w:rsidRDefault="00D35DD8" w:rsidP="00802EF3">
      <w:pPr>
        <w:pStyle w:val="ListParagraph"/>
        <w:numPr>
          <w:ilvl w:val="0"/>
          <w:numId w:val="5"/>
        </w:numPr>
        <w:spacing w:line="360" w:lineRule="auto"/>
      </w:pPr>
      <w:r>
        <w:t xml:space="preserve">The user can attach </w:t>
      </w:r>
      <w:r w:rsidR="00286184">
        <w:t xml:space="preserve">required documents to the WI. </w:t>
      </w:r>
    </w:p>
    <w:p w14:paraId="5DF085C3" w14:textId="16B8E977" w:rsidR="00286184" w:rsidRDefault="00286184" w:rsidP="00802EF3">
      <w:pPr>
        <w:pStyle w:val="ListParagraph"/>
        <w:numPr>
          <w:ilvl w:val="0"/>
          <w:numId w:val="5"/>
        </w:numPr>
        <w:spacing w:line="360" w:lineRule="auto"/>
      </w:pPr>
      <w:r>
        <w:t>The user will be having following decisions:</w:t>
      </w:r>
    </w:p>
    <w:p w14:paraId="2F7DEC1C" w14:textId="6FB6F1C7" w:rsidR="00286184" w:rsidRDefault="00286184" w:rsidP="00802EF3">
      <w:pPr>
        <w:pStyle w:val="ListParagraph"/>
        <w:numPr>
          <w:ilvl w:val="0"/>
          <w:numId w:val="12"/>
        </w:numPr>
        <w:spacing w:line="360" w:lineRule="auto"/>
      </w:pPr>
      <w:r w:rsidRPr="00F34949">
        <w:rPr>
          <w:b/>
          <w:bCs/>
        </w:rPr>
        <w:t>Approv</w:t>
      </w:r>
      <w:r w:rsidR="00E32C29">
        <w:rPr>
          <w:b/>
          <w:bCs/>
        </w:rPr>
        <w:t>e</w:t>
      </w:r>
      <w:r w:rsidRPr="00F34949">
        <w:rPr>
          <w:b/>
          <w:bCs/>
        </w:rPr>
        <w:t>:</w:t>
      </w:r>
      <w:r w:rsidR="00D23BAC">
        <w:t xml:space="preserve"> The user will take this decision </w:t>
      </w:r>
      <w:r w:rsidR="005C4CA9">
        <w:t xml:space="preserve">if he wants to Approve the case. </w:t>
      </w:r>
    </w:p>
    <w:p w14:paraId="1B70BC6C" w14:textId="43250B6E" w:rsidR="00286184" w:rsidRDefault="00B05E97" w:rsidP="00802EF3">
      <w:pPr>
        <w:pStyle w:val="ListParagraph"/>
        <w:numPr>
          <w:ilvl w:val="0"/>
          <w:numId w:val="12"/>
        </w:numPr>
        <w:spacing w:line="360" w:lineRule="auto"/>
      </w:pPr>
      <w:r>
        <w:rPr>
          <w:b/>
          <w:bCs/>
        </w:rPr>
        <w:t>Approve Subject to Clearance</w:t>
      </w:r>
      <w:r w:rsidR="00286184" w:rsidRPr="00F34949">
        <w:rPr>
          <w:b/>
          <w:bCs/>
        </w:rPr>
        <w:t>:</w:t>
      </w:r>
      <w:r w:rsidR="00C85CD5">
        <w:t xml:space="preserve"> The user will take this decision if </w:t>
      </w:r>
      <w:r>
        <w:t xml:space="preserve">the case is approved subject to any internal pending. </w:t>
      </w:r>
    </w:p>
    <w:p w14:paraId="4A7B13F4" w14:textId="287863BB" w:rsidR="00D23BAC" w:rsidRDefault="00D23BAC" w:rsidP="00802EF3">
      <w:pPr>
        <w:pStyle w:val="ListParagraph"/>
        <w:numPr>
          <w:ilvl w:val="0"/>
          <w:numId w:val="12"/>
        </w:numPr>
        <w:spacing w:line="360" w:lineRule="auto"/>
      </w:pPr>
      <w:r w:rsidRPr="009E3047">
        <w:rPr>
          <w:b/>
          <w:bCs/>
        </w:rPr>
        <w:t>Send Back to Maker:</w:t>
      </w:r>
      <w:r w:rsidR="00975798">
        <w:t xml:space="preserve"> The user will take this decision if he wants to send back t</w:t>
      </w:r>
      <w:r w:rsidR="00B05E97">
        <w:t>he</w:t>
      </w:r>
      <w:r w:rsidR="00975798">
        <w:t xml:space="preserve"> WI to PB Credit Maker for some amendments. </w:t>
      </w:r>
    </w:p>
    <w:p w14:paraId="1B938013" w14:textId="5A194CE0" w:rsidR="00D23BAC" w:rsidRDefault="00D23BAC" w:rsidP="00802EF3">
      <w:pPr>
        <w:pStyle w:val="ListParagraph"/>
        <w:numPr>
          <w:ilvl w:val="0"/>
          <w:numId w:val="12"/>
        </w:numPr>
        <w:spacing w:line="360" w:lineRule="auto"/>
      </w:pPr>
      <w:r w:rsidRPr="00D2062C">
        <w:rPr>
          <w:b/>
          <w:bCs/>
        </w:rPr>
        <w:t>Return to Source:</w:t>
      </w:r>
      <w:r>
        <w:t xml:space="preserve"> </w:t>
      </w:r>
      <w:r w:rsidR="00BD6746">
        <w:t>The user will take this decision if he wants to send back the WI to the Introduction stage for some amendments.</w:t>
      </w:r>
    </w:p>
    <w:p w14:paraId="0D973A36" w14:textId="68B8CC08" w:rsidR="00D23BAC" w:rsidRDefault="00D23BAC" w:rsidP="00802EF3">
      <w:pPr>
        <w:pStyle w:val="ListParagraph"/>
        <w:numPr>
          <w:ilvl w:val="0"/>
          <w:numId w:val="12"/>
        </w:numPr>
        <w:spacing w:line="360" w:lineRule="auto"/>
      </w:pPr>
      <w:r w:rsidRPr="00D2062C">
        <w:rPr>
          <w:b/>
          <w:bCs/>
        </w:rPr>
        <w:t xml:space="preserve">Reject: </w:t>
      </w:r>
      <w:r w:rsidR="00BD6746">
        <w:t xml:space="preserve">The user will take this decision if he wants to Reject the WI. In this case, user will be filling Reject Reasons from options below: </w:t>
      </w:r>
    </w:p>
    <w:p w14:paraId="645B5255" w14:textId="77777777" w:rsidR="00BD6746" w:rsidRDefault="00BD6746" w:rsidP="00802EF3">
      <w:pPr>
        <w:pStyle w:val="ListParagraph"/>
        <w:numPr>
          <w:ilvl w:val="2"/>
          <w:numId w:val="12"/>
        </w:numPr>
        <w:spacing w:line="360" w:lineRule="auto"/>
      </w:pPr>
      <w:r>
        <w:t>Due to Internal Policy/Credibility</w:t>
      </w:r>
    </w:p>
    <w:p w14:paraId="63215DA4" w14:textId="1E7269B6" w:rsidR="00BD6746" w:rsidRDefault="00BD6746" w:rsidP="00802EF3">
      <w:pPr>
        <w:pStyle w:val="ListParagraph"/>
        <w:numPr>
          <w:ilvl w:val="2"/>
          <w:numId w:val="12"/>
        </w:numPr>
        <w:spacing w:line="360" w:lineRule="auto"/>
      </w:pPr>
      <w:r>
        <w:t>As per Customer’s Request</w:t>
      </w:r>
    </w:p>
    <w:p w14:paraId="43498CA6" w14:textId="6954E0E9" w:rsidR="006D0BF1" w:rsidRDefault="006D0BF1" w:rsidP="00802EF3">
      <w:pPr>
        <w:pStyle w:val="ListParagraph"/>
        <w:numPr>
          <w:ilvl w:val="0"/>
          <w:numId w:val="12"/>
        </w:numPr>
        <w:spacing w:line="360" w:lineRule="auto"/>
      </w:pPr>
      <w:r w:rsidRPr="00D2062C">
        <w:rPr>
          <w:b/>
          <w:bCs/>
        </w:rPr>
        <w:t>Send to Cons Doc Check Team:</w:t>
      </w:r>
      <w:r w:rsidR="000702D4">
        <w:t xml:space="preserve"> This decision will be available only if the WI was sent back from Cons Doc Check team to the PB Credit Maker and then Maker has submitted it to Checker. The user will take this decision if he wants to send the WI back to Cons Doc Check queue. </w:t>
      </w:r>
    </w:p>
    <w:p w14:paraId="5706B23C" w14:textId="679DF4AC" w:rsidR="006D0BF1" w:rsidRDefault="006D0BF1" w:rsidP="00802EF3">
      <w:pPr>
        <w:pStyle w:val="ListParagraph"/>
        <w:numPr>
          <w:ilvl w:val="0"/>
          <w:numId w:val="12"/>
        </w:numPr>
        <w:spacing w:line="360" w:lineRule="auto"/>
      </w:pPr>
      <w:r w:rsidRPr="00D2062C">
        <w:rPr>
          <w:b/>
          <w:bCs/>
        </w:rPr>
        <w:lastRenderedPageBreak/>
        <w:t>Send to Awaiting Original Validation Team:</w:t>
      </w:r>
      <w:r>
        <w:t xml:space="preserve"> </w:t>
      </w:r>
      <w:r w:rsidR="000702D4">
        <w:t>This decision will be available only if the WI was sent back from Cons Doc Check team to the PB Credit Maker and then Maker has submitted it to Checker. The user will take this decision if he wants to send the WI to Awaiting Original Validation queue.</w:t>
      </w:r>
    </w:p>
    <w:p w14:paraId="4F044132" w14:textId="77777777" w:rsidR="00BD6746" w:rsidRDefault="00BD6746" w:rsidP="00BD6746">
      <w:pPr>
        <w:spacing w:line="360" w:lineRule="auto"/>
      </w:pPr>
    </w:p>
    <w:p w14:paraId="7B675FC0" w14:textId="4F9F9B01" w:rsidR="00BD6746" w:rsidRDefault="00BD3AE9" w:rsidP="00802EF3">
      <w:pPr>
        <w:pStyle w:val="ListParagraph"/>
        <w:numPr>
          <w:ilvl w:val="0"/>
          <w:numId w:val="5"/>
        </w:numPr>
        <w:spacing w:line="360" w:lineRule="auto"/>
      </w:pPr>
      <w:r>
        <w:t>The WI will move to the following queues as per the conditions below</w:t>
      </w:r>
      <w:r w:rsidR="00BD6746">
        <w:t xml:space="preserve">: </w:t>
      </w:r>
    </w:p>
    <w:p w14:paraId="40C66EAA" w14:textId="70E8C33C" w:rsidR="00BD6746" w:rsidRDefault="002B5CF0" w:rsidP="00802EF3">
      <w:pPr>
        <w:pStyle w:val="ListParagraph"/>
        <w:numPr>
          <w:ilvl w:val="0"/>
          <w:numId w:val="13"/>
        </w:numPr>
        <w:spacing w:line="360" w:lineRule="auto"/>
      </w:pPr>
      <w:r w:rsidRPr="002C15E7">
        <w:rPr>
          <w:b/>
          <w:bCs/>
        </w:rPr>
        <w:t>Sys Notify CPF:</w:t>
      </w:r>
      <w:r>
        <w:t xml:space="preserve"> </w:t>
      </w:r>
      <w:r w:rsidR="00A87F86">
        <w:t>WI will move to Sys Notify CPF to Notify CPF for the customer communication stage if the user has taken either for these decisions:</w:t>
      </w:r>
    </w:p>
    <w:p w14:paraId="3941DE95" w14:textId="3DF8A687" w:rsidR="00A87F86" w:rsidRDefault="00A87F86" w:rsidP="00802EF3">
      <w:pPr>
        <w:pStyle w:val="ListParagraph"/>
        <w:numPr>
          <w:ilvl w:val="2"/>
          <w:numId w:val="13"/>
        </w:numPr>
        <w:spacing w:line="360" w:lineRule="auto"/>
      </w:pPr>
      <w:r>
        <w:t>Reject</w:t>
      </w:r>
    </w:p>
    <w:p w14:paraId="088E341C" w14:textId="1E70DF8C" w:rsidR="002B5CF0" w:rsidRDefault="002B5CF0" w:rsidP="00802EF3">
      <w:pPr>
        <w:pStyle w:val="ListParagraph"/>
        <w:numPr>
          <w:ilvl w:val="0"/>
          <w:numId w:val="13"/>
        </w:numPr>
        <w:spacing w:line="360" w:lineRule="auto"/>
      </w:pPr>
      <w:r w:rsidRPr="002C15E7">
        <w:rPr>
          <w:b/>
          <w:bCs/>
        </w:rPr>
        <w:t>PB Credit Maker:</w:t>
      </w:r>
      <w:r>
        <w:t xml:space="preserve"> </w:t>
      </w:r>
      <w:r w:rsidR="00A87F86">
        <w:t>WI will move to PB Credit Maker if user has taken decision as</w:t>
      </w:r>
      <w:r w:rsidR="0093209E">
        <w:t xml:space="preserve"> ‘Send Back to Maker’. </w:t>
      </w:r>
    </w:p>
    <w:p w14:paraId="3F9123B1" w14:textId="15F5565F" w:rsidR="002B5CF0" w:rsidRDefault="002B2A95" w:rsidP="00802EF3">
      <w:pPr>
        <w:pStyle w:val="ListParagraph"/>
        <w:numPr>
          <w:ilvl w:val="0"/>
          <w:numId w:val="13"/>
        </w:numPr>
        <w:spacing w:line="360" w:lineRule="auto"/>
      </w:pPr>
      <w:r w:rsidRPr="002C15E7">
        <w:rPr>
          <w:b/>
          <w:bCs/>
        </w:rPr>
        <w:t>Initiator Return</w:t>
      </w:r>
      <w:r w:rsidR="002B5CF0" w:rsidRPr="002C15E7">
        <w:rPr>
          <w:b/>
          <w:bCs/>
        </w:rPr>
        <w:t>:</w:t>
      </w:r>
      <w:r w:rsidR="002B5CF0">
        <w:t xml:space="preserve"> </w:t>
      </w:r>
      <w:r w:rsidR="0093209E">
        <w:t xml:space="preserve">WI will move to </w:t>
      </w:r>
      <w:r>
        <w:t>Initiator Return</w:t>
      </w:r>
      <w:r w:rsidR="0093209E">
        <w:t xml:space="preserve"> if </w:t>
      </w:r>
      <w:r w:rsidR="00E94669">
        <w:t>the user</w:t>
      </w:r>
      <w:r w:rsidR="0093209E">
        <w:t xml:space="preserve"> has taken decision as ‘Return to Source’. </w:t>
      </w:r>
    </w:p>
    <w:p w14:paraId="44543E83" w14:textId="6952D150" w:rsidR="00182389" w:rsidRDefault="00182389" w:rsidP="00802EF3">
      <w:pPr>
        <w:pStyle w:val="ListParagraph"/>
        <w:numPr>
          <w:ilvl w:val="0"/>
          <w:numId w:val="13"/>
        </w:numPr>
        <w:spacing w:line="360" w:lineRule="auto"/>
      </w:pPr>
      <w:r>
        <w:rPr>
          <w:b/>
          <w:bCs/>
        </w:rPr>
        <w:t>Pending Clearance:</w:t>
      </w:r>
      <w:r>
        <w:t xml:space="preserve"> The WI will move to this queue if the decision taken by the user is ‘Approved Subject to Clearance’. </w:t>
      </w:r>
    </w:p>
    <w:p w14:paraId="411EF8A8" w14:textId="2F9072A5" w:rsidR="002B5CF0" w:rsidRDefault="002B5CF0" w:rsidP="00802EF3">
      <w:pPr>
        <w:pStyle w:val="ListParagraph"/>
        <w:numPr>
          <w:ilvl w:val="0"/>
          <w:numId w:val="13"/>
        </w:numPr>
        <w:spacing w:line="360" w:lineRule="auto"/>
      </w:pPr>
      <w:r w:rsidRPr="002C15E7">
        <w:rPr>
          <w:b/>
          <w:bCs/>
        </w:rPr>
        <w:t>Distribute:</w:t>
      </w:r>
      <w:r>
        <w:t xml:space="preserve"> </w:t>
      </w:r>
      <w:r w:rsidR="0093209E">
        <w:t xml:space="preserve">WI will move to Distribute queue if user has ‘Approved’ the case.  From Distribute the WI will be parallelly moving between Approval CPF Integrations to Generate Offer Letter / Suitability &amp; Assessments </w:t>
      </w:r>
      <w:r w:rsidR="00E94669">
        <w:t>documents</w:t>
      </w:r>
      <w:r w:rsidR="0093209E">
        <w:t xml:space="preserve"> while asking customer for consent and to the Awaiting Original</w:t>
      </w:r>
      <w:r w:rsidR="00E94669">
        <w:t xml:space="preserve">s / CROPs for further actions. </w:t>
      </w:r>
    </w:p>
    <w:p w14:paraId="39B082D0" w14:textId="63F43403" w:rsidR="000702D4" w:rsidRDefault="000702D4" w:rsidP="00802EF3">
      <w:pPr>
        <w:pStyle w:val="ListParagraph"/>
        <w:numPr>
          <w:ilvl w:val="0"/>
          <w:numId w:val="13"/>
        </w:numPr>
        <w:spacing w:line="360" w:lineRule="auto"/>
      </w:pPr>
      <w:r w:rsidRPr="002C15E7">
        <w:rPr>
          <w:b/>
          <w:bCs/>
        </w:rPr>
        <w:t>Cons Doc Check:</w:t>
      </w:r>
      <w:r>
        <w:t xml:space="preserve"> The WI will move to this queue if decision taken was Send to Cons Doc Check Team. </w:t>
      </w:r>
    </w:p>
    <w:p w14:paraId="7E4D7400" w14:textId="525AF525" w:rsidR="000702D4" w:rsidRDefault="000702D4" w:rsidP="00802EF3">
      <w:pPr>
        <w:pStyle w:val="ListParagraph"/>
        <w:numPr>
          <w:ilvl w:val="0"/>
          <w:numId w:val="13"/>
        </w:numPr>
        <w:spacing w:line="360" w:lineRule="auto"/>
      </w:pPr>
      <w:r w:rsidRPr="00177286">
        <w:rPr>
          <w:b/>
          <w:bCs/>
        </w:rPr>
        <w:t>Awaiting Original Validation:</w:t>
      </w:r>
      <w:r>
        <w:t xml:space="preserve"> </w:t>
      </w:r>
      <w:r w:rsidR="00E44AE5">
        <w:t xml:space="preserve">The WI will move to this queue if </w:t>
      </w:r>
      <w:r w:rsidR="00177286">
        <w:t>the decision</w:t>
      </w:r>
      <w:r w:rsidR="00E44AE5">
        <w:t xml:space="preserve"> taken was Send to Awaiting Original Validation Team.</w:t>
      </w:r>
    </w:p>
    <w:p w14:paraId="0F1E4D5A" w14:textId="401F0AEE" w:rsidR="00220D0E" w:rsidRDefault="00E94669" w:rsidP="00802EF3">
      <w:pPr>
        <w:pStyle w:val="ListParagraph"/>
        <w:numPr>
          <w:ilvl w:val="0"/>
          <w:numId w:val="5"/>
        </w:numPr>
        <w:spacing w:line="360" w:lineRule="auto"/>
      </w:pPr>
      <w:r>
        <w:t xml:space="preserve">On taking decision as ‘Approve’, </w:t>
      </w:r>
      <w:r w:rsidR="009D2F3A">
        <w:t>the system</w:t>
      </w:r>
      <w:r>
        <w:t xml:space="preserve"> will validate if the</w:t>
      </w:r>
      <w:r w:rsidR="00194465">
        <w:t xml:space="preserve"> below</w:t>
      </w:r>
      <w:r>
        <w:t xml:space="preserve"> mandatory documents </w:t>
      </w:r>
      <w:r w:rsidR="00220D0E">
        <w:t xml:space="preserve">required pre-approval are uploaded in the WI or not. </w:t>
      </w:r>
    </w:p>
    <w:p w14:paraId="654849B7" w14:textId="7766CEEC" w:rsidR="00194465" w:rsidRDefault="003F3922" w:rsidP="003E3F52">
      <w:pPr>
        <w:pStyle w:val="ListParagraph"/>
        <w:numPr>
          <w:ilvl w:val="0"/>
          <w:numId w:val="66"/>
        </w:numPr>
        <w:spacing w:line="360" w:lineRule="auto"/>
      </w:pPr>
      <w:r>
        <w:t xml:space="preserve">Credit Approval Memo </w:t>
      </w:r>
    </w:p>
    <w:p w14:paraId="7E1CB56F" w14:textId="3A0B948E" w:rsidR="003F3922" w:rsidRDefault="003F3922" w:rsidP="003E3F52">
      <w:pPr>
        <w:pStyle w:val="ListParagraph"/>
        <w:numPr>
          <w:ilvl w:val="0"/>
          <w:numId w:val="66"/>
        </w:numPr>
        <w:spacing w:line="360" w:lineRule="auto"/>
      </w:pPr>
      <w:r>
        <w:t>Systems Checklist</w:t>
      </w:r>
    </w:p>
    <w:p w14:paraId="1118228C" w14:textId="63040967" w:rsidR="003F3922" w:rsidRDefault="003F3922" w:rsidP="003E3F52">
      <w:pPr>
        <w:pStyle w:val="ListParagraph"/>
        <w:numPr>
          <w:ilvl w:val="0"/>
          <w:numId w:val="66"/>
        </w:numPr>
        <w:spacing w:line="360" w:lineRule="auto"/>
      </w:pPr>
      <w:r>
        <w:t>AECB Calculator</w:t>
      </w:r>
    </w:p>
    <w:p w14:paraId="1892D9AD" w14:textId="7E742AA4" w:rsidR="003F3922" w:rsidRDefault="00694BB5" w:rsidP="003E3F52">
      <w:pPr>
        <w:pStyle w:val="ListParagraph"/>
        <w:numPr>
          <w:ilvl w:val="0"/>
          <w:numId w:val="66"/>
        </w:numPr>
        <w:spacing w:line="360" w:lineRule="auto"/>
      </w:pPr>
      <w:r>
        <w:t>Bank Statement FTS Extracted Personal Excel</w:t>
      </w:r>
    </w:p>
    <w:p w14:paraId="6C505D31" w14:textId="60ED795E" w:rsidR="00694BB5" w:rsidRDefault="00694BB5" w:rsidP="003E3F52">
      <w:pPr>
        <w:pStyle w:val="ListParagraph"/>
        <w:numPr>
          <w:ilvl w:val="0"/>
          <w:numId w:val="66"/>
        </w:numPr>
        <w:spacing w:line="360" w:lineRule="auto"/>
      </w:pPr>
      <w:r>
        <w:lastRenderedPageBreak/>
        <w:t xml:space="preserve">Indicative Payment Schedule </w:t>
      </w:r>
    </w:p>
    <w:p w14:paraId="2BA55CE3" w14:textId="03204040" w:rsidR="00694BB5" w:rsidRDefault="00694BB5" w:rsidP="003E3F52">
      <w:pPr>
        <w:pStyle w:val="ListParagraph"/>
        <w:numPr>
          <w:ilvl w:val="0"/>
          <w:numId w:val="66"/>
        </w:numPr>
        <w:spacing w:line="360" w:lineRule="auto"/>
      </w:pPr>
      <w:r>
        <w:t xml:space="preserve">NER Checks </w:t>
      </w:r>
    </w:p>
    <w:p w14:paraId="60D6A59D" w14:textId="75D085E4" w:rsidR="00E94669" w:rsidRDefault="00220D0E" w:rsidP="00802EF3">
      <w:pPr>
        <w:pStyle w:val="ListParagraph"/>
        <w:numPr>
          <w:ilvl w:val="0"/>
          <w:numId w:val="14"/>
        </w:numPr>
        <w:spacing w:line="360" w:lineRule="auto"/>
      </w:pPr>
      <w:r>
        <w:t xml:space="preserve">If yes, system will allow the user to Approve the WI. </w:t>
      </w:r>
    </w:p>
    <w:p w14:paraId="2887BBB9" w14:textId="473B3195" w:rsidR="00220D0E" w:rsidRDefault="00220D0E" w:rsidP="00802EF3">
      <w:pPr>
        <w:pStyle w:val="ListParagraph"/>
        <w:numPr>
          <w:ilvl w:val="0"/>
          <w:numId w:val="14"/>
        </w:numPr>
        <w:spacing w:line="360" w:lineRule="auto"/>
      </w:pPr>
      <w:r>
        <w:t xml:space="preserve">If not, </w:t>
      </w:r>
      <w:r w:rsidR="00B03FA1">
        <w:t>the system</w:t>
      </w:r>
      <w:r>
        <w:t xml:space="preserve"> will restrict the user </w:t>
      </w:r>
      <w:r w:rsidR="00AF3531">
        <w:t>from proceeding</w:t>
      </w:r>
      <w:r w:rsidR="00F1521F">
        <w:t xml:space="preserve"> with an alert as ‘</w:t>
      </w:r>
      <w:r w:rsidR="00B03FA1">
        <w:t xml:space="preserve">&lt;Document Type&gt; is </w:t>
      </w:r>
      <w:r w:rsidR="00AF3531">
        <w:t>mandatory</w:t>
      </w:r>
      <w:r w:rsidR="00B03FA1">
        <w:t xml:space="preserve">. Kindly upload’. </w:t>
      </w:r>
    </w:p>
    <w:p w14:paraId="1453C90F" w14:textId="77777777" w:rsidR="00E94669" w:rsidRDefault="00E94669" w:rsidP="00E94669">
      <w:pPr>
        <w:spacing w:line="360" w:lineRule="auto"/>
      </w:pPr>
    </w:p>
    <w:p w14:paraId="0DDF5B50" w14:textId="1F34D899" w:rsidR="00E94669" w:rsidRDefault="00E94669" w:rsidP="00E94669">
      <w:pPr>
        <w:spacing w:line="360" w:lineRule="auto"/>
      </w:pPr>
      <w:r>
        <w:t xml:space="preserve">The WI will route as follows: </w:t>
      </w:r>
    </w:p>
    <w:tbl>
      <w:tblPr>
        <w:tblStyle w:val="TableGrid"/>
        <w:tblW w:w="0" w:type="auto"/>
        <w:tblLook w:val="04A0" w:firstRow="1" w:lastRow="0" w:firstColumn="1" w:lastColumn="0" w:noHBand="0" w:noVBand="1"/>
      </w:tblPr>
      <w:tblGrid>
        <w:gridCol w:w="3005"/>
        <w:gridCol w:w="3005"/>
        <w:gridCol w:w="3006"/>
      </w:tblGrid>
      <w:tr w:rsidR="00E94669" w14:paraId="5DA33F17" w14:textId="77777777" w:rsidTr="00E94669">
        <w:tc>
          <w:tcPr>
            <w:tcW w:w="3005" w:type="dxa"/>
          </w:tcPr>
          <w:p w14:paraId="7E8EF19F" w14:textId="72BF8FE1" w:rsidR="00E94669" w:rsidRPr="00D17DE7" w:rsidRDefault="00E94669" w:rsidP="00E94669">
            <w:pPr>
              <w:spacing w:line="360" w:lineRule="auto"/>
              <w:rPr>
                <w:b/>
                <w:bCs/>
              </w:rPr>
            </w:pPr>
            <w:r w:rsidRPr="00D17DE7">
              <w:rPr>
                <w:b/>
                <w:bCs/>
              </w:rPr>
              <w:t>Decision</w:t>
            </w:r>
          </w:p>
        </w:tc>
        <w:tc>
          <w:tcPr>
            <w:tcW w:w="3005" w:type="dxa"/>
          </w:tcPr>
          <w:p w14:paraId="4CD85BCB" w14:textId="485D6040" w:rsidR="00E94669" w:rsidRPr="00D17DE7" w:rsidRDefault="00E94669" w:rsidP="00E94669">
            <w:pPr>
              <w:spacing w:line="360" w:lineRule="auto"/>
              <w:rPr>
                <w:b/>
                <w:bCs/>
              </w:rPr>
            </w:pPr>
            <w:r w:rsidRPr="00D17DE7">
              <w:rPr>
                <w:b/>
                <w:bCs/>
              </w:rPr>
              <w:t>Condition</w:t>
            </w:r>
          </w:p>
        </w:tc>
        <w:tc>
          <w:tcPr>
            <w:tcW w:w="3006" w:type="dxa"/>
          </w:tcPr>
          <w:p w14:paraId="23465E7A" w14:textId="55D38E84" w:rsidR="00E94669" w:rsidRPr="00D17DE7" w:rsidRDefault="00E94669" w:rsidP="00E94669">
            <w:pPr>
              <w:spacing w:line="360" w:lineRule="auto"/>
              <w:rPr>
                <w:b/>
                <w:bCs/>
              </w:rPr>
            </w:pPr>
            <w:r w:rsidRPr="00D17DE7">
              <w:rPr>
                <w:b/>
                <w:bCs/>
              </w:rPr>
              <w:t xml:space="preserve">WI moves to </w:t>
            </w:r>
          </w:p>
        </w:tc>
      </w:tr>
      <w:tr w:rsidR="00E94669" w14:paraId="1444EB9A" w14:textId="77777777" w:rsidTr="00E94669">
        <w:tc>
          <w:tcPr>
            <w:tcW w:w="3005" w:type="dxa"/>
          </w:tcPr>
          <w:p w14:paraId="5AB84E37" w14:textId="45A4C4DD" w:rsidR="00E94669" w:rsidRDefault="00E94669" w:rsidP="00E94669">
            <w:pPr>
              <w:spacing w:line="360" w:lineRule="auto"/>
            </w:pPr>
            <w:r>
              <w:t>Approve</w:t>
            </w:r>
          </w:p>
        </w:tc>
        <w:tc>
          <w:tcPr>
            <w:tcW w:w="3005" w:type="dxa"/>
          </w:tcPr>
          <w:p w14:paraId="6B9D6D4B" w14:textId="6C970D7E" w:rsidR="00E94669" w:rsidRDefault="00E94669" w:rsidP="00E94669">
            <w:pPr>
              <w:spacing w:line="360" w:lineRule="auto"/>
            </w:pPr>
            <w:r>
              <w:t>All Mandatory Documents Uploaded to the WI</w:t>
            </w:r>
          </w:p>
        </w:tc>
        <w:tc>
          <w:tcPr>
            <w:tcW w:w="3006" w:type="dxa"/>
          </w:tcPr>
          <w:p w14:paraId="1176C3DF" w14:textId="46307E12" w:rsidR="00E94669" w:rsidRDefault="009D2F3A" w:rsidP="00E94669">
            <w:pPr>
              <w:spacing w:line="360" w:lineRule="auto"/>
            </w:pPr>
            <w:r>
              <w:t>Distribute</w:t>
            </w:r>
          </w:p>
        </w:tc>
      </w:tr>
      <w:tr w:rsidR="00C91EBF" w14:paraId="5BE9F42C" w14:textId="77777777" w:rsidTr="00E94669">
        <w:tc>
          <w:tcPr>
            <w:tcW w:w="3005" w:type="dxa"/>
          </w:tcPr>
          <w:p w14:paraId="31F6FA75" w14:textId="5DF3C6A6" w:rsidR="00C91EBF" w:rsidRDefault="00C91EBF" w:rsidP="00E94669">
            <w:pPr>
              <w:spacing w:line="360" w:lineRule="auto"/>
            </w:pPr>
            <w:r>
              <w:t>Send Back to Maker</w:t>
            </w:r>
          </w:p>
        </w:tc>
        <w:tc>
          <w:tcPr>
            <w:tcW w:w="3005" w:type="dxa"/>
          </w:tcPr>
          <w:p w14:paraId="6AF3176B" w14:textId="77777777" w:rsidR="00C91EBF" w:rsidRDefault="00C91EBF" w:rsidP="00E94669">
            <w:pPr>
              <w:spacing w:line="360" w:lineRule="auto"/>
            </w:pPr>
          </w:p>
        </w:tc>
        <w:tc>
          <w:tcPr>
            <w:tcW w:w="3006" w:type="dxa"/>
          </w:tcPr>
          <w:p w14:paraId="0AD65790" w14:textId="6163EC31" w:rsidR="00C91EBF" w:rsidRDefault="00C91EBF" w:rsidP="00E94669">
            <w:pPr>
              <w:spacing w:line="360" w:lineRule="auto"/>
            </w:pPr>
            <w:r>
              <w:t>PB Credit Maker</w:t>
            </w:r>
          </w:p>
        </w:tc>
      </w:tr>
      <w:tr w:rsidR="00E94669" w14:paraId="2696F80B" w14:textId="77777777" w:rsidTr="00E94669">
        <w:tc>
          <w:tcPr>
            <w:tcW w:w="3005" w:type="dxa"/>
          </w:tcPr>
          <w:p w14:paraId="330F1F27" w14:textId="2F2A7A10" w:rsidR="00E94669" w:rsidRDefault="006737DB" w:rsidP="00E94669">
            <w:pPr>
              <w:spacing w:line="360" w:lineRule="auto"/>
            </w:pPr>
            <w:r>
              <w:t>Approved Subject to Clearance</w:t>
            </w:r>
          </w:p>
        </w:tc>
        <w:tc>
          <w:tcPr>
            <w:tcW w:w="3005" w:type="dxa"/>
          </w:tcPr>
          <w:p w14:paraId="662AFB73" w14:textId="77777777" w:rsidR="00E94669" w:rsidRDefault="00E94669" w:rsidP="00E94669">
            <w:pPr>
              <w:spacing w:line="360" w:lineRule="auto"/>
            </w:pPr>
          </w:p>
        </w:tc>
        <w:tc>
          <w:tcPr>
            <w:tcW w:w="3006" w:type="dxa"/>
          </w:tcPr>
          <w:p w14:paraId="19FD5447" w14:textId="54A9D99B" w:rsidR="00E94669" w:rsidRDefault="006737DB" w:rsidP="00E94669">
            <w:pPr>
              <w:spacing w:line="360" w:lineRule="auto"/>
            </w:pPr>
            <w:r>
              <w:t>Pending Clearance</w:t>
            </w:r>
          </w:p>
        </w:tc>
      </w:tr>
      <w:tr w:rsidR="00E94669" w14:paraId="481922B9" w14:textId="77777777" w:rsidTr="00E94669">
        <w:tc>
          <w:tcPr>
            <w:tcW w:w="3005" w:type="dxa"/>
          </w:tcPr>
          <w:p w14:paraId="08B68615" w14:textId="4B948D8A" w:rsidR="00E94669" w:rsidRDefault="00C91EBF" w:rsidP="00E94669">
            <w:pPr>
              <w:spacing w:line="360" w:lineRule="auto"/>
            </w:pPr>
            <w:r>
              <w:t>Return to Source</w:t>
            </w:r>
          </w:p>
        </w:tc>
        <w:tc>
          <w:tcPr>
            <w:tcW w:w="3005" w:type="dxa"/>
          </w:tcPr>
          <w:p w14:paraId="5D427D10" w14:textId="77777777" w:rsidR="00E94669" w:rsidRDefault="00E94669" w:rsidP="00E94669">
            <w:pPr>
              <w:spacing w:line="360" w:lineRule="auto"/>
            </w:pPr>
          </w:p>
        </w:tc>
        <w:tc>
          <w:tcPr>
            <w:tcW w:w="3006" w:type="dxa"/>
          </w:tcPr>
          <w:p w14:paraId="5AC4B9CF" w14:textId="7E45F58A" w:rsidR="00E94669" w:rsidRDefault="002B2A95" w:rsidP="00E94669">
            <w:pPr>
              <w:spacing w:line="360" w:lineRule="auto"/>
            </w:pPr>
            <w:r>
              <w:t>Initiator Return</w:t>
            </w:r>
          </w:p>
        </w:tc>
      </w:tr>
      <w:tr w:rsidR="00C91EBF" w14:paraId="79E91E06" w14:textId="77777777" w:rsidTr="00E94669">
        <w:tc>
          <w:tcPr>
            <w:tcW w:w="3005" w:type="dxa"/>
          </w:tcPr>
          <w:p w14:paraId="5B86F021" w14:textId="3C1459D6" w:rsidR="00C91EBF" w:rsidRDefault="00C91EBF" w:rsidP="00E94669">
            <w:pPr>
              <w:spacing w:line="360" w:lineRule="auto"/>
            </w:pPr>
            <w:r>
              <w:t>Reject</w:t>
            </w:r>
          </w:p>
        </w:tc>
        <w:tc>
          <w:tcPr>
            <w:tcW w:w="3005" w:type="dxa"/>
          </w:tcPr>
          <w:p w14:paraId="62B714B4" w14:textId="77777777" w:rsidR="00C91EBF" w:rsidRDefault="00C91EBF" w:rsidP="00E94669">
            <w:pPr>
              <w:spacing w:line="360" w:lineRule="auto"/>
            </w:pPr>
          </w:p>
        </w:tc>
        <w:tc>
          <w:tcPr>
            <w:tcW w:w="3006" w:type="dxa"/>
          </w:tcPr>
          <w:p w14:paraId="24A21AC1" w14:textId="42585EEF" w:rsidR="00C91EBF" w:rsidRDefault="00C91EBF" w:rsidP="00E94669">
            <w:pPr>
              <w:spacing w:line="360" w:lineRule="auto"/>
            </w:pPr>
            <w:r>
              <w:t>Sys Notify CPF</w:t>
            </w:r>
          </w:p>
        </w:tc>
      </w:tr>
      <w:tr w:rsidR="00E44AE5" w14:paraId="7336BBEF" w14:textId="77777777" w:rsidTr="00E94669">
        <w:tc>
          <w:tcPr>
            <w:tcW w:w="3005" w:type="dxa"/>
          </w:tcPr>
          <w:p w14:paraId="1E322498" w14:textId="21E92093" w:rsidR="00E44AE5" w:rsidRDefault="00E44AE5" w:rsidP="00E94669">
            <w:pPr>
              <w:spacing w:line="360" w:lineRule="auto"/>
            </w:pPr>
            <w:r>
              <w:t>Send to Cons Doc Check Team</w:t>
            </w:r>
          </w:p>
        </w:tc>
        <w:tc>
          <w:tcPr>
            <w:tcW w:w="3005" w:type="dxa"/>
          </w:tcPr>
          <w:p w14:paraId="04B29B83" w14:textId="4AA2E1E6" w:rsidR="00E44AE5" w:rsidRDefault="00D17DE7" w:rsidP="00E94669">
            <w:pPr>
              <w:spacing w:line="360" w:lineRule="auto"/>
            </w:pPr>
            <w:r>
              <w:t xml:space="preserve">Only in case if </w:t>
            </w:r>
            <w:r w:rsidR="00747D26">
              <w:t>WI was routed from Cons Doc Check</w:t>
            </w:r>
          </w:p>
        </w:tc>
        <w:tc>
          <w:tcPr>
            <w:tcW w:w="3006" w:type="dxa"/>
          </w:tcPr>
          <w:p w14:paraId="53049E38" w14:textId="59A3325C" w:rsidR="00E44AE5" w:rsidRDefault="00E44AE5" w:rsidP="00E94669">
            <w:pPr>
              <w:spacing w:line="360" w:lineRule="auto"/>
            </w:pPr>
            <w:r>
              <w:t xml:space="preserve">Cons Doc Check </w:t>
            </w:r>
          </w:p>
        </w:tc>
      </w:tr>
      <w:tr w:rsidR="00E44AE5" w14:paraId="4F068468" w14:textId="77777777" w:rsidTr="00E94669">
        <w:tc>
          <w:tcPr>
            <w:tcW w:w="3005" w:type="dxa"/>
          </w:tcPr>
          <w:p w14:paraId="0602D6B9" w14:textId="52F503E1" w:rsidR="00E44AE5" w:rsidRDefault="00E44AE5" w:rsidP="00E94669">
            <w:pPr>
              <w:spacing w:line="360" w:lineRule="auto"/>
            </w:pPr>
            <w:r>
              <w:t>Send to Awaiting Original Validation Team</w:t>
            </w:r>
          </w:p>
        </w:tc>
        <w:tc>
          <w:tcPr>
            <w:tcW w:w="3005" w:type="dxa"/>
          </w:tcPr>
          <w:p w14:paraId="35F434E0" w14:textId="66FCF5B8" w:rsidR="00E44AE5" w:rsidRDefault="00747D26" w:rsidP="00E94669">
            <w:pPr>
              <w:spacing w:line="360" w:lineRule="auto"/>
            </w:pPr>
            <w:r>
              <w:t>Only in case if WI was routed from Cons Doc Check</w:t>
            </w:r>
          </w:p>
        </w:tc>
        <w:tc>
          <w:tcPr>
            <w:tcW w:w="3006" w:type="dxa"/>
          </w:tcPr>
          <w:p w14:paraId="749D3BA8" w14:textId="1F714B9A" w:rsidR="00E44AE5" w:rsidRDefault="00E44AE5" w:rsidP="00E94669">
            <w:pPr>
              <w:spacing w:line="360" w:lineRule="auto"/>
            </w:pPr>
            <w:r>
              <w:t>Awaiting Original Validation</w:t>
            </w:r>
          </w:p>
        </w:tc>
      </w:tr>
    </w:tbl>
    <w:p w14:paraId="4BBBA5D6" w14:textId="77777777" w:rsidR="00E94669" w:rsidRPr="00D52DEC" w:rsidRDefault="00E94669" w:rsidP="00E94669">
      <w:pPr>
        <w:spacing w:line="360" w:lineRule="auto"/>
      </w:pPr>
    </w:p>
    <w:p w14:paraId="49479764" w14:textId="77777777" w:rsidR="00D52DEC" w:rsidRPr="00D52DEC" w:rsidRDefault="00D52DEC" w:rsidP="00D52DEC"/>
    <w:p w14:paraId="6125C4EC" w14:textId="2D775EB3" w:rsidR="00BD6746" w:rsidRPr="00BD6746" w:rsidRDefault="00D52DEC" w:rsidP="00BD6746">
      <w:pPr>
        <w:pStyle w:val="Heading3"/>
        <w:numPr>
          <w:ilvl w:val="2"/>
          <w:numId w:val="2"/>
        </w:numPr>
      </w:pPr>
      <w:bookmarkStart w:id="33" w:name="_Toc206760621"/>
      <w:r>
        <w:t>Access Details</w:t>
      </w:r>
      <w:bookmarkEnd w:id="33"/>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C91EBF" w:rsidRPr="009B444E" w14:paraId="4C3C5B97" w14:textId="77777777" w:rsidTr="003206E8">
        <w:tc>
          <w:tcPr>
            <w:tcW w:w="3681" w:type="dxa"/>
          </w:tcPr>
          <w:p w14:paraId="5352EB85" w14:textId="77777777" w:rsidR="00C91EBF" w:rsidRPr="009B444E" w:rsidRDefault="00C91EBF" w:rsidP="003206E8">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2F2226EF" w14:textId="646930DC" w:rsidR="00C91EBF" w:rsidRPr="009B444E" w:rsidRDefault="00C91EBF" w:rsidP="003206E8">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 xml:space="preserve">users added to the PB Credit </w:t>
            </w:r>
            <w:r w:rsidR="00BD42EF">
              <w:rPr>
                <w:rFonts w:eastAsia="Calibri" w:cs="Arial"/>
                <w:szCs w:val="24"/>
              </w:rPr>
              <w:t>Checker</w:t>
            </w:r>
            <w:r>
              <w:rPr>
                <w:rFonts w:eastAsia="Calibri" w:cs="Arial"/>
                <w:szCs w:val="24"/>
              </w:rPr>
              <w:t xml:space="preserve"> group. </w:t>
            </w:r>
          </w:p>
        </w:tc>
      </w:tr>
      <w:tr w:rsidR="00C91EBF" w:rsidRPr="009B444E" w14:paraId="7E14D83E" w14:textId="77777777" w:rsidTr="003206E8">
        <w:tc>
          <w:tcPr>
            <w:tcW w:w="3681" w:type="dxa"/>
          </w:tcPr>
          <w:p w14:paraId="4292959C" w14:textId="77777777" w:rsidR="00C91EBF" w:rsidRPr="009B444E" w:rsidRDefault="00C91EBF" w:rsidP="003206E8">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0C824EC7" w14:textId="77777777" w:rsidR="00C91EBF" w:rsidRPr="009B444E" w:rsidRDefault="00C91EBF" w:rsidP="003206E8">
            <w:pPr>
              <w:pStyle w:val="ListParagraph"/>
              <w:spacing w:line="360" w:lineRule="auto"/>
              <w:ind w:left="0"/>
              <w:jc w:val="both"/>
              <w:rPr>
                <w:rFonts w:eastAsia="Calibri" w:cs="Arial"/>
                <w:szCs w:val="24"/>
              </w:rPr>
            </w:pPr>
            <w:r>
              <w:rPr>
                <w:rFonts w:eastAsia="Calibri" w:cs="Arial"/>
                <w:szCs w:val="24"/>
              </w:rPr>
              <w:t>NA</w:t>
            </w:r>
          </w:p>
        </w:tc>
      </w:tr>
      <w:tr w:rsidR="00C91EBF" w:rsidRPr="009B444E" w14:paraId="5CA694CA" w14:textId="77777777" w:rsidTr="003206E8">
        <w:tc>
          <w:tcPr>
            <w:tcW w:w="3681" w:type="dxa"/>
          </w:tcPr>
          <w:p w14:paraId="00B8CC52" w14:textId="77777777" w:rsidR="00C91EBF" w:rsidRPr="009B444E" w:rsidRDefault="00C91EBF" w:rsidP="003206E8">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4C831AC3" w14:textId="77777777" w:rsidR="00C91EBF" w:rsidRPr="009B444E" w:rsidRDefault="00C91EBF" w:rsidP="003206E8">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C91EBF" w:rsidRPr="009B444E" w14:paraId="6DAC67F0" w14:textId="77777777" w:rsidTr="003206E8">
        <w:tc>
          <w:tcPr>
            <w:tcW w:w="3681" w:type="dxa"/>
          </w:tcPr>
          <w:p w14:paraId="7DA6E88A" w14:textId="77777777" w:rsidR="00C91EBF" w:rsidRPr="009B444E" w:rsidRDefault="00C91EBF" w:rsidP="003206E8">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0733EA33" w14:textId="77777777" w:rsidR="00C91EBF" w:rsidRPr="009B444E" w:rsidRDefault="00C91EBF" w:rsidP="003206E8">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C91EBF" w:rsidRPr="009B444E" w14:paraId="41210B56" w14:textId="77777777" w:rsidTr="003206E8">
        <w:tc>
          <w:tcPr>
            <w:tcW w:w="3681" w:type="dxa"/>
          </w:tcPr>
          <w:p w14:paraId="0A1C51FC" w14:textId="77777777" w:rsidR="00C91EBF" w:rsidRPr="009B444E" w:rsidRDefault="00C91EBF" w:rsidP="003206E8">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7B81E452" w14:textId="77777777" w:rsidR="00C91EBF" w:rsidRPr="009B444E" w:rsidRDefault="00C91EBF" w:rsidP="003206E8">
            <w:pPr>
              <w:pStyle w:val="ListParagraph"/>
              <w:spacing w:line="360" w:lineRule="auto"/>
              <w:ind w:left="0"/>
              <w:jc w:val="both"/>
              <w:rPr>
                <w:rFonts w:eastAsia="Calibri" w:cs="Arial"/>
                <w:szCs w:val="24"/>
              </w:rPr>
            </w:pPr>
            <w:r w:rsidRPr="009B444E">
              <w:rPr>
                <w:rFonts w:eastAsia="Calibri" w:cs="Arial"/>
                <w:szCs w:val="24"/>
              </w:rPr>
              <w:t>None</w:t>
            </w:r>
          </w:p>
        </w:tc>
      </w:tr>
    </w:tbl>
    <w:p w14:paraId="3F7BEF36" w14:textId="77777777" w:rsidR="00EE2955" w:rsidRDefault="00EE2955" w:rsidP="0030032D">
      <w:pPr>
        <w:spacing w:line="360" w:lineRule="auto"/>
      </w:pPr>
    </w:p>
    <w:p w14:paraId="6C6CA1B1" w14:textId="25C69535" w:rsidR="0030032D" w:rsidRDefault="00DF5067" w:rsidP="00443E68">
      <w:pPr>
        <w:pStyle w:val="Heading2"/>
        <w:numPr>
          <w:ilvl w:val="1"/>
          <w:numId w:val="2"/>
        </w:numPr>
      </w:pPr>
      <w:bookmarkStart w:id="34" w:name="_Toc206760622"/>
      <w:r>
        <w:lastRenderedPageBreak/>
        <w:t>Pending Clearance</w:t>
      </w:r>
      <w:bookmarkEnd w:id="34"/>
    </w:p>
    <w:p w14:paraId="75FD3D4B" w14:textId="1EA88FAE" w:rsidR="00DF5067" w:rsidRDefault="00DF5067" w:rsidP="00DF5067">
      <w:pPr>
        <w:pStyle w:val="Heading3"/>
        <w:numPr>
          <w:ilvl w:val="2"/>
          <w:numId w:val="2"/>
        </w:numPr>
      </w:pPr>
      <w:bookmarkStart w:id="35" w:name="_Toc206760623"/>
      <w:r>
        <w:t>Description</w:t>
      </w:r>
      <w:bookmarkEnd w:id="35"/>
    </w:p>
    <w:p w14:paraId="6FF3B671" w14:textId="519C2B8A" w:rsidR="00DF5067" w:rsidRDefault="004617BD" w:rsidP="00802EF3">
      <w:pPr>
        <w:pStyle w:val="ListParagraph"/>
        <w:numPr>
          <w:ilvl w:val="0"/>
          <w:numId w:val="5"/>
        </w:numPr>
        <w:spacing w:line="360" w:lineRule="auto"/>
      </w:pPr>
      <w:r>
        <w:t xml:space="preserve">This will be a user queue. i.e., the users will have access to this queue. </w:t>
      </w:r>
    </w:p>
    <w:p w14:paraId="680B6A7E" w14:textId="3DEA4AD9" w:rsidR="004617BD" w:rsidRDefault="004617BD" w:rsidP="00802EF3">
      <w:pPr>
        <w:pStyle w:val="ListParagraph"/>
        <w:numPr>
          <w:ilvl w:val="0"/>
          <w:numId w:val="5"/>
        </w:numPr>
        <w:spacing w:line="360" w:lineRule="auto"/>
      </w:pPr>
      <w:r>
        <w:t>The WI will route to this queue based on the following conditions:</w:t>
      </w:r>
    </w:p>
    <w:p w14:paraId="218748C0" w14:textId="0C68D34F" w:rsidR="004617BD" w:rsidRDefault="004617BD" w:rsidP="00802EF3">
      <w:pPr>
        <w:pStyle w:val="ListParagraph"/>
        <w:numPr>
          <w:ilvl w:val="0"/>
          <w:numId w:val="16"/>
        </w:numPr>
        <w:spacing w:line="360" w:lineRule="auto"/>
      </w:pPr>
      <w:r>
        <w:t>If PB Credit Checker takes decision as ‘</w:t>
      </w:r>
      <w:r w:rsidR="006737DB">
        <w:t xml:space="preserve">Approved Subject to Clearance’. </w:t>
      </w:r>
    </w:p>
    <w:p w14:paraId="32A422AC" w14:textId="093AE2DE" w:rsidR="004D359E" w:rsidRDefault="004D359E" w:rsidP="00802EF3">
      <w:pPr>
        <w:pStyle w:val="ListParagraph"/>
        <w:numPr>
          <w:ilvl w:val="0"/>
          <w:numId w:val="5"/>
        </w:numPr>
        <w:spacing w:line="360" w:lineRule="auto"/>
      </w:pPr>
      <w:r>
        <w:t>The user at this queue will open th</w:t>
      </w:r>
      <w:r w:rsidR="00134C7C">
        <w:t xml:space="preserve">e WI </w:t>
      </w:r>
      <w:r w:rsidR="007A3D0D">
        <w:t xml:space="preserve">and review it. </w:t>
      </w:r>
    </w:p>
    <w:p w14:paraId="25E34DB1" w14:textId="69644851" w:rsidR="007A3D0D" w:rsidRDefault="007A3D0D" w:rsidP="00802EF3">
      <w:pPr>
        <w:pStyle w:val="ListParagraph"/>
        <w:numPr>
          <w:ilvl w:val="0"/>
          <w:numId w:val="5"/>
        </w:numPr>
        <w:spacing w:line="360" w:lineRule="auto"/>
      </w:pPr>
      <w:r>
        <w:t xml:space="preserve">The user will upload </w:t>
      </w:r>
      <w:r w:rsidR="00280A4E">
        <w:t>the required</w:t>
      </w:r>
      <w:r>
        <w:t xml:space="preserve"> documents </w:t>
      </w:r>
      <w:r w:rsidR="00744E0C">
        <w:t xml:space="preserve">/ approvals to clear the pending or delayed scenario. </w:t>
      </w:r>
    </w:p>
    <w:p w14:paraId="6380995A" w14:textId="30AA974B" w:rsidR="00744E0C" w:rsidRDefault="00744E0C" w:rsidP="00802EF3">
      <w:pPr>
        <w:pStyle w:val="ListParagraph"/>
        <w:numPr>
          <w:ilvl w:val="0"/>
          <w:numId w:val="5"/>
        </w:numPr>
        <w:spacing w:line="360" w:lineRule="auto"/>
      </w:pPr>
      <w:r>
        <w:t>The user will have the following decisions:</w:t>
      </w:r>
    </w:p>
    <w:p w14:paraId="1F5655AF" w14:textId="745FD80A" w:rsidR="00744E0C" w:rsidRDefault="00744E0C" w:rsidP="00802EF3">
      <w:pPr>
        <w:pStyle w:val="ListParagraph"/>
        <w:numPr>
          <w:ilvl w:val="0"/>
          <w:numId w:val="16"/>
        </w:numPr>
        <w:spacing w:line="360" w:lineRule="auto"/>
      </w:pPr>
      <w:r w:rsidRPr="00747D26">
        <w:rPr>
          <w:b/>
          <w:bCs/>
        </w:rPr>
        <w:t>Approve:</w:t>
      </w:r>
      <w:r>
        <w:t xml:space="preserve"> </w:t>
      </w:r>
      <w:r w:rsidR="005E2435">
        <w:t>The user will take this decision if all pending scenarios have been co</w:t>
      </w:r>
      <w:r w:rsidR="00C217E1">
        <w:t>mpleted</w:t>
      </w:r>
      <w:r w:rsidR="007E2CC6">
        <w:t xml:space="preserve">. </w:t>
      </w:r>
    </w:p>
    <w:p w14:paraId="73B26E1B" w14:textId="62991E75" w:rsidR="00744E0C" w:rsidRDefault="000518A5" w:rsidP="00802EF3">
      <w:pPr>
        <w:pStyle w:val="ListParagraph"/>
        <w:numPr>
          <w:ilvl w:val="0"/>
          <w:numId w:val="16"/>
        </w:numPr>
        <w:spacing w:line="360" w:lineRule="auto"/>
      </w:pPr>
      <w:r>
        <w:rPr>
          <w:b/>
          <w:bCs/>
        </w:rPr>
        <w:t>Send Back to Credit</w:t>
      </w:r>
      <w:r w:rsidR="00744E0C">
        <w:t xml:space="preserve">: </w:t>
      </w:r>
      <w:r w:rsidR="007E2CC6">
        <w:t>The user will take this decision</w:t>
      </w:r>
      <w:r>
        <w:t xml:space="preserve"> if he wants to send the WI back to Credit Team</w:t>
      </w:r>
      <w:r w:rsidR="00F232AD">
        <w:t xml:space="preserve">. </w:t>
      </w:r>
    </w:p>
    <w:p w14:paraId="79496232" w14:textId="13D18CBA" w:rsidR="00744E0C" w:rsidRDefault="00744E0C" w:rsidP="00802EF3">
      <w:pPr>
        <w:pStyle w:val="ListParagraph"/>
        <w:numPr>
          <w:ilvl w:val="0"/>
          <w:numId w:val="16"/>
        </w:numPr>
        <w:spacing w:line="360" w:lineRule="auto"/>
      </w:pPr>
      <w:commentRangeStart w:id="36"/>
      <w:commentRangeStart w:id="37"/>
      <w:r w:rsidRPr="00747D26">
        <w:rPr>
          <w:b/>
          <w:bCs/>
        </w:rPr>
        <w:t>Return to Source</w:t>
      </w:r>
      <w:commentRangeEnd w:id="36"/>
      <w:r w:rsidR="000B4933" w:rsidRPr="00747D26">
        <w:rPr>
          <w:rStyle w:val="CommentReference"/>
          <w:b/>
          <w:sz w:val="24"/>
          <w:szCs w:val="20"/>
        </w:rPr>
        <w:commentReference w:id="36"/>
      </w:r>
      <w:commentRangeEnd w:id="37"/>
      <w:r w:rsidR="008B2199" w:rsidRPr="00747D26">
        <w:rPr>
          <w:rStyle w:val="CommentReference"/>
          <w:b/>
          <w:sz w:val="24"/>
          <w:szCs w:val="20"/>
        </w:rPr>
        <w:commentReference w:id="37"/>
      </w:r>
      <w:r w:rsidRPr="00747D26">
        <w:rPr>
          <w:b/>
          <w:bCs/>
        </w:rPr>
        <w:t>:</w:t>
      </w:r>
      <w:r w:rsidR="00F232AD">
        <w:t xml:space="preserve"> The user will take this decision if he wants to send </w:t>
      </w:r>
      <w:r w:rsidR="00C9154B">
        <w:t xml:space="preserve">the WI back to the Introduction stage for some amendments. </w:t>
      </w:r>
    </w:p>
    <w:p w14:paraId="5CD23CD8" w14:textId="5B9E8EC9" w:rsidR="00AB0A21" w:rsidRDefault="00BD3AE9" w:rsidP="00802EF3">
      <w:pPr>
        <w:pStyle w:val="ListParagraph"/>
        <w:numPr>
          <w:ilvl w:val="0"/>
          <w:numId w:val="5"/>
        </w:numPr>
        <w:spacing w:line="360" w:lineRule="auto"/>
      </w:pPr>
      <w:r>
        <w:t>The WI will move to the following queues as per the conditions below</w:t>
      </w:r>
      <w:r w:rsidR="00AB0A21">
        <w:t xml:space="preserve">: </w:t>
      </w:r>
    </w:p>
    <w:p w14:paraId="4C0123CF" w14:textId="416738BA" w:rsidR="00AB0A21" w:rsidRDefault="00066165" w:rsidP="00802EF3">
      <w:pPr>
        <w:pStyle w:val="ListParagraph"/>
        <w:numPr>
          <w:ilvl w:val="0"/>
          <w:numId w:val="17"/>
        </w:numPr>
        <w:spacing w:line="360" w:lineRule="auto"/>
      </w:pPr>
      <w:r w:rsidRPr="00747D26">
        <w:rPr>
          <w:b/>
          <w:bCs/>
        </w:rPr>
        <w:t>Distribute:</w:t>
      </w:r>
      <w:r>
        <w:t xml:space="preserve"> The WI will move to Distribute if the user Approves the WI. </w:t>
      </w:r>
    </w:p>
    <w:p w14:paraId="4DC34C93" w14:textId="16131812" w:rsidR="00066165" w:rsidRDefault="002B2A95" w:rsidP="00802EF3">
      <w:pPr>
        <w:pStyle w:val="ListParagraph"/>
        <w:numPr>
          <w:ilvl w:val="0"/>
          <w:numId w:val="17"/>
        </w:numPr>
        <w:spacing w:line="360" w:lineRule="auto"/>
      </w:pPr>
      <w:r w:rsidRPr="00747D26">
        <w:rPr>
          <w:b/>
          <w:bCs/>
        </w:rPr>
        <w:t>Initiator Return</w:t>
      </w:r>
      <w:r w:rsidR="00066165" w:rsidRPr="00747D26">
        <w:rPr>
          <w:b/>
          <w:bCs/>
        </w:rPr>
        <w:t>:</w:t>
      </w:r>
      <w:r w:rsidR="00433E98">
        <w:t xml:space="preserve"> The WI will move to </w:t>
      </w:r>
      <w:r>
        <w:t>Initiator Return</w:t>
      </w:r>
      <w:r w:rsidR="00433E98">
        <w:t xml:space="preserve"> if the user takes decision as Return to Source. </w:t>
      </w:r>
    </w:p>
    <w:p w14:paraId="640D7B26" w14:textId="29DA61F0" w:rsidR="001508E4" w:rsidRDefault="001508E4" w:rsidP="00802EF3">
      <w:pPr>
        <w:pStyle w:val="ListParagraph"/>
        <w:numPr>
          <w:ilvl w:val="0"/>
          <w:numId w:val="17"/>
        </w:numPr>
        <w:spacing w:line="360" w:lineRule="auto"/>
      </w:pPr>
      <w:r>
        <w:rPr>
          <w:b/>
          <w:bCs/>
        </w:rPr>
        <w:t>PB Credit Maker:</w:t>
      </w:r>
      <w:r>
        <w:t xml:space="preserve"> The WI will move to this queue if the user takes decision as Send Back to Credit. </w:t>
      </w:r>
    </w:p>
    <w:p w14:paraId="014B4D94" w14:textId="7DD63543" w:rsidR="00433E98" w:rsidRDefault="00433E98" w:rsidP="00802EF3">
      <w:pPr>
        <w:pStyle w:val="ListParagraph"/>
        <w:numPr>
          <w:ilvl w:val="0"/>
          <w:numId w:val="5"/>
        </w:numPr>
        <w:spacing w:line="360" w:lineRule="auto"/>
      </w:pPr>
      <w:r>
        <w:t xml:space="preserve">On taking decision as ‘Approve’, the system will validate if the </w:t>
      </w:r>
      <w:r w:rsidR="00A7325A">
        <w:t xml:space="preserve">below </w:t>
      </w:r>
      <w:r>
        <w:t xml:space="preserve">mandatory documents required pre-approval are uploaded in the WI or not. </w:t>
      </w:r>
    </w:p>
    <w:p w14:paraId="6EE73DB8" w14:textId="77777777" w:rsidR="003C21E8" w:rsidRDefault="003C21E8" w:rsidP="003E3F52">
      <w:pPr>
        <w:pStyle w:val="ListParagraph"/>
        <w:numPr>
          <w:ilvl w:val="0"/>
          <w:numId w:val="67"/>
        </w:numPr>
        <w:spacing w:line="360" w:lineRule="auto"/>
      </w:pPr>
      <w:r>
        <w:t xml:space="preserve">Credit Approval Memo </w:t>
      </w:r>
    </w:p>
    <w:p w14:paraId="3837B561" w14:textId="77777777" w:rsidR="003C21E8" w:rsidRDefault="003C21E8" w:rsidP="003E3F52">
      <w:pPr>
        <w:pStyle w:val="ListParagraph"/>
        <w:numPr>
          <w:ilvl w:val="0"/>
          <w:numId w:val="67"/>
        </w:numPr>
        <w:spacing w:line="360" w:lineRule="auto"/>
      </w:pPr>
      <w:r>
        <w:t>Systems Checklist</w:t>
      </w:r>
    </w:p>
    <w:p w14:paraId="4C3615B1" w14:textId="77777777" w:rsidR="003C21E8" w:rsidRDefault="003C21E8" w:rsidP="003E3F52">
      <w:pPr>
        <w:pStyle w:val="ListParagraph"/>
        <w:numPr>
          <w:ilvl w:val="0"/>
          <w:numId w:val="67"/>
        </w:numPr>
        <w:spacing w:line="360" w:lineRule="auto"/>
      </w:pPr>
      <w:r>
        <w:t>AECB Calculator</w:t>
      </w:r>
    </w:p>
    <w:p w14:paraId="51EAFDC4" w14:textId="77777777" w:rsidR="003C21E8" w:rsidRDefault="003C21E8" w:rsidP="003E3F52">
      <w:pPr>
        <w:pStyle w:val="ListParagraph"/>
        <w:numPr>
          <w:ilvl w:val="0"/>
          <w:numId w:val="67"/>
        </w:numPr>
        <w:spacing w:line="360" w:lineRule="auto"/>
      </w:pPr>
      <w:r>
        <w:t>Bank Statement FTS Extracted Personal Excel</w:t>
      </w:r>
    </w:p>
    <w:p w14:paraId="3F163992" w14:textId="77777777" w:rsidR="003C21E8" w:rsidRDefault="003C21E8" w:rsidP="003E3F52">
      <w:pPr>
        <w:pStyle w:val="ListParagraph"/>
        <w:numPr>
          <w:ilvl w:val="0"/>
          <w:numId w:val="67"/>
        </w:numPr>
        <w:spacing w:line="360" w:lineRule="auto"/>
      </w:pPr>
      <w:r>
        <w:t xml:space="preserve">Indicative Payment Schedule </w:t>
      </w:r>
    </w:p>
    <w:p w14:paraId="59C31709" w14:textId="1B1A3216" w:rsidR="00A7325A" w:rsidRDefault="003C21E8" w:rsidP="003E3F52">
      <w:pPr>
        <w:pStyle w:val="ListParagraph"/>
        <w:numPr>
          <w:ilvl w:val="0"/>
          <w:numId w:val="67"/>
        </w:numPr>
        <w:spacing w:line="360" w:lineRule="auto"/>
      </w:pPr>
      <w:r>
        <w:t xml:space="preserve">NER Checks </w:t>
      </w:r>
    </w:p>
    <w:p w14:paraId="40EBDF09" w14:textId="77777777" w:rsidR="00433E98" w:rsidRDefault="00433E98" w:rsidP="00802EF3">
      <w:pPr>
        <w:pStyle w:val="ListParagraph"/>
        <w:numPr>
          <w:ilvl w:val="0"/>
          <w:numId w:val="14"/>
        </w:numPr>
        <w:spacing w:line="360" w:lineRule="auto"/>
      </w:pPr>
      <w:r>
        <w:lastRenderedPageBreak/>
        <w:t xml:space="preserve">If yes, system will allow the user to Approve the WI. </w:t>
      </w:r>
    </w:p>
    <w:p w14:paraId="2F76E025" w14:textId="03DE8F9F" w:rsidR="00433E98" w:rsidRDefault="00433E98" w:rsidP="00802EF3">
      <w:pPr>
        <w:pStyle w:val="ListParagraph"/>
        <w:numPr>
          <w:ilvl w:val="0"/>
          <w:numId w:val="14"/>
        </w:numPr>
        <w:spacing w:line="360" w:lineRule="auto"/>
      </w:pPr>
      <w:r>
        <w:t xml:space="preserve">If not, the system will restrict the user from proceeding with an alert as ‘&lt;Document Type&gt; is mandatory. Kindly upload’. </w:t>
      </w:r>
    </w:p>
    <w:p w14:paraId="6DB927B3" w14:textId="6A7EC1E6" w:rsidR="00433E98" w:rsidDel="00891687" w:rsidRDefault="00433E98" w:rsidP="00433E98">
      <w:pPr>
        <w:pStyle w:val="ListParagraph"/>
        <w:spacing w:line="360" w:lineRule="auto"/>
        <w:ind w:left="2160"/>
        <w:rPr>
          <w:del w:id="38" w:author="Zeena Salim" w:date="2025-07-04T16:22:00Z" w16du:dateUtc="2025-07-04T12:22:00Z"/>
        </w:rPr>
      </w:pPr>
    </w:p>
    <w:p w14:paraId="4B37BA56" w14:textId="5CDC3747" w:rsidR="00433E98" w:rsidRDefault="00433E98" w:rsidP="00802EF3">
      <w:pPr>
        <w:pStyle w:val="ListParagraph"/>
        <w:numPr>
          <w:ilvl w:val="0"/>
          <w:numId w:val="5"/>
        </w:numPr>
        <w:spacing w:line="360" w:lineRule="auto"/>
      </w:pPr>
      <w:r>
        <w:t xml:space="preserve">The WI will route as follows: </w:t>
      </w:r>
    </w:p>
    <w:p w14:paraId="762DCB7A" w14:textId="77777777" w:rsidR="00433E98" w:rsidRDefault="00433E98" w:rsidP="00433E98">
      <w:pPr>
        <w:spacing w:line="360" w:lineRule="auto"/>
      </w:pPr>
    </w:p>
    <w:tbl>
      <w:tblPr>
        <w:tblStyle w:val="TableGrid"/>
        <w:tblW w:w="0" w:type="auto"/>
        <w:tblLook w:val="04A0" w:firstRow="1" w:lastRow="0" w:firstColumn="1" w:lastColumn="0" w:noHBand="0" w:noVBand="1"/>
      </w:tblPr>
      <w:tblGrid>
        <w:gridCol w:w="3005"/>
        <w:gridCol w:w="3005"/>
        <w:gridCol w:w="3006"/>
      </w:tblGrid>
      <w:tr w:rsidR="00433E98" w14:paraId="51AB9495" w14:textId="77777777" w:rsidTr="00433E98">
        <w:tc>
          <w:tcPr>
            <w:tcW w:w="3005" w:type="dxa"/>
          </w:tcPr>
          <w:p w14:paraId="447FB363" w14:textId="7B84ED63" w:rsidR="00433E98" w:rsidRPr="00433E98" w:rsidRDefault="00433E98" w:rsidP="00433E98">
            <w:pPr>
              <w:spacing w:line="360" w:lineRule="auto"/>
              <w:rPr>
                <w:b/>
                <w:bCs/>
              </w:rPr>
            </w:pPr>
            <w:r w:rsidRPr="00433E98">
              <w:rPr>
                <w:b/>
                <w:bCs/>
              </w:rPr>
              <w:t>Decision</w:t>
            </w:r>
          </w:p>
        </w:tc>
        <w:tc>
          <w:tcPr>
            <w:tcW w:w="3005" w:type="dxa"/>
          </w:tcPr>
          <w:p w14:paraId="7211B6E0" w14:textId="12D7131F" w:rsidR="00433E98" w:rsidRPr="00433E98" w:rsidRDefault="00433E98" w:rsidP="00433E98">
            <w:pPr>
              <w:spacing w:line="360" w:lineRule="auto"/>
              <w:rPr>
                <w:b/>
                <w:bCs/>
              </w:rPr>
            </w:pPr>
            <w:r w:rsidRPr="00433E98">
              <w:rPr>
                <w:b/>
                <w:bCs/>
              </w:rPr>
              <w:t>Condition</w:t>
            </w:r>
          </w:p>
        </w:tc>
        <w:tc>
          <w:tcPr>
            <w:tcW w:w="3006" w:type="dxa"/>
          </w:tcPr>
          <w:p w14:paraId="2CA1AE61" w14:textId="1BD7CFA2" w:rsidR="00433E98" w:rsidRPr="00433E98" w:rsidRDefault="00433E98" w:rsidP="00433E98">
            <w:pPr>
              <w:spacing w:line="360" w:lineRule="auto"/>
              <w:rPr>
                <w:b/>
                <w:bCs/>
              </w:rPr>
            </w:pPr>
            <w:r w:rsidRPr="00433E98">
              <w:rPr>
                <w:b/>
                <w:bCs/>
              </w:rPr>
              <w:t>WI moves to</w:t>
            </w:r>
          </w:p>
        </w:tc>
      </w:tr>
      <w:tr w:rsidR="00433E98" w14:paraId="56D0D9E3" w14:textId="77777777" w:rsidTr="00433E98">
        <w:tc>
          <w:tcPr>
            <w:tcW w:w="3005" w:type="dxa"/>
          </w:tcPr>
          <w:p w14:paraId="3E6FEDB3" w14:textId="50A3EF61" w:rsidR="00433E98" w:rsidRDefault="00433E98" w:rsidP="00433E98">
            <w:pPr>
              <w:spacing w:line="360" w:lineRule="auto"/>
            </w:pPr>
            <w:r>
              <w:t>Approve</w:t>
            </w:r>
          </w:p>
        </w:tc>
        <w:tc>
          <w:tcPr>
            <w:tcW w:w="3005" w:type="dxa"/>
          </w:tcPr>
          <w:p w14:paraId="66FEB023" w14:textId="4312E7F8" w:rsidR="00433E98" w:rsidRDefault="00433E98" w:rsidP="00433E98">
            <w:pPr>
              <w:spacing w:line="360" w:lineRule="auto"/>
            </w:pPr>
            <w:r>
              <w:t>All Mandatory Documents are uploaded in the WI</w:t>
            </w:r>
          </w:p>
        </w:tc>
        <w:tc>
          <w:tcPr>
            <w:tcW w:w="3006" w:type="dxa"/>
          </w:tcPr>
          <w:p w14:paraId="53B80CD3" w14:textId="42F93546" w:rsidR="00433E98" w:rsidRDefault="00433E98" w:rsidP="00433E98">
            <w:pPr>
              <w:spacing w:line="360" w:lineRule="auto"/>
            </w:pPr>
            <w:r>
              <w:t>Distribute</w:t>
            </w:r>
          </w:p>
        </w:tc>
      </w:tr>
      <w:tr w:rsidR="00433E98" w14:paraId="024D0E23" w14:textId="77777777" w:rsidTr="00433E98">
        <w:tc>
          <w:tcPr>
            <w:tcW w:w="3005" w:type="dxa"/>
          </w:tcPr>
          <w:p w14:paraId="2543AE23" w14:textId="00192C9C" w:rsidR="00433E98" w:rsidRDefault="00433E98" w:rsidP="00433E98">
            <w:pPr>
              <w:spacing w:line="360" w:lineRule="auto"/>
            </w:pPr>
            <w:r>
              <w:t>Return To Source</w:t>
            </w:r>
          </w:p>
        </w:tc>
        <w:tc>
          <w:tcPr>
            <w:tcW w:w="3005" w:type="dxa"/>
          </w:tcPr>
          <w:p w14:paraId="307C31EF" w14:textId="77777777" w:rsidR="00433E98" w:rsidRDefault="00433E98" w:rsidP="00433E98">
            <w:pPr>
              <w:spacing w:line="360" w:lineRule="auto"/>
            </w:pPr>
          </w:p>
        </w:tc>
        <w:tc>
          <w:tcPr>
            <w:tcW w:w="3006" w:type="dxa"/>
          </w:tcPr>
          <w:p w14:paraId="279460A9" w14:textId="12AF80E4" w:rsidR="00433E98" w:rsidRDefault="002B2A95" w:rsidP="00433E98">
            <w:pPr>
              <w:spacing w:line="360" w:lineRule="auto"/>
            </w:pPr>
            <w:r>
              <w:t>Initiator Return</w:t>
            </w:r>
          </w:p>
        </w:tc>
      </w:tr>
      <w:tr w:rsidR="00433E98" w14:paraId="31AA3780" w14:textId="77777777" w:rsidTr="00433E98">
        <w:tc>
          <w:tcPr>
            <w:tcW w:w="3005" w:type="dxa"/>
          </w:tcPr>
          <w:p w14:paraId="5C9CE9C8" w14:textId="19F0EFED" w:rsidR="00433E98" w:rsidRDefault="00C57D11" w:rsidP="00433E98">
            <w:pPr>
              <w:spacing w:line="360" w:lineRule="auto"/>
            </w:pPr>
            <w:r>
              <w:t>Send Back to Credit</w:t>
            </w:r>
          </w:p>
        </w:tc>
        <w:tc>
          <w:tcPr>
            <w:tcW w:w="3005" w:type="dxa"/>
          </w:tcPr>
          <w:p w14:paraId="0AC181D7" w14:textId="77777777" w:rsidR="00433E98" w:rsidRDefault="00433E98" w:rsidP="00433E98">
            <w:pPr>
              <w:spacing w:line="360" w:lineRule="auto"/>
            </w:pPr>
          </w:p>
        </w:tc>
        <w:tc>
          <w:tcPr>
            <w:tcW w:w="3006" w:type="dxa"/>
          </w:tcPr>
          <w:p w14:paraId="3C9EC2F6" w14:textId="31330D8E" w:rsidR="00433E98" w:rsidRDefault="00C57D11" w:rsidP="00433E98">
            <w:pPr>
              <w:spacing w:line="360" w:lineRule="auto"/>
            </w:pPr>
            <w:r>
              <w:t>PB Credit Maker</w:t>
            </w:r>
          </w:p>
        </w:tc>
      </w:tr>
    </w:tbl>
    <w:p w14:paraId="4CF4E285" w14:textId="77777777" w:rsidR="00433E98" w:rsidRDefault="00433E98" w:rsidP="00433E98">
      <w:pPr>
        <w:spacing w:line="360" w:lineRule="auto"/>
      </w:pPr>
    </w:p>
    <w:p w14:paraId="1469ECC6" w14:textId="03D54496" w:rsidR="00433E98" w:rsidRDefault="00433E98" w:rsidP="00433E98">
      <w:pPr>
        <w:pStyle w:val="Heading3"/>
        <w:numPr>
          <w:ilvl w:val="2"/>
          <w:numId w:val="2"/>
        </w:numPr>
      </w:pPr>
      <w:bookmarkStart w:id="39" w:name="_Toc206760624"/>
      <w:r>
        <w:t>Access Details</w:t>
      </w:r>
      <w:bookmarkEnd w:id="39"/>
      <w:r>
        <w:t xml:space="preserve"> </w:t>
      </w:r>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433E98" w:rsidRPr="009B444E" w14:paraId="3ACC39AB" w14:textId="77777777" w:rsidTr="003206E8">
        <w:tc>
          <w:tcPr>
            <w:tcW w:w="3681" w:type="dxa"/>
          </w:tcPr>
          <w:p w14:paraId="22B2C98E" w14:textId="77777777" w:rsidR="00433E98" w:rsidRPr="009B444E" w:rsidRDefault="00433E98" w:rsidP="003206E8">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3FEB23E1" w14:textId="6CE4EBD1" w:rsidR="00433E98" w:rsidRPr="009B444E" w:rsidRDefault="00433E98" w:rsidP="003206E8">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 xml:space="preserve">users added to the </w:t>
            </w:r>
            <w:r w:rsidR="00747D26">
              <w:rPr>
                <w:rFonts w:eastAsia="Calibri" w:cs="Arial"/>
                <w:szCs w:val="24"/>
              </w:rPr>
              <w:t>Pending Clearance</w:t>
            </w:r>
            <w:r>
              <w:rPr>
                <w:rFonts w:eastAsia="Calibri" w:cs="Arial"/>
                <w:szCs w:val="24"/>
              </w:rPr>
              <w:t xml:space="preserve"> group. </w:t>
            </w:r>
          </w:p>
        </w:tc>
      </w:tr>
      <w:tr w:rsidR="00433E98" w:rsidRPr="009B444E" w14:paraId="4687EE24" w14:textId="77777777" w:rsidTr="003206E8">
        <w:tc>
          <w:tcPr>
            <w:tcW w:w="3681" w:type="dxa"/>
          </w:tcPr>
          <w:p w14:paraId="47CD212C" w14:textId="77777777" w:rsidR="00433E98" w:rsidRPr="009B444E" w:rsidRDefault="00433E98" w:rsidP="003206E8">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237E7CD6" w14:textId="77777777" w:rsidR="00433E98" w:rsidRPr="009B444E" w:rsidRDefault="00433E98" w:rsidP="003206E8">
            <w:pPr>
              <w:pStyle w:val="ListParagraph"/>
              <w:spacing w:line="360" w:lineRule="auto"/>
              <w:ind w:left="0"/>
              <w:jc w:val="both"/>
              <w:rPr>
                <w:rFonts w:eastAsia="Calibri" w:cs="Arial"/>
                <w:szCs w:val="24"/>
              </w:rPr>
            </w:pPr>
            <w:r>
              <w:rPr>
                <w:rFonts w:eastAsia="Calibri" w:cs="Arial"/>
                <w:szCs w:val="24"/>
              </w:rPr>
              <w:t>NA</w:t>
            </w:r>
          </w:p>
        </w:tc>
      </w:tr>
      <w:tr w:rsidR="00433E98" w:rsidRPr="009B444E" w14:paraId="5C80FFF6" w14:textId="77777777" w:rsidTr="003206E8">
        <w:tc>
          <w:tcPr>
            <w:tcW w:w="3681" w:type="dxa"/>
          </w:tcPr>
          <w:p w14:paraId="67C7B118" w14:textId="77777777" w:rsidR="00433E98" w:rsidRPr="009B444E" w:rsidRDefault="00433E98" w:rsidP="003206E8">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72E1D3A3" w14:textId="77777777" w:rsidR="00433E98" w:rsidRPr="009B444E" w:rsidRDefault="00433E98" w:rsidP="003206E8">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433E98" w:rsidRPr="009B444E" w14:paraId="2D02861E" w14:textId="77777777" w:rsidTr="003206E8">
        <w:tc>
          <w:tcPr>
            <w:tcW w:w="3681" w:type="dxa"/>
          </w:tcPr>
          <w:p w14:paraId="5BE861FF" w14:textId="77777777" w:rsidR="00433E98" w:rsidRPr="009B444E" w:rsidRDefault="00433E98" w:rsidP="003206E8">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7D046779" w14:textId="77777777" w:rsidR="00433E98" w:rsidRPr="009B444E" w:rsidRDefault="00433E98" w:rsidP="003206E8">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433E98" w:rsidRPr="009B444E" w14:paraId="328DFC3C" w14:textId="77777777" w:rsidTr="003206E8">
        <w:tc>
          <w:tcPr>
            <w:tcW w:w="3681" w:type="dxa"/>
          </w:tcPr>
          <w:p w14:paraId="54DFFBCC" w14:textId="77777777" w:rsidR="00433E98" w:rsidRPr="009B444E" w:rsidRDefault="00433E98" w:rsidP="003206E8">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2FCBA537" w14:textId="77777777" w:rsidR="00433E98" w:rsidRPr="009B444E" w:rsidRDefault="00433E98" w:rsidP="003206E8">
            <w:pPr>
              <w:pStyle w:val="ListParagraph"/>
              <w:spacing w:line="360" w:lineRule="auto"/>
              <w:ind w:left="0"/>
              <w:jc w:val="both"/>
              <w:rPr>
                <w:rFonts w:eastAsia="Calibri" w:cs="Arial"/>
                <w:szCs w:val="24"/>
              </w:rPr>
            </w:pPr>
            <w:r w:rsidRPr="009B444E">
              <w:rPr>
                <w:rFonts w:eastAsia="Calibri" w:cs="Arial"/>
                <w:szCs w:val="24"/>
              </w:rPr>
              <w:t>None</w:t>
            </w:r>
          </w:p>
        </w:tc>
      </w:tr>
    </w:tbl>
    <w:p w14:paraId="63DFFB26" w14:textId="77777777" w:rsidR="00433E98" w:rsidRDefault="00433E98" w:rsidP="00433E98"/>
    <w:p w14:paraId="34550620" w14:textId="77777777" w:rsidR="00433E98" w:rsidRDefault="00433E98" w:rsidP="00433E98"/>
    <w:p w14:paraId="57081F90" w14:textId="77777777" w:rsidR="00F91F23" w:rsidRDefault="00F91F23" w:rsidP="00433E98"/>
    <w:p w14:paraId="0B6AB178" w14:textId="77777777" w:rsidR="00F91F23" w:rsidRDefault="00F91F23" w:rsidP="00433E98"/>
    <w:p w14:paraId="4D5093D5" w14:textId="77777777" w:rsidR="00F91F23" w:rsidRDefault="00F91F23" w:rsidP="00433E98"/>
    <w:p w14:paraId="7D5B7245" w14:textId="77777777" w:rsidR="00F91F23" w:rsidRDefault="00F91F23" w:rsidP="00433E98"/>
    <w:p w14:paraId="689D385C" w14:textId="77777777" w:rsidR="00F91F23" w:rsidRDefault="00F91F23" w:rsidP="00433E98"/>
    <w:p w14:paraId="6B7BE8ED" w14:textId="77777777" w:rsidR="00F91F23" w:rsidRDefault="00F91F23" w:rsidP="00433E98"/>
    <w:p w14:paraId="20B17378" w14:textId="77777777" w:rsidR="00F91F23" w:rsidRDefault="00F91F23" w:rsidP="00433E98"/>
    <w:p w14:paraId="02010D52" w14:textId="77777777" w:rsidR="00F91F23" w:rsidRDefault="00F91F23" w:rsidP="00433E98"/>
    <w:p w14:paraId="3572BCE3" w14:textId="77777777" w:rsidR="00F91F23" w:rsidRDefault="00F91F23" w:rsidP="00433E98"/>
    <w:p w14:paraId="5E28D8B3" w14:textId="77777777" w:rsidR="00F91F23" w:rsidRDefault="00F91F23" w:rsidP="00433E98"/>
    <w:p w14:paraId="6588AA26" w14:textId="77777777" w:rsidR="00433E98" w:rsidRDefault="00433E98" w:rsidP="00433E98"/>
    <w:p w14:paraId="2A586ACE" w14:textId="77777777" w:rsidR="00433E98" w:rsidRDefault="00433E98" w:rsidP="00433E98"/>
    <w:p w14:paraId="266BC241" w14:textId="2DAD4B0A" w:rsidR="00435CA7" w:rsidRDefault="00433E98" w:rsidP="00443E68">
      <w:pPr>
        <w:pStyle w:val="Heading2"/>
        <w:numPr>
          <w:ilvl w:val="1"/>
          <w:numId w:val="2"/>
        </w:numPr>
      </w:pPr>
      <w:bookmarkStart w:id="40" w:name="_Toc206760625"/>
      <w:r>
        <w:t>Distribute</w:t>
      </w:r>
      <w:r w:rsidR="00836311">
        <w:t xml:space="preserve"> (Approval Stage)</w:t>
      </w:r>
      <w:bookmarkEnd w:id="40"/>
    </w:p>
    <w:p w14:paraId="512B6073" w14:textId="14280075" w:rsidR="00435CA7" w:rsidRDefault="00435CA7" w:rsidP="00802EF3">
      <w:pPr>
        <w:pStyle w:val="ListParagraph"/>
        <w:numPr>
          <w:ilvl w:val="0"/>
          <w:numId w:val="5"/>
        </w:numPr>
        <w:spacing w:line="360" w:lineRule="auto"/>
      </w:pPr>
      <w:r>
        <w:t xml:space="preserve">This will be a system queue. i.e., </w:t>
      </w:r>
      <w:commentRangeStart w:id="41"/>
      <w:commentRangeStart w:id="42"/>
      <w:r>
        <w:t xml:space="preserve">users will not have access to this queue. </w:t>
      </w:r>
      <w:commentRangeEnd w:id="41"/>
      <w:r w:rsidR="00324569">
        <w:rPr>
          <w:rStyle w:val="CommentReference"/>
          <w:sz w:val="24"/>
          <w:szCs w:val="20"/>
        </w:rPr>
        <w:commentReference w:id="41"/>
      </w:r>
      <w:commentRangeEnd w:id="42"/>
      <w:r w:rsidR="008B2199">
        <w:rPr>
          <w:rStyle w:val="CommentReference"/>
          <w:sz w:val="24"/>
          <w:szCs w:val="20"/>
        </w:rPr>
        <w:commentReference w:id="42"/>
      </w:r>
    </w:p>
    <w:p w14:paraId="4EEA4BC0" w14:textId="10A3389B" w:rsidR="00435CA7" w:rsidRDefault="00435CA7" w:rsidP="00802EF3">
      <w:pPr>
        <w:pStyle w:val="ListParagraph"/>
        <w:numPr>
          <w:ilvl w:val="0"/>
          <w:numId w:val="5"/>
        </w:numPr>
        <w:spacing w:line="360" w:lineRule="auto"/>
      </w:pPr>
      <w:r>
        <w:t xml:space="preserve">This </w:t>
      </w:r>
      <w:r w:rsidR="00774C4E">
        <w:t xml:space="preserve">purpose of this queue will be </w:t>
      </w:r>
      <w:r w:rsidR="00EC0884">
        <w:t>distributing</w:t>
      </w:r>
      <w:r w:rsidR="00774C4E">
        <w:t xml:space="preserve"> a WI into parallel instances</w:t>
      </w:r>
      <w:r w:rsidR="00E42E7B">
        <w:t xml:space="preserve"> (Parent-Child)</w:t>
      </w:r>
      <w:r w:rsidR="00774C4E">
        <w:t xml:space="preserve"> so that WI can move to different units/</w:t>
      </w:r>
      <w:r w:rsidR="00EC0884">
        <w:t xml:space="preserve">queues at the same time. </w:t>
      </w:r>
    </w:p>
    <w:p w14:paraId="2368C008" w14:textId="7E96C57A" w:rsidR="00EC0884" w:rsidRDefault="00EC0884" w:rsidP="00802EF3">
      <w:pPr>
        <w:pStyle w:val="ListParagraph"/>
        <w:numPr>
          <w:ilvl w:val="0"/>
          <w:numId w:val="5"/>
        </w:numPr>
        <w:spacing w:line="360" w:lineRule="auto"/>
      </w:pPr>
      <w:r>
        <w:lastRenderedPageBreak/>
        <w:t xml:space="preserve">The Approved WI from either PB Credit Checker or Pending Clearance </w:t>
      </w:r>
      <w:r w:rsidR="00C878E0">
        <w:t xml:space="preserve">queue will come to this stage for distribution. </w:t>
      </w:r>
    </w:p>
    <w:p w14:paraId="4936590B" w14:textId="40808D9D" w:rsidR="00C878E0" w:rsidRDefault="00C878E0" w:rsidP="00802EF3">
      <w:pPr>
        <w:pStyle w:val="ListParagraph"/>
        <w:numPr>
          <w:ilvl w:val="0"/>
          <w:numId w:val="5"/>
        </w:numPr>
        <w:spacing w:line="360" w:lineRule="auto"/>
      </w:pPr>
      <w:r>
        <w:t xml:space="preserve">The WI will be distributed in different instances as per below: </w:t>
      </w:r>
    </w:p>
    <w:p w14:paraId="1EA14D0E" w14:textId="1608A1F4" w:rsidR="00C878E0" w:rsidRDefault="00C878E0" w:rsidP="00802EF3">
      <w:pPr>
        <w:pStyle w:val="ListParagraph"/>
        <w:numPr>
          <w:ilvl w:val="0"/>
          <w:numId w:val="18"/>
        </w:numPr>
        <w:spacing w:line="360" w:lineRule="auto"/>
      </w:pPr>
      <w:r>
        <w:t>Instance 1</w:t>
      </w:r>
      <w:r w:rsidR="00E42E7B">
        <w:t>(Child WI)</w:t>
      </w:r>
      <w:r>
        <w:t xml:space="preserve">: One Instance of the WI will </w:t>
      </w:r>
      <w:r w:rsidR="006E2D58">
        <w:t xml:space="preserve">always </w:t>
      </w:r>
      <w:r>
        <w:t xml:space="preserve">move to </w:t>
      </w:r>
      <w:r w:rsidRPr="00A14565">
        <w:rPr>
          <w:b/>
          <w:bCs/>
        </w:rPr>
        <w:t>CPF Integration for Approval Stage</w:t>
      </w:r>
      <w:r>
        <w:t xml:space="preserve">. </w:t>
      </w:r>
    </w:p>
    <w:p w14:paraId="5EEE2295" w14:textId="13842D2F" w:rsidR="00C878E0" w:rsidRDefault="00C878E0" w:rsidP="00802EF3">
      <w:pPr>
        <w:pStyle w:val="ListParagraph"/>
        <w:numPr>
          <w:ilvl w:val="0"/>
          <w:numId w:val="18"/>
        </w:numPr>
        <w:spacing w:line="360" w:lineRule="auto"/>
      </w:pPr>
      <w:r>
        <w:t>Instance 2</w:t>
      </w:r>
      <w:r w:rsidR="00E42E7B">
        <w:t>(Parent WI)</w:t>
      </w:r>
      <w:r>
        <w:t xml:space="preserve">: Second Instance of the WI will move to the following stages as per </w:t>
      </w:r>
      <w:r w:rsidR="006E2D58">
        <w:t>the condition below</w:t>
      </w:r>
      <w:r>
        <w:t>:</w:t>
      </w:r>
    </w:p>
    <w:p w14:paraId="68760222" w14:textId="3CD71779" w:rsidR="00C878E0" w:rsidRDefault="00C878E0" w:rsidP="00802EF3">
      <w:pPr>
        <w:pStyle w:val="ListParagraph"/>
        <w:numPr>
          <w:ilvl w:val="1"/>
          <w:numId w:val="18"/>
        </w:numPr>
        <w:spacing w:line="360" w:lineRule="auto"/>
      </w:pPr>
      <w:r w:rsidRPr="00A14565">
        <w:rPr>
          <w:b/>
          <w:bCs/>
        </w:rPr>
        <w:t>Awaiting Original Validation:</w:t>
      </w:r>
      <w:r>
        <w:t xml:space="preserve"> If </w:t>
      </w:r>
      <w:r w:rsidR="00E32C29">
        <w:t>Request Type = Non STP</w:t>
      </w:r>
      <w:r w:rsidR="006E2D58">
        <w:t xml:space="preserve">, then the WI Instance 2 </w:t>
      </w:r>
      <w:r w:rsidR="004A016B">
        <w:t xml:space="preserve">(Parent) </w:t>
      </w:r>
      <w:r w:rsidR="006E2D58">
        <w:t xml:space="preserve">will move to this queue. </w:t>
      </w:r>
    </w:p>
    <w:p w14:paraId="36F55101" w14:textId="7DF6364A" w:rsidR="00F72E43" w:rsidRDefault="006E2D58" w:rsidP="00802EF3">
      <w:pPr>
        <w:pStyle w:val="ListParagraph"/>
        <w:numPr>
          <w:ilvl w:val="1"/>
          <w:numId w:val="18"/>
        </w:numPr>
        <w:spacing w:line="360" w:lineRule="auto"/>
      </w:pPr>
      <w:r w:rsidRPr="00894F5C">
        <w:rPr>
          <w:b/>
          <w:bCs/>
        </w:rPr>
        <w:t>Cons Doc Check:</w:t>
      </w:r>
      <w:r>
        <w:t xml:space="preserve"> If</w:t>
      </w:r>
      <w:r w:rsidR="00E32C29">
        <w:t xml:space="preserve"> Request Type = STP</w:t>
      </w:r>
      <w:r>
        <w:t>, then WI Instance 2</w:t>
      </w:r>
      <w:r w:rsidR="004A016B">
        <w:t>(Parent)</w:t>
      </w:r>
      <w:r>
        <w:t xml:space="preserve"> will skip Awaiting Original stage and directly move to Cons Doc Check queue.</w:t>
      </w:r>
    </w:p>
    <w:p w14:paraId="2C9C54C9" w14:textId="1174AC73" w:rsidR="007D70D3" w:rsidRDefault="007D70D3" w:rsidP="00802EF3">
      <w:pPr>
        <w:pStyle w:val="ListParagraph"/>
        <w:numPr>
          <w:ilvl w:val="1"/>
          <w:numId w:val="18"/>
        </w:numPr>
        <w:spacing w:line="360" w:lineRule="auto"/>
      </w:pPr>
      <w:r>
        <w:rPr>
          <w:b/>
          <w:bCs/>
        </w:rPr>
        <w:t>Awaiting Docs:</w:t>
      </w:r>
      <w:r>
        <w:t xml:space="preserve"> If Sub-Product = Reschedule Collections, then WI Instance 2 (Parent) will move to Awaiting Docs queue. </w:t>
      </w:r>
    </w:p>
    <w:p w14:paraId="79DF51D9" w14:textId="361B9A1D" w:rsidR="00823C28" w:rsidRDefault="00823C28" w:rsidP="00802EF3">
      <w:pPr>
        <w:pStyle w:val="ListParagraph"/>
        <w:numPr>
          <w:ilvl w:val="0"/>
          <w:numId w:val="5"/>
        </w:numPr>
        <w:spacing w:line="360" w:lineRule="auto"/>
      </w:pPr>
      <w:r>
        <w:t xml:space="preserve">The WI post distribution as per the above logic will move ahead under respective instances. </w:t>
      </w:r>
    </w:p>
    <w:p w14:paraId="5C5789B4" w14:textId="5841D11D" w:rsidR="00823C28" w:rsidDel="00DA2396" w:rsidRDefault="00823C28" w:rsidP="00823C28">
      <w:pPr>
        <w:spacing w:line="360" w:lineRule="auto"/>
        <w:rPr>
          <w:del w:id="43" w:author="Zeena Salim" w:date="2025-07-04T16:47:00Z" w16du:dateUtc="2025-07-04T12:47:00Z"/>
        </w:rPr>
      </w:pPr>
    </w:p>
    <w:p w14:paraId="4F05A461" w14:textId="04A22FE1" w:rsidR="00070363" w:rsidRDefault="00070363" w:rsidP="00823C28">
      <w:pPr>
        <w:spacing w:line="360" w:lineRule="auto"/>
      </w:pPr>
      <w:r>
        <w:t xml:space="preserve">WI will be distributed in the below manner: </w:t>
      </w:r>
    </w:p>
    <w:p w14:paraId="5244F9FA" w14:textId="52935F35" w:rsidR="00070363" w:rsidDel="00DA2396" w:rsidRDefault="00070363" w:rsidP="00823C28">
      <w:pPr>
        <w:spacing w:line="360" w:lineRule="auto"/>
        <w:rPr>
          <w:del w:id="44" w:author="Zeena Salim" w:date="2025-07-04T16:48:00Z" w16du:dateUtc="2025-07-04T12:48:00Z"/>
        </w:rPr>
      </w:pPr>
    </w:p>
    <w:tbl>
      <w:tblPr>
        <w:tblStyle w:val="TableGrid"/>
        <w:tblW w:w="0" w:type="auto"/>
        <w:tblLook w:val="04A0" w:firstRow="1" w:lastRow="0" w:firstColumn="1" w:lastColumn="0" w:noHBand="0" w:noVBand="1"/>
      </w:tblPr>
      <w:tblGrid>
        <w:gridCol w:w="3005"/>
        <w:gridCol w:w="3005"/>
        <w:gridCol w:w="3006"/>
      </w:tblGrid>
      <w:tr w:rsidR="00070363" w14:paraId="5459D2A5" w14:textId="77777777" w:rsidTr="00070363">
        <w:tc>
          <w:tcPr>
            <w:tcW w:w="3005" w:type="dxa"/>
          </w:tcPr>
          <w:p w14:paraId="6151CEEA" w14:textId="0270471D" w:rsidR="00070363" w:rsidRPr="00070363" w:rsidRDefault="00070363" w:rsidP="00823C28">
            <w:pPr>
              <w:spacing w:line="360" w:lineRule="auto"/>
              <w:rPr>
                <w:b/>
                <w:bCs/>
              </w:rPr>
            </w:pPr>
            <w:r w:rsidRPr="00070363">
              <w:rPr>
                <w:b/>
                <w:bCs/>
              </w:rPr>
              <w:t xml:space="preserve">Distribution Criteria </w:t>
            </w:r>
          </w:p>
        </w:tc>
        <w:tc>
          <w:tcPr>
            <w:tcW w:w="3005" w:type="dxa"/>
          </w:tcPr>
          <w:p w14:paraId="1A7BC352" w14:textId="6AE4A61F" w:rsidR="00070363" w:rsidRPr="00070363" w:rsidRDefault="00070363" w:rsidP="00823C28">
            <w:pPr>
              <w:spacing w:line="360" w:lineRule="auto"/>
              <w:rPr>
                <w:b/>
                <w:bCs/>
              </w:rPr>
            </w:pPr>
            <w:r w:rsidRPr="00070363">
              <w:rPr>
                <w:b/>
                <w:bCs/>
              </w:rPr>
              <w:t>Condition</w:t>
            </w:r>
          </w:p>
        </w:tc>
        <w:tc>
          <w:tcPr>
            <w:tcW w:w="3006" w:type="dxa"/>
          </w:tcPr>
          <w:p w14:paraId="1900F23D" w14:textId="685D48B0" w:rsidR="00070363" w:rsidRPr="00070363" w:rsidRDefault="00070363" w:rsidP="00823C28">
            <w:pPr>
              <w:spacing w:line="360" w:lineRule="auto"/>
              <w:rPr>
                <w:b/>
                <w:bCs/>
              </w:rPr>
            </w:pPr>
            <w:r w:rsidRPr="00070363">
              <w:rPr>
                <w:b/>
                <w:bCs/>
              </w:rPr>
              <w:t xml:space="preserve">WI moves to </w:t>
            </w:r>
          </w:p>
        </w:tc>
      </w:tr>
      <w:tr w:rsidR="00A167CD" w14:paraId="4902F289" w14:textId="77777777" w:rsidTr="00070363">
        <w:tc>
          <w:tcPr>
            <w:tcW w:w="3005" w:type="dxa"/>
            <w:vMerge w:val="restart"/>
          </w:tcPr>
          <w:p w14:paraId="14F2DE88" w14:textId="50701016" w:rsidR="00A167CD" w:rsidRDefault="00A167CD" w:rsidP="00823C28">
            <w:pPr>
              <w:spacing w:line="360" w:lineRule="auto"/>
            </w:pPr>
            <w:r>
              <w:t>Instance 1</w:t>
            </w:r>
            <w:r w:rsidR="004A016B">
              <w:t xml:space="preserve"> (Child WI)</w:t>
            </w:r>
          </w:p>
        </w:tc>
        <w:tc>
          <w:tcPr>
            <w:tcW w:w="3005" w:type="dxa"/>
          </w:tcPr>
          <w:p w14:paraId="444FD209" w14:textId="5CE46551" w:rsidR="00A167CD" w:rsidRDefault="00A167CD" w:rsidP="00823C28">
            <w:pPr>
              <w:spacing w:line="360" w:lineRule="auto"/>
            </w:pPr>
            <w:r>
              <w:t>Always Check for Mandatory documents, if docs not found</w:t>
            </w:r>
          </w:p>
        </w:tc>
        <w:tc>
          <w:tcPr>
            <w:tcW w:w="3006" w:type="dxa"/>
          </w:tcPr>
          <w:p w14:paraId="453979D0" w14:textId="5BFA2DB9" w:rsidR="00A167CD" w:rsidRDefault="00A167CD" w:rsidP="00823C28">
            <w:pPr>
              <w:spacing w:line="360" w:lineRule="auto"/>
            </w:pPr>
            <w:r>
              <w:t xml:space="preserve">Sys Doc Generate CPF </w:t>
            </w:r>
          </w:p>
        </w:tc>
      </w:tr>
      <w:tr w:rsidR="00A167CD" w14:paraId="53838463" w14:textId="77777777" w:rsidTr="00070363">
        <w:tc>
          <w:tcPr>
            <w:tcW w:w="3005" w:type="dxa"/>
            <w:vMerge/>
          </w:tcPr>
          <w:p w14:paraId="73A1D37C" w14:textId="77DF6719" w:rsidR="00A167CD" w:rsidRDefault="00A167CD" w:rsidP="00A167CD">
            <w:pPr>
              <w:spacing w:line="360" w:lineRule="auto"/>
            </w:pPr>
          </w:p>
        </w:tc>
        <w:tc>
          <w:tcPr>
            <w:tcW w:w="3005" w:type="dxa"/>
          </w:tcPr>
          <w:p w14:paraId="223B22A0" w14:textId="46F59D7C" w:rsidR="00A167CD" w:rsidRDefault="00A167CD" w:rsidP="00A167CD">
            <w:pPr>
              <w:spacing w:line="360" w:lineRule="auto"/>
            </w:pPr>
            <w:r>
              <w:t>Always Check for Mandatory documents, if docs are found</w:t>
            </w:r>
          </w:p>
        </w:tc>
        <w:tc>
          <w:tcPr>
            <w:tcW w:w="3006" w:type="dxa"/>
          </w:tcPr>
          <w:p w14:paraId="51AC213A" w14:textId="308F9A7E" w:rsidR="00A167CD" w:rsidRDefault="00A167CD" w:rsidP="00A167CD">
            <w:pPr>
              <w:spacing w:line="360" w:lineRule="auto"/>
            </w:pPr>
            <w:r>
              <w:t xml:space="preserve">Sys Notify CPF </w:t>
            </w:r>
          </w:p>
        </w:tc>
      </w:tr>
      <w:tr w:rsidR="007D70D3" w14:paraId="7DAE0B30" w14:textId="77777777" w:rsidTr="00070363">
        <w:tc>
          <w:tcPr>
            <w:tcW w:w="3005" w:type="dxa"/>
            <w:vMerge w:val="restart"/>
          </w:tcPr>
          <w:p w14:paraId="4DCF6A66" w14:textId="4C8D23EA" w:rsidR="007D70D3" w:rsidRDefault="007D70D3" w:rsidP="00A167CD">
            <w:pPr>
              <w:spacing w:line="360" w:lineRule="auto"/>
            </w:pPr>
            <w:r>
              <w:t>Instance 2 (Parent WI)</w:t>
            </w:r>
          </w:p>
        </w:tc>
        <w:tc>
          <w:tcPr>
            <w:tcW w:w="3005" w:type="dxa"/>
          </w:tcPr>
          <w:p w14:paraId="2931A7F8" w14:textId="7B151F6B" w:rsidR="007D70D3" w:rsidRDefault="007D70D3" w:rsidP="00A167CD">
            <w:pPr>
              <w:spacing w:line="360" w:lineRule="auto"/>
            </w:pPr>
            <w:r>
              <w:t>If Request Type = Non STP</w:t>
            </w:r>
          </w:p>
        </w:tc>
        <w:tc>
          <w:tcPr>
            <w:tcW w:w="3006" w:type="dxa"/>
          </w:tcPr>
          <w:p w14:paraId="7105918F" w14:textId="0DCE31C2" w:rsidR="007D70D3" w:rsidRDefault="007D70D3" w:rsidP="00A167CD">
            <w:pPr>
              <w:spacing w:line="360" w:lineRule="auto"/>
            </w:pPr>
            <w:r>
              <w:t>Awaiting Original Validation</w:t>
            </w:r>
          </w:p>
        </w:tc>
      </w:tr>
      <w:tr w:rsidR="007D70D3" w14:paraId="5EE9D81E" w14:textId="77777777" w:rsidTr="00070363">
        <w:tc>
          <w:tcPr>
            <w:tcW w:w="3005" w:type="dxa"/>
            <w:vMerge/>
          </w:tcPr>
          <w:p w14:paraId="111F40AC" w14:textId="77777777" w:rsidR="007D70D3" w:rsidRDefault="007D70D3" w:rsidP="00A167CD">
            <w:pPr>
              <w:spacing w:line="360" w:lineRule="auto"/>
            </w:pPr>
          </w:p>
        </w:tc>
        <w:tc>
          <w:tcPr>
            <w:tcW w:w="3005" w:type="dxa"/>
          </w:tcPr>
          <w:p w14:paraId="7700C439" w14:textId="07B7662D" w:rsidR="007D70D3" w:rsidRDefault="007D70D3" w:rsidP="00A167CD">
            <w:pPr>
              <w:spacing w:line="360" w:lineRule="auto"/>
            </w:pPr>
            <w:r>
              <w:t>If Request Type = STP</w:t>
            </w:r>
          </w:p>
        </w:tc>
        <w:tc>
          <w:tcPr>
            <w:tcW w:w="3006" w:type="dxa"/>
          </w:tcPr>
          <w:p w14:paraId="7374B252" w14:textId="321CEF8D" w:rsidR="007D70D3" w:rsidRDefault="007D70D3" w:rsidP="00A167CD">
            <w:pPr>
              <w:spacing w:line="360" w:lineRule="auto"/>
            </w:pPr>
            <w:r>
              <w:t xml:space="preserve">Cons Doc Check </w:t>
            </w:r>
          </w:p>
        </w:tc>
      </w:tr>
      <w:tr w:rsidR="007D70D3" w14:paraId="14866630" w14:textId="77777777" w:rsidTr="00070363">
        <w:tc>
          <w:tcPr>
            <w:tcW w:w="3005" w:type="dxa"/>
            <w:vMerge/>
          </w:tcPr>
          <w:p w14:paraId="6DF3673E" w14:textId="77777777" w:rsidR="007D70D3" w:rsidRDefault="007D70D3" w:rsidP="00A167CD">
            <w:pPr>
              <w:spacing w:line="360" w:lineRule="auto"/>
            </w:pPr>
          </w:p>
        </w:tc>
        <w:tc>
          <w:tcPr>
            <w:tcW w:w="3005" w:type="dxa"/>
          </w:tcPr>
          <w:p w14:paraId="2DCC9895" w14:textId="39F64CA4" w:rsidR="007D70D3" w:rsidRDefault="007D70D3" w:rsidP="00A167CD">
            <w:pPr>
              <w:spacing w:line="360" w:lineRule="auto"/>
            </w:pPr>
            <w:r>
              <w:t>If Sub-Product = Reschedule Collections</w:t>
            </w:r>
          </w:p>
        </w:tc>
        <w:tc>
          <w:tcPr>
            <w:tcW w:w="3006" w:type="dxa"/>
          </w:tcPr>
          <w:p w14:paraId="1D0644B4" w14:textId="482FF46B" w:rsidR="007D70D3" w:rsidRDefault="007D70D3" w:rsidP="00A167CD">
            <w:pPr>
              <w:spacing w:line="360" w:lineRule="auto"/>
            </w:pPr>
            <w:r>
              <w:t xml:space="preserve">Awaiting Docs </w:t>
            </w:r>
          </w:p>
        </w:tc>
      </w:tr>
    </w:tbl>
    <w:p w14:paraId="3F49B611" w14:textId="77777777" w:rsidR="00070363" w:rsidRDefault="00070363" w:rsidP="00823C28">
      <w:pPr>
        <w:spacing w:line="360" w:lineRule="auto"/>
      </w:pPr>
    </w:p>
    <w:p w14:paraId="45BFCFD2" w14:textId="411D70B0" w:rsidR="00823C28" w:rsidRDefault="00823C28" w:rsidP="00F64033">
      <w:pPr>
        <w:pStyle w:val="Heading3"/>
        <w:numPr>
          <w:ilvl w:val="2"/>
          <w:numId w:val="2"/>
        </w:numPr>
      </w:pPr>
      <w:bookmarkStart w:id="45" w:name="_Toc206760626"/>
      <w:r>
        <w:lastRenderedPageBreak/>
        <w:t xml:space="preserve">Instance 1 </w:t>
      </w:r>
      <w:r w:rsidR="00370967">
        <w:t>(Child WI)</w:t>
      </w:r>
      <w:bookmarkEnd w:id="45"/>
    </w:p>
    <w:p w14:paraId="2657254D" w14:textId="666CCDD4" w:rsidR="00F64033" w:rsidRDefault="00370967" w:rsidP="00802EF3">
      <w:pPr>
        <w:pStyle w:val="ListParagraph"/>
        <w:numPr>
          <w:ilvl w:val="0"/>
          <w:numId w:val="5"/>
        </w:numPr>
        <w:spacing w:line="360" w:lineRule="auto"/>
      </w:pPr>
      <w:r>
        <w:t>A child WI</w:t>
      </w:r>
      <w:r w:rsidR="007C46DD">
        <w:t xml:space="preserve"> </w:t>
      </w:r>
      <w:r>
        <w:t xml:space="preserve">will be created and </w:t>
      </w:r>
      <w:r w:rsidR="007C46DD">
        <w:t xml:space="preserve">will always move for CPF Integration for the Approval stage. </w:t>
      </w:r>
    </w:p>
    <w:p w14:paraId="26C98073" w14:textId="14ECCCEF" w:rsidR="003F29B9" w:rsidRDefault="007C46DD" w:rsidP="00802EF3">
      <w:pPr>
        <w:pStyle w:val="ListParagraph"/>
        <w:numPr>
          <w:ilvl w:val="0"/>
          <w:numId w:val="5"/>
        </w:numPr>
        <w:spacing w:line="360" w:lineRule="auto"/>
      </w:pPr>
      <w:r>
        <w:t>The system will validate the mandatory document</w:t>
      </w:r>
      <w:r w:rsidR="003F29B9">
        <w:t xml:space="preserve">s required for Approval stage in the WI if it is available or not. </w:t>
      </w:r>
    </w:p>
    <w:p w14:paraId="6434CBEE" w14:textId="77777777" w:rsidR="00EA1FE4" w:rsidRDefault="00EA1FE4" w:rsidP="00EA1FE4">
      <w:pPr>
        <w:pStyle w:val="ListParagraph"/>
        <w:spacing w:line="360" w:lineRule="auto"/>
      </w:pPr>
    </w:p>
    <w:p w14:paraId="29FB49BB" w14:textId="33E0EBCB" w:rsidR="00EA1FE4" w:rsidRDefault="00EA1FE4" w:rsidP="00EA1FE4">
      <w:pPr>
        <w:pStyle w:val="Heading4"/>
        <w:numPr>
          <w:ilvl w:val="3"/>
          <w:numId w:val="2"/>
        </w:numPr>
      </w:pPr>
      <w:r>
        <w:t>Approval Docs not available</w:t>
      </w:r>
    </w:p>
    <w:p w14:paraId="4C5A00E3" w14:textId="77777777" w:rsidR="00EA1FE4" w:rsidRPr="00EA1FE4" w:rsidRDefault="00EA1FE4" w:rsidP="00EA1FE4"/>
    <w:p w14:paraId="448A3BF6" w14:textId="2F277950" w:rsidR="00AE4036" w:rsidRDefault="003F29B9" w:rsidP="00802EF3">
      <w:pPr>
        <w:pStyle w:val="ListParagraph"/>
        <w:numPr>
          <w:ilvl w:val="0"/>
          <w:numId w:val="5"/>
        </w:numPr>
        <w:spacing w:line="360" w:lineRule="auto"/>
      </w:pPr>
      <w:r>
        <w:t>If the</w:t>
      </w:r>
      <w:r w:rsidR="00342879">
        <w:t xml:space="preserve"> below</w:t>
      </w:r>
      <w:r>
        <w:t xml:space="preserve"> mandatory documents </w:t>
      </w:r>
      <w:r w:rsidR="00AE4036">
        <w:t xml:space="preserve">for approval </w:t>
      </w:r>
      <w:r>
        <w:t>are not found in the WI</w:t>
      </w:r>
      <w:r w:rsidR="00EA1FE4">
        <w:t xml:space="preserve">, then WI will move to ‘Sys Doc Generate </w:t>
      </w:r>
      <w:r w:rsidR="00CB550F">
        <w:t>CPF</w:t>
      </w:r>
      <w:r w:rsidR="00EA1FE4">
        <w:t xml:space="preserve">’ queue. </w:t>
      </w:r>
    </w:p>
    <w:p w14:paraId="12AB6158" w14:textId="72DF0EA6" w:rsidR="00342879" w:rsidRDefault="00342879" w:rsidP="003E3F52">
      <w:pPr>
        <w:pStyle w:val="ListParagraph"/>
        <w:numPr>
          <w:ilvl w:val="0"/>
          <w:numId w:val="68"/>
        </w:numPr>
        <w:spacing w:line="360" w:lineRule="auto"/>
      </w:pPr>
      <w:r>
        <w:t>PL Offer Letter</w:t>
      </w:r>
    </w:p>
    <w:p w14:paraId="11959710" w14:textId="68A84559" w:rsidR="003C22BB" w:rsidRDefault="00342879" w:rsidP="003E3F52">
      <w:pPr>
        <w:pStyle w:val="ListParagraph"/>
        <w:numPr>
          <w:ilvl w:val="0"/>
          <w:numId w:val="68"/>
        </w:numPr>
        <w:spacing w:line="360" w:lineRule="auto"/>
      </w:pPr>
      <w:r>
        <w:t>Assessment and Suitability</w:t>
      </w:r>
    </w:p>
    <w:p w14:paraId="7ED2C64B" w14:textId="77777777" w:rsidR="00EA1FE4" w:rsidRDefault="00EA1FE4" w:rsidP="00EA1FE4">
      <w:pPr>
        <w:spacing w:line="360" w:lineRule="auto"/>
      </w:pPr>
    </w:p>
    <w:p w14:paraId="17969207" w14:textId="40209B9C" w:rsidR="00EA1FE4" w:rsidRDefault="00EA1FE4" w:rsidP="00EA1FE4">
      <w:pPr>
        <w:pStyle w:val="Heading5"/>
        <w:numPr>
          <w:ilvl w:val="4"/>
          <w:numId w:val="2"/>
        </w:numPr>
      </w:pPr>
      <w:r>
        <w:t xml:space="preserve">Sys Doc Generate </w:t>
      </w:r>
      <w:r w:rsidR="00CB550F">
        <w:t>CPF</w:t>
      </w:r>
    </w:p>
    <w:p w14:paraId="39A83557" w14:textId="77777777" w:rsidR="000C57EE" w:rsidRDefault="000C57EE" w:rsidP="000C57EE"/>
    <w:p w14:paraId="27BDAA48" w14:textId="121927F5" w:rsidR="000C57EE" w:rsidRPr="000C57EE" w:rsidRDefault="000C57EE" w:rsidP="000C57EE">
      <w:pPr>
        <w:pStyle w:val="Heading6"/>
        <w:numPr>
          <w:ilvl w:val="5"/>
          <w:numId w:val="2"/>
        </w:numPr>
      </w:pPr>
      <w:r>
        <w:t>Description</w:t>
      </w:r>
    </w:p>
    <w:p w14:paraId="3B6B64A5" w14:textId="77777777" w:rsidR="00EA1FE4" w:rsidRDefault="00EA1FE4" w:rsidP="00EA1FE4"/>
    <w:p w14:paraId="181651D7" w14:textId="4626E5F2" w:rsidR="00EA1FE4" w:rsidRDefault="00AE4036" w:rsidP="00802EF3">
      <w:pPr>
        <w:pStyle w:val="ListParagraph"/>
        <w:numPr>
          <w:ilvl w:val="0"/>
          <w:numId w:val="5"/>
        </w:numPr>
        <w:spacing w:line="360" w:lineRule="auto"/>
      </w:pPr>
      <w:r>
        <w:t xml:space="preserve">This will be a system queue. i.e., the </w:t>
      </w:r>
      <w:r w:rsidR="004F3B4B">
        <w:t xml:space="preserve">users will not have access to this queue. </w:t>
      </w:r>
    </w:p>
    <w:p w14:paraId="1C9AB03A" w14:textId="3B9F21E5" w:rsidR="00081E01" w:rsidRDefault="00081E01" w:rsidP="00802EF3">
      <w:pPr>
        <w:pStyle w:val="ListParagraph"/>
        <w:numPr>
          <w:ilvl w:val="0"/>
          <w:numId w:val="5"/>
        </w:numPr>
        <w:spacing w:line="360" w:lineRule="auto"/>
      </w:pPr>
      <w:r>
        <w:t xml:space="preserve">The purpose of this queue is to Notify CPF with Doc Generate CPF API to generate mandatory documents for Approval &amp; Disbursal Stage. </w:t>
      </w:r>
    </w:p>
    <w:p w14:paraId="6F17BAB1" w14:textId="431F4084" w:rsidR="004F3B4B" w:rsidRDefault="004F3B4B" w:rsidP="00802EF3">
      <w:pPr>
        <w:pStyle w:val="ListParagraph"/>
        <w:numPr>
          <w:ilvl w:val="0"/>
          <w:numId w:val="5"/>
        </w:numPr>
        <w:spacing w:line="360" w:lineRule="auto"/>
      </w:pPr>
      <w:r>
        <w:t xml:space="preserve">The WI will route to this </w:t>
      </w:r>
      <w:r w:rsidR="00BC5605">
        <w:t>queue based on the condition below</w:t>
      </w:r>
      <w:r>
        <w:t xml:space="preserve">: </w:t>
      </w:r>
    </w:p>
    <w:p w14:paraId="7F452248" w14:textId="4A5A484E" w:rsidR="004F3B4B" w:rsidRDefault="008C627F" w:rsidP="00802EF3">
      <w:pPr>
        <w:pStyle w:val="ListParagraph"/>
        <w:numPr>
          <w:ilvl w:val="0"/>
          <w:numId w:val="19"/>
        </w:numPr>
        <w:spacing w:line="360" w:lineRule="auto"/>
      </w:pPr>
      <w:r>
        <w:t>Post PB Credit Checker Approval or Pending Clearance Approval, the WI which got distributed</w:t>
      </w:r>
      <w:r w:rsidR="002F07B0">
        <w:t>. The Instance 1</w:t>
      </w:r>
      <w:r w:rsidR="00E928DD">
        <w:t>(Child)</w:t>
      </w:r>
      <w:r w:rsidR="002F07B0">
        <w:t xml:space="preserve"> of the WI will come to this queue if mandatory documents are not available in the WI. </w:t>
      </w:r>
    </w:p>
    <w:p w14:paraId="604D5A27" w14:textId="52F50CD9" w:rsidR="00081E01" w:rsidRDefault="00081E01" w:rsidP="00802EF3">
      <w:pPr>
        <w:pStyle w:val="ListParagraph"/>
        <w:numPr>
          <w:ilvl w:val="0"/>
          <w:numId w:val="19"/>
        </w:numPr>
        <w:spacing w:line="360" w:lineRule="auto"/>
      </w:pPr>
      <w:r>
        <w:t xml:space="preserve">Main WI can route to this queue from Disbursal Stage post </w:t>
      </w:r>
      <w:r w:rsidR="00496E15">
        <w:t xml:space="preserve">Disbursal Checker </w:t>
      </w:r>
      <w:r>
        <w:t xml:space="preserve">user Approves the WI and if Disbursal Mandatory Document is not attached in the WI. </w:t>
      </w:r>
    </w:p>
    <w:p w14:paraId="0793E2AF" w14:textId="42ADD652" w:rsidR="002F07B0" w:rsidRDefault="002F07B0" w:rsidP="00802EF3">
      <w:pPr>
        <w:pStyle w:val="ListParagraph"/>
        <w:numPr>
          <w:ilvl w:val="0"/>
          <w:numId w:val="5"/>
        </w:numPr>
        <w:spacing w:line="360" w:lineRule="auto"/>
      </w:pPr>
      <w:r>
        <w:t xml:space="preserve">On this queue, the system will trigger ‘Doc Generate </w:t>
      </w:r>
      <w:r w:rsidR="00CB550F">
        <w:t>API</w:t>
      </w:r>
      <w:r>
        <w:t xml:space="preserve">’ to CPF, asking to generate the required documents. </w:t>
      </w:r>
    </w:p>
    <w:p w14:paraId="3AE8BB57" w14:textId="63B0F2B5" w:rsidR="00496E15" w:rsidRDefault="00496E15" w:rsidP="00802EF3">
      <w:pPr>
        <w:pStyle w:val="ListParagraph"/>
        <w:numPr>
          <w:ilvl w:val="0"/>
          <w:numId w:val="5"/>
        </w:numPr>
        <w:spacing w:line="360" w:lineRule="auto"/>
      </w:pPr>
      <w:r>
        <w:t xml:space="preserve">System will validate if along with PL, Cross Sell CC is also required. If yes, then system will send </w:t>
      </w:r>
      <w:r w:rsidR="00054BA3">
        <w:t xml:space="preserve">the documents for CC to be generated by CPF. </w:t>
      </w:r>
    </w:p>
    <w:p w14:paraId="0B639E9C" w14:textId="77DDEEF6" w:rsidR="00E74BF1" w:rsidRDefault="00E74BF1" w:rsidP="00802EF3">
      <w:pPr>
        <w:pStyle w:val="ListParagraph"/>
        <w:numPr>
          <w:ilvl w:val="0"/>
          <w:numId w:val="5"/>
        </w:numPr>
        <w:spacing w:line="360" w:lineRule="auto"/>
      </w:pPr>
      <w:r>
        <w:t>Below documents will be generated by CPF for approval stage:</w:t>
      </w:r>
    </w:p>
    <w:p w14:paraId="6283FE5B" w14:textId="3F80EE69" w:rsidR="00054BA3" w:rsidRDefault="00054BA3" w:rsidP="00802EF3">
      <w:pPr>
        <w:pStyle w:val="ListParagraph"/>
        <w:numPr>
          <w:ilvl w:val="0"/>
          <w:numId w:val="5"/>
        </w:numPr>
        <w:spacing w:line="360" w:lineRule="auto"/>
      </w:pPr>
      <w:r>
        <w:t>For PL Approval Stage:</w:t>
      </w:r>
    </w:p>
    <w:p w14:paraId="68CD9356" w14:textId="02825B91" w:rsidR="00E74BF1" w:rsidRDefault="00E32C29" w:rsidP="003E3F52">
      <w:pPr>
        <w:pStyle w:val="ListParagraph"/>
        <w:numPr>
          <w:ilvl w:val="0"/>
          <w:numId w:val="56"/>
        </w:numPr>
        <w:spacing w:line="360" w:lineRule="auto"/>
      </w:pPr>
      <w:r>
        <w:lastRenderedPageBreak/>
        <w:t xml:space="preserve">PL </w:t>
      </w:r>
      <w:r w:rsidR="00E74BF1">
        <w:t>Offer Letter</w:t>
      </w:r>
    </w:p>
    <w:p w14:paraId="2F90A3D4" w14:textId="07774376" w:rsidR="00E74BF1" w:rsidRDefault="00E74BF1" w:rsidP="003E3F52">
      <w:pPr>
        <w:pStyle w:val="ListParagraph"/>
        <w:numPr>
          <w:ilvl w:val="0"/>
          <w:numId w:val="56"/>
        </w:numPr>
        <w:spacing w:line="360" w:lineRule="auto"/>
      </w:pPr>
      <w:r>
        <w:t>Assessment &amp; Suitability</w:t>
      </w:r>
    </w:p>
    <w:p w14:paraId="509DD47A" w14:textId="587BF14F" w:rsidR="00054BA3" w:rsidRDefault="00054BA3" w:rsidP="00054BA3">
      <w:pPr>
        <w:pStyle w:val="ListParagraph"/>
        <w:numPr>
          <w:ilvl w:val="0"/>
          <w:numId w:val="5"/>
        </w:numPr>
        <w:spacing w:line="360" w:lineRule="auto"/>
      </w:pPr>
      <w:r>
        <w:t xml:space="preserve">For CC Approval Stage: </w:t>
      </w:r>
    </w:p>
    <w:p w14:paraId="6811B64F" w14:textId="47DDF3C5" w:rsidR="00054BA3" w:rsidRDefault="00054BA3" w:rsidP="003E3F52">
      <w:pPr>
        <w:pStyle w:val="ListParagraph"/>
        <w:numPr>
          <w:ilvl w:val="0"/>
          <w:numId w:val="69"/>
        </w:numPr>
        <w:spacing w:line="360" w:lineRule="auto"/>
      </w:pPr>
      <w:r>
        <w:t>Assessment and Suitability</w:t>
      </w:r>
    </w:p>
    <w:p w14:paraId="600BFCA5" w14:textId="765FABF4" w:rsidR="00E74BF1" w:rsidRDefault="00E74BF1" w:rsidP="00E74BF1">
      <w:pPr>
        <w:pStyle w:val="ListParagraph"/>
        <w:numPr>
          <w:ilvl w:val="0"/>
          <w:numId w:val="5"/>
        </w:numPr>
        <w:spacing w:line="360" w:lineRule="auto"/>
      </w:pPr>
      <w:r>
        <w:t>Below documents will be generated by CPF for Disbursal Stage</w:t>
      </w:r>
      <w:r w:rsidR="00054BA3">
        <w:t xml:space="preserve"> for both PL or CC (If applicable)</w:t>
      </w:r>
      <w:r>
        <w:t xml:space="preserve">: </w:t>
      </w:r>
    </w:p>
    <w:p w14:paraId="4AD988ED" w14:textId="5D8B2CD9" w:rsidR="00E74BF1" w:rsidRDefault="00E74BF1" w:rsidP="003E3F52">
      <w:pPr>
        <w:pStyle w:val="ListParagraph"/>
        <w:numPr>
          <w:ilvl w:val="0"/>
          <w:numId w:val="57"/>
        </w:numPr>
        <w:spacing w:line="360" w:lineRule="auto"/>
      </w:pPr>
      <w:commentRangeStart w:id="46"/>
      <w:commentRangeStart w:id="47"/>
      <w:r>
        <w:t>Welcome Letter</w:t>
      </w:r>
      <w:commentRangeEnd w:id="46"/>
      <w:r w:rsidR="00FB5331">
        <w:rPr>
          <w:rStyle w:val="CommentReference"/>
          <w:sz w:val="24"/>
          <w:szCs w:val="20"/>
        </w:rPr>
        <w:commentReference w:id="46"/>
      </w:r>
      <w:commentRangeEnd w:id="47"/>
      <w:r w:rsidR="008B2199">
        <w:rPr>
          <w:rStyle w:val="CommentReference"/>
          <w:sz w:val="24"/>
          <w:szCs w:val="20"/>
        </w:rPr>
        <w:commentReference w:id="47"/>
      </w:r>
    </w:p>
    <w:p w14:paraId="7FFA997D" w14:textId="471D492F" w:rsidR="002F07B0" w:rsidRDefault="002F07B0" w:rsidP="00802EF3">
      <w:pPr>
        <w:pStyle w:val="ListParagraph"/>
        <w:numPr>
          <w:ilvl w:val="0"/>
          <w:numId w:val="5"/>
        </w:numPr>
        <w:spacing w:line="360" w:lineRule="auto"/>
      </w:pPr>
      <w:r>
        <w:t xml:space="preserve">Below parameters will be </w:t>
      </w:r>
      <w:r w:rsidR="005831A3">
        <w:t>sent</w:t>
      </w:r>
      <w:r>
        <w:t xml:space="preserve"> during the API call:</w:t>
      </w:r>
    </w:p>
    <w:p w14:paraId="1E76E1C9" w14:textId="5E76FE59" w:rsidR="002F07B0" w:rsidRDefault="002F07B0" w:rsidP="00802EF3">
      <w:pPr>
        <w:pStyle w:val="ListParagraph"/>
        <w:numPr>
          <w:ilvl w:val="0"/>
          <w:numId w:val="19"/>
        </w:numPr>
        <w:spacing w:line="360" w:lineRule="auto"/>
      </w:pPr>
      <w:r w:rsidRPr="00270A15">
        <w:rPr>
          <w:b/>
          <w:bCs/>
        </w:rPr>
        <w:t>Folder Index</w:t>
      </w:r>
      <w:r w:rsidR="005831A3" w:rsidRPr="00270A15">
        <w:rPr>
          <w:b/>
          <w:bCs/>
        </w:rPr>
        <w:t>:</w:t>
      </w:r>
      <w:r w:rsidR="005831A3">
        <w:t xml:space="preserve"> Where CPF will be uploading the documents post generating. </w:t>
      </w:r>
    </w:p>
    <w:p w14:paraId="5A563776" w14:textId="1F9337A0" w:rsidR="002F07B0" w:rsidRDefault="005831A3" w:rsidP="00802EF3">
      <w:pPr>
        <w:pStyle w:val="ListParagraph"/>
        <w:numPr>
          <w:ilvl w:val="0"/>
          <w:numId w:val="19"/>
        </w:numPr>
        <w:spacing w:line="360" w:lineRule="auto"/>
      </w:pPr>
      <w:r w:rsidRPr="00270A15">
        <w:rPr>
          <w:b/>
          <w:bCs/>
        </w:rPr>
        <w:t>Work-item Number:</w:t>
      </w:r>
      <w:r>
        <w:t xml:space="preserve"> </w:t>
      </w:r>
      <w:proofErr w:type="spellStart"/>
      <w:r>
        <w:t>iBPS</w:t>
      </w:r>
      <w:proofErr w:type="spellEnd"/>
      <w:r>
        <w:t xml:space="preserve"> Unique WI Number</w:t>
      </w:r>
    </w:p>
    <w:p w14:paraId="78FEA0A7" w14:textId="02D016CF" w:rsidR="005831A3" w:rsidRDefault="005831A3" w:rsidP="00802EF3">
      <w:pPr>
        <w:pStyle w:val="ListParagraph"/>
        <w:numPr>
          <w:ilvl w:val="0"/>
          <w:numId w:val="19"/>
        </w:numPr>
        <w:spacing w:line="360" w:lineRule="auto"/>
      </w:pPr>
      <w:r w:rsidRPr="00270A15">
        <w:rPr>
          <w:b/>
          <w:bCs/>
        </w:rPr>
        <w:t>CIF ID:</w:t>
      </w:r>
      <w:r>
        <w:t xml:space="preserve"> Customer’s CIF ID from the WI. </w:t>
      </w:r>
    </w:p>
    <w:p w14:paraId="0BBB26EB" w14:textId="0A764075" w:rsidR="005831A3" w:rsidRDefault="005831A3" w:rsidP="00802EF3">
      <w:pPr>
        <w:pStyle w:val="ListParagraph"/>
        <w:numPr>
          <w:ilvl w:val="0"/>
          <w:numId w:val="19"/>
        </w:numPr>
        <w:spacing w:line="360" w:lineRule="auto"/>
      </w:pPr>
      <w:r w:rsidRPr="00270A15">
        <w:rPr>
          <w:b/>
          <w:bCs/>
        </w:rPr>
        <w:t>Doc List:</w:t>
      </w:r>
      <w:r>
        <w:t xml:space="preserve"> Document name which needs to be generated. </w:t>
      </w:r>
    </w:p>
    <w:p w14:paraId="1819C977" w14:textId="54D1BD5A" w:rsidR="00270A15" w:rsidRDefault="00270A15" w:rsidP="00802EF3">
      <w:pPr>
        <w:pStyle w:val="ListParagraph"/>
        <w:numPr>
          <w:ilvl w:val="0"/>
          <w:numId w:val="19"/>
        </w:numPr>
        <w:spacing w:line="360" w:lineRule="auto"/>
      </w:pPr>
      <w:r w:rsidRPr="00270A15">
        <w:rPr>
          <w:b/>
          <w:bCs/>
        </w:rPr>
        <w:t>PB Credit Checker’s</w:t>
      </w:r>
      <w:r>
        <w:t xml:space="preserve"> User ID</w:t>
      </w:r>
      <w:r w:rsidR="002D1943">
        <w:t xml:space="preserve"> (</w:t>
      </w:r>
      <w:proofErr w:type="spellStart"/>
      <w:r w:rsidR="002D1943">
        <w:t>iBPS</w:t>
      </w:r>
      <w:proofErr w:type="spellEnd"/>
      <w:r w:rsidR="002D1943">
        <w:t xml:space="preserve"> User ID)</w:t>
      </w:r>
      <w:r>
        <w:t xml:space="preserve"> &amp; Full Name</w:t>
      </w:r>
      <w:r w:rsidR="002D1943">
        <w:t xml:space="preserve"> (</w:t>
      </w:r>
      <w:r w:rsidR="00F77232">
        <w:t>User’s Name)</w:t>
      </w:r>
      <w:r>
        <w:t xml:space="preserve">. (These details will </w:t>
      </w:r>
      <w:r w:rsidR="002D1943">
        <w:t>be picked from PDB User Details)</w:t>
      </w:r>
    </w:p>
    <w:p w14:paraId="33E5F66E" w14:textId="67F36D03" w:rsidR="005831A3" w:rsidRDefault="00AB3B5F" w:rsidP="00802EF3">
      <w:pPr>
        <w:pStyle w:val="ListParagraph"/>
        <w:numPr>
          <w:ilvl w:val="0"/>
          <w:numId w:val="5"/>
        </w:numPr>
        <w:spacing w:line="360" w:lineRule="auto"/>
      </w:pPr>
      <w:r>
        <w:t xml:space="preserve">Once the API call is successful, the WI will be treated as a Success to move ahead. </w:t>
      </w:r>
    </w:p>
    <w:p w14:paraId="16810C9A" w14:textId="734DCD15" w:rsidR="00AB3B5F" w:rsidRDefault="00AB3B5F" w:rsidP="00802EF3">
      <w:pPr>
        <w:pStyle w:val="ListParagraph"/>
        <w:numPr>
          <w:ilvl w:val="0"/>
          <w:numId w:val="5"/>
        </w:numPr>
        <w:spacing w:line="360" w:lineRule="auto"/>
      </w:pPr>
      <w:r>
        <w:t xml:space="preserve">In case </w:t>
      </w:r>
      <w:r w:rsidR="004A4950">
        <w:t xml:space="preserve">of Success, the WI will move to </w:t>
      </w:r>
      <w:r w:rsidR="00CB550F">
        <w:t>‘</w:t>
      </w:r>
      <w:r w:rsidR="004A4950">
        <w:t xml:space="preserve">Sys Await </w:t>
      </w:r>
      <w:r w:rsidR="00CB550F">
        <w:t xml:space="preserve">CPF Docs’ queue. </w:t>
      </w:r>
    </w:p>
    <w:p w14:paraId="3F9B52D9" w14:textId="24958F76" w:rsidR="00CB550F" w:rsidRDefault="00CB550F" w:rsidP="00802EF3">
      <w:pPr>
        <w:pStyle w:val="ListParagraph"/>
        <w:numPr>
          <w:ilvl w:val="0"/>
          <w:numId w:val="5"/>
        </w:numPr>
        <w:spacing w:line="360" w:lineRule="auto"/>
      </w:pPr>
      <w:r>
        <w:t xml:space="preserve">If there was any failure while triggering the API, the WI will be treated as a Failure. </w:t>
      </w:r>
    </w:p>
    <w:p w14:paraId="4E988CA8" w14:textId="12F7B1D0" w:rsidR="00CB550F" w:rsidRDefault="00CB550F" w:rsidP="00802EF3">
      <w:pPr>
        <w:pStyle w:val="ListParagraph"/>
        <w:numPr>
          <w:ilvl w:val="0"/>
          <w:numId w:val="5"/>
        </w:numPr>
        <w:spacing w:line="360" w:lineRule="auto"/>
      </w:pPr>
      <w:r>
        <w:t xml:space="preserve">In case of Failure, the WI will move to </w:t>
      </w:r>
      <w:r w:rsidR="00070363">
        <w:t xml:space="preserve">‘Integration Error Handling’ queue. </w:t>
      </w:r>
    </w:p>
    <w:p w14:paraId="35CABA07" w14:textId="77777777" w:rsidR="002C3E8D" w:rsidRDefault="002C3E8D" w:rsidP="002C3E8D">
      <w:pPr>
        <w:spacing w:line="360" w:lineRule="auto"/>
      </w:pPr>
    </w:p>
    <w:p w14:paraId="15134642" w14:textId="21B77F03" w:rsidR="002C3E8D" w:rsidRDefault="002C3E8D" w:rsidP="002C3E8D">
      <w:pPr>
        <w:spacing w:line="360" w:lineRule="auto"/>
      </w:pPr>
      <w:r>
        <w:t xml:space="preserve">The WI will route as per: </w:t>
      </w:r>
    </w:p>
    <w:tbl>
      <w:tblPr>
        <w:tblStyle w:val="TableGrid"/>
        <w:tblW w:w="0" w:type="auto"/>
        <w:tblLook w:val="04A0" w:firstRow="1" w:lastRow="0" w:firstColumn="1" w:lastColumn="0" w:noHBand="0" w:noVBand="1"/>
      </w:tblPr>
      <w:tblGrid>
        <w:gridCol w:w="3005"/>
        <w:gridCol w:w="3005"/>
        <w:gridCol w:w="3006"/>
      </w:tblGrid>
      <w:tr w:rsidR="002C3E8D" w14:paraId="6FE15293" w14:textId="77777777" w:rsidTr="002C3E8D">
        <w:tc>
          <w:tcPr>
            <w:tcW w:w="3005" w:type="dxa"/>
          </w:tcPr>
          <w:p w14:paraId="50BB3721" w14:textId="087C4B1A" w:rsidR="002C3E8D" w:rsidRPr="002C3E8D" w:rsidRDefault="002C3E8D" w:rsidP="002C3E8D">
            <w:pPr>
              <w:spacing w:line="360" w:lineRule="auto"/>
              <w:rPr>
                <w:b/>
                <w:bCs/>
              </w:rPr>
            </w:pPr>
            <w:r w:rsidRPr="002C3E8D">
              <w:rPr>
                <w:b/>
                <w:bCs/>
              </w:rPr>
              <w:t>Decision</w:t>
            </w:r>
          </w:p>
        </w:tc>
        <w:tc>
          <w:tcPr>
            <w:tcW w:w="3005" w:type="dxa"/>
          </w:tcPr>
          <w:p w14:paraId="393EC33B" w14:textId="563ADE9C" w:rsidR="002C3E8D" w:rsidRPr="002C3E8D" w:rsidRDefault="002C3E8D" w:rsidP="002C3E8D">
            <w:pPr>
              <w:spacing w:line="360" w:lineRule="auto"/>
              <w:rPr>
                <w:b/>
                <w:bCs/>
              </w:rPr>
            </w:pPr>
            <w:r w:rsidRPr="002C3E8D">
              <w:rPr>
                <w:b/>
                <w:bCs/>
              </w:rPr>
              <w:t>Condition</w:t>
            </w:r>
          </w:p>
        </w:tc>
        <w:tc>
          <w:tcPr>
            <w:tcW w:w="3006" w:type="dxa"/>
          </w:tcPr>
          <w:p w14:paraId="37D48AE5" w14:textId="358E00B9" w:rsidR="002C3E8D" w:rsidRPr="002C3E8D" w:rsidRDefault="002C3E8D" w:rsidP="002C3E8D">
            <w:pPr>
              <w:spacing w:line="360" w:lineRule="auto"/>
              <w:rPr>
                <w:b/>
                <w:bCs/>
              </w:rPr>
            </w:pPr>
            <w:r w:rsidRPr="002C3E8D">
              <w:rPr>
                <w:b/>
                <w:bCs/>
              </w:rPr>
              <w:t>WI moves to</w:t>
            </w:r>
          </w:p>
        </w:tc>
      </w:tr>
      <w:tr w:rsidR="002C3E8D" w14:paraId="6CC0AB88" w14:textId="77777777" w:rsidTr="002C3E8D">
        <w:tc>
          <w:tcPr>
            <w:tcW w:w="3005" w:type="dxa"/>
          </w:tcPr>
          <w:p w14:paraId="3229B402" w14:textId="785F32F7" w:rsidR="002C3E8D" w:rsidRDefault="002C3E8D" w:rsidP="002C3E8D">
            <w:pPr>
              <w:spacing w:line="360" w:lineRule="auto"/>
            </w:pPr>
            <w:r>
              <w:t>Success</w:t>
            </w:r>
          </w:p>
        </w:tc>
        <w:tc>
          <w:tcPr>
            <w:tcW w:w="3005" w:type="dxa"/>
          </w:tcPr>
          <w:p w14:paraId="04EB8C11" w14:textId="77777777" w:rsidR="002C3E8D" w:rsidRDefault="002C3E8D" w:rsidP="002C3E8D">
            <w:pPr>
              <w:spacing w:line="360" w:lineRule="auto"/>
            </w:pPr>
          </w:p>
        </w:tc>
        <w:tc>
          <w:tcPr>
            <w:tcW w:w="3006" w:type="dxa"/>
          </w:tcPr>
          <w:p w14:paraId="5B692BC2" w14:textId="27EBD914" w:rsidR="002C3E8D" w:rsidRDefault="002C3E8D" w:rsidP="002C3E8D">
            <w:pPr>
              <w:spacing w:line="360" w:lineRule="auto"/>
            </w:pPr>
            <w:r>
              <w:t>Sys Await CPF Docs</w:t>
            </w:r>
          </w:p>
        </w:tc>
      </w:tr>
      <w:tr w:rsidR="002C3E8D" w14:paraId="2E5D637F" w14:textId="77777777" w:rsidTr="002C3E8D">
        <w:tc>
          <w:tcPr>
            <w:tcW w:w="3005" w:type="dxa"/>
          </w:tcPr>
          <w:p w14:paraId="36817C7D" w14:textId="38A39A5C" w:rsidR="002C3E8D" w:rsidRDefault="002C3E8D" w:rsidP="002C3E8D">
            <w:pPr>
              <w:spacing w:line="360" w:lineRule="auto"/>
            </w:pPr>
            <w:r>
              <w:t>Failure</w:t>
            </w:r>
          </w:p>
        </w:tc>
        <w:tc>
          <w:tcPr>
            <w:tcW w:w="3005" w:type="dxa"/>
          </w:tcPr>
          <w:p w14:paraId="20919975" w14:textId="77777777" w:rsidR="002C3E8D" w:rsidRDefault="002C3E8D" w:rsidP="002C3E8D">
            <w:pPr>
              <w:spacing w:line="360" w:lineRule="auto"/>
            </w:pPr>
          </w:p>
        </w:tc>
        <w:tc>
          <w:tcPr>
            <w:tcW w:w="3006" w:type="dxa"/>
          </w:tcPr>
          <w:p w14:paraId="0CB8F360" w14:textId="69A953CC" w:rsidR="002C3E8D" w:rsidRDefault="002C3E8D" w:rsidP="002C3E8D">
            <w:pPr>
              <w:spacing w:line="360" w:lineRule="auto"/>
            </w:pPr>
            <w:r>
              <w:t>Integration Error Handling</w:t>
            </w:r>
          </w:p>
        </w:tc>
      </w:tr>
    </w:tbl>
    <w:p w14:paraId="4E0975CE" w14:textId="77777777" w:rsidR="00690D25" w:rsidRDefault="00690D25" w:rsidP="002C3E8D">
      <w:pPr>
        <w:spacing w:line="360" w:lineRule="auto"/>
      </w:pPr>
    </w:p>
    <w:p w14:paraId="4A97367E" w14:textId="77777777" w:rsidR="00531134" w:rsidRDefault="00531134" w:rsidP="002C3E8D">
      <w:pPr>
        <w:spacing w:line="360" w:lineRule="auto"/>
      </w:pPr>
    </w:p>
    <w:p w14:paraId="35A0BB98" w14:textId="77777777" w:rsidR="000C57EE" w:rsidRDefault="000C57EE" w:rsidP="000C57EE">
      <w:pPr>
        <w:spacing w:line="360" w:lineRule="auto"/>
      </w:pPr>
    </w:p>
    <w:p w14:paraId="25E4A72E" w14:textId="01EB0935" w:rsidR="000C57EE" w:rsidRDefault="000C57EE" w:rsidP="000C57EE">
      <w:pPr>
        <w:pStyle w:val="Heading6"/>
        <w:numPr>
          <w:ilvl w:val="5"/>
          <w:numId w:val="2"/>
        </w:numPr>
      </w:pPr>
      <w:r>
        <w:t xml:space="preserve">Access Details </w:t>
      </w:r>
    </w:p>
    <w:p w14:paraId="69C8AB41" w14:textId="25E03FE2" w:rsidR="000C57EE" w:rsidRDefault="000C57EE" w:rsidP="000C57EE">
      <w:pPr>
        <w:spacing w:line="360" w:lineRule="auto"/>
      </w:pPr>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0C57EE" w:rsidRPr="009B444E" w14:paraId="0594A80B" w14:textId="77777777" w:rsidTr="003206E8">
        <w:tc>
          <w:tcPr>
            <w:tcW w:w="3681" w:type="dxa"/>
          </w:tcPr>
          <w:p w14:paraId="3FA912C6" w14:textId="77777777" w:rsidR="000C57EE" w:rsidRPr="009B444E" w:rsidRDefault="000C57EE" w:rsidP="003206E8">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5442110B" w14:textId="6EAE188A" w:rsidR="000C57EE" w:rsidRPr="009B444E" w:rsidRDefault="000C57EE" w:rsidP="003206E8">
            <w:pPr>
              <w:pStyle w:val="ListParagraph"/>
              <w:spacing w:line="360" w:lineRule="auto"/>
              <w:ind w:left="43"/>
              <w:jc w:val="both"/>
              <w:rPr>
                <w:rFonts w:eastAsia="Calibri" w:cs="Arial"/>
                <w:szCs w:val="24"/>
              </w:rPr>
            </w:pPr>
            <w:r w:rsidRPr="009B444E">
              <w:rPr>
                <w:rFonts w:eastAsia="Calibri" w:cs="Arial"/>
                <w:szCs w:val="24"/>
              </w:rPr>
              <w:t xml:space="preserve">The </w:t>
            </w:r>
            <w:r w:rsidR="00860BCB">
              <w:rPr>
                <w:rFonts w:eastAsia="Calibri" w:cs="Arial"/>
                <w:szCs w:val="24"/>
              </w:rPr>
              <w:t xml:space="preserve">system </w:t>
            </w:r>
            <w:r w:rsidRPr="009B444E">
              <w:rPr>
                <w:rFonts w:eastAsia="Calibri" w:cs="Arial"/>
                <w:szCs w:val="24"/>
              </w:rPr>
              <w:t xml:space="preserve">queue will be accessed by </w:t>
            </w:r>
            <w:r>
              <w:rPr>
                <w:rFonts w:eastAsia="Calibri" w:cs="Arial"/>
                <w:szCs w:val="24"/>
              </w:rPr>
              <w:t xml:space="preserve">users added to the </w:t>
            </w:r>
            <w:r w:rsidR="00860BCB">
              <w:rPr>
                <w:rFonts w:eastAsia="Calibri" w:cs="Arial"/>
                <w:szCs w:val="24"/>
              </w:rPr>
              <w:t xml:space="preserve">Query </w:t>
            </w:r>
            <w:r>
              <w:rPr>
                <w:rFonts w:eastAsia="Calibri" w:cs="Arial"/>
                <w:szCs w:val="24"/>
              </w:rPr>
              <w:t xml:space="preserve">group. </w:t>
            </w:r>
          </w:p>
        </w:tc>
      </w:tr>
      <w:tr w:rsidR="000C57EE" w:rsidRPr="009B444E" w14:paraId="4269BECE" w14:textId="77777777" w:rsidTr="003206E8">
        <w:tc>
          <w:tcPr>
            <w:tcW w:w="3681" w:type="dxa"/>
          </w:tcPr>
          <w:p w14:paraId="32FF67B1" w14:textId="77777777" w:rsidR="000C57EE" w:rsidRPr="009B444E" w:rsidRDefault="000C57EE" w:rsidP="003206E8">
            <w:pPr>
              <w:pStyle w:val="ListParagraph"/>
              <w:spacing w:line="360" w:lineRule="auto"/>
              <w:ind w:left="0"/>
              <w:jc w:val="both"/>
              <w:rPr>
                <w:rFonts w:eastAsia="Calibri" w:cs="Arial"/>
                <w:szCs w:val="24"/>
              </w:rPr>
            </w:pPr>
            <w:r w:rsidRPr="009B444E">
              <w:rPr>
                <w:rFonts w:eastAsia="Calibri" w:cs="Arial"/>
                <w:szCs w:val="24"/>
              </w:rPr>
              <w:lastRenderedPageBreak/>
              <w:t xml:space="preserve">Filters </w:t>
            </w:r>
          </w:p>
        </w:tc>
        <w:tc>
          <w:tcPr>
            <w:tcW w:w="4626" w:type="dxa"/>
          </w:tcPr>
          <w:p w14:paraId="0B39C5E6" w14:textId="77777777" w:rsidR="000C57EE" w:rsidRPr="009B444E" w:rsidRDefault="000C57EE" w:rsidP="003206E8">
            <w:pPr>
              <w:pStyle w:val="ListParagraph"/>
              <w:spacing w:line="360" w:lineRule="auto"/>
              <w:ind w:left="0"/>
              <w:jc w:val="both"/>
              <w:rPr>
                <w:rFonts w:eastAsia="Calibri" w:cs="Arial"/>
                <w:szCs w:val="24"/>
              </w:rPr>
            </w:pPr>
            <w:r>
              <w:rPr>
                <w:rFonts w:eastAsia="Calibri" w:cs="Arial"/>
                <w:szCs w:val="24"/>
              </w:rPr>
              <w:t>NA</w:t>
            </w:r>
          </w:p>
        </w:tc>
      </w:tr>
      <w:tr w:rsidR="000C57EE" w:rsidRPr="009B444E" w14:paraId="11C3BF69" w14:textId="77777777" w:rsidTr="003206E8">
        <w:tc>
          <w:tcPr>
            <w:tcW w:w="3681" w:type="dxa"/>
          </w:tcPr>
          <w:p w14:paraId="6DC9ABCA" w14:textId="77777777" w:rsidR="000C57EE" w:rsidRPr="009B444E" w:rsidRDefault="000C57EE" w:rsidP="003206E8">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6CD0651B" w14:textId="77777777" w:rsidR="000C57EE" w:rsidRPr="009B444E" w:rsidRDefault="000C57EE" w:rsidP="003206E8">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0C57EE" w:rsidRPr="009B444E" w14:paraId="5FF3B509" w14:textId="77777777" w:rsidTr="003206E8">
        <w:tc>
          <w:tcPr>
            <w:tcW w:w="3681" w:type="dxa"/>
          </w:tcPr>
          <w:p w14:paraId="1D92E9B3" w14:textId="77777777" w:rsidR="000C57EE" w:rsidRPr="009B444E" w:rsidRDefault="000C57EE" w:rsidP="003206E8">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281C479A" w14:textId="77777777" w:rsidR="000C57EE" w:rsidRPr="009B444E" w:rsidRDefault="000C57EE" w:rsidP="003206E8">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0C57EE" w:rsidRPr="009B444E" w14:paraId="33103564" w14:textId="77777777" w:rsidTr="003206E8">
        <w:tc>
          <w:tcPr>
            <w:tcW w:w="3681" w:type="dxa"/>
          </w:tcPr>
          <w:p w14:paraId="23750F29" w14:textId="77777777" w:rsidR="000C57EE" w:rsidRPr="009B444E" w:rsidRDefault="000C57EE" w:rsidP="003206E8">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5CD35928" w14:textId="77777777" w:rsidR="000C57EE" w:rsidRPr="009B444E" w:rsidRDefault="000C57EE" w:rsidP="003206E8">
            <w:pPr>
              <w:pStyle w:val="ListParagraph"/>
              <w:spacing w:line="360" w:lineRule="auto"/>
              <w:ind w:left="0"/>
              <w:jc w:val="both"/>
              <w:rPr>
                <w:rFonts w:eastAsia="Calibri" w:cs="Arial"/>
                <w:szCs w:val="24"/>
              </w:rPr>
            </w:pPr>
            <w:r w:rsidRPr="009B444E">
              <w:rPr>
                <w:rFonts w:eastAsia="Calibri" w:cs="Arial"/>
                <w:szCs w:val="24"/>
              </w:rPr>
              <w:t>None</w:t>
            </w:r>
          </w:p>
        </w:tc>
      </w:tr>
    </w:tbl>
    <w:p w14:paraId="10ACB9D5" w14:textId="77777777" w:rsidR="000C57EE" w:rsidRDefault="000C57EE" w:rsidP="000C57EE">
      <w:pPr>
        <w:spacing w:line="360" w:lineRule="auto"/>
      </w:pPr>
    </w:p>
    <w:p w14:paraId="3C6E491F" w14:textId="77777777" w:rsidR="00E74BF1" w:rsidRDefault="00E74BF1" w:rsidP="000C57EE">
      <w:pPr>
        <w:spacing w:line="360" w:lineRule="auto"/>
      </w:pPr>
    </w:p>
    <w:p w14:paraId="0E196CD4" w14:textId="4734B150" w:rsidR="003E6C42" w:rsidRDefault="003E6C42" w:rsidP="003E6C42">
      <w:pPr>
        <w:pStyle w:val="Heading5"/>
        <w:numPr>
          <w:ilvl w:val="4"/>
          <w:numId w:val="2"/>
        </w:numPr>
      </w:pPr>
      <w:r>
        <w:t xml:space="preserve">Sys Await CPF Docs </w:t>
      </w:r>
    </w:p>
    <w:p w14:paraId="5302CC60" w14:textId="77777777" w:rsidR="00180BE5" w:rsidRDefault="00180BE5" w:rsidP="00180BE5"/>
    <w:p w14:paraId="6CBEF032" w14:textId="44194B89" w:rsidR="00180BE5" w:rsidRPr="00180BE5" w:rsidRDefault="00180BE5" w:rsidP="00180BE5">
      <w:pPr>
        <w:pStyle w:val="Heading6"/>
        <w:numPr>
          <w:ilvl w:val="5"/>
          <w:numId w:val="2"/>
        </w:numPr>
      </w:pPr>
      <w:r>
        <w:t>Description</w:t>
      </w:r>
    </w:p>
    <w:p w14:paraId="00362FE8" w14:textId="77777777" w:rsidR="003E6C42" w:rsidRDefault="003E6C42" w:rsidP="003E6C42"/>
    <w:p w14:paraId="513EC84A" w14:textId="310F2164" w:rsidR="00FC5E9C" w:rsidRDefault="003E6C42" w:rsidP="00802EF3">
      <w:pPr>
        <w:pStyle w:val="ListParagraph"/>
        <w:numPr>
          <w:ilvl w:val="0"/>
          <w:numId w:val="5"/>
        </w:numPr>
        <w:spacing w:line="360" w:lineRule="auto"/>
      </w:pPr>
      <w:r>
        <w:t xml:space="preserve">This will </w:t>
      </w:r>
      <w:r w:rsidR="00FC5E9C">
        <w:t xml:space="preserve">be a system queue. i.e., the users will not have access to this queue. </w:t>
      </w:r>
    </w:p>
    <w:p w14:paraId="4D38493E" w14:textId="51CD4347" w:rsidR="00FC5E9C" w:rsidRDefault="00FC5E9C" w:rsidP="00802EF3">
      <w:pPr>
        <w:pStyle w:val="ListParagraph"/>
        <w:numPr>
          <w:ilvl w:val="0"/>
          <w:numId w:val="5"/>
        </w:numPr>
        <w:spacing w:line="360" w:lineRule="auto"/>
      </w:pPr>
      <w:r>
        <w:t xml:space="preserve">The WI will route to this queue based on the condition below: </w:t>
      </w:r>
    </w:p>
    <w:p w14:paraId="32F5A457" w14:textId="36ED39B9" w:rsidR="00FC5E9C" w:rsidRDefault="00AF517E" w:rsidP="00802EF3">
      <w:pPr>
        <w:pStyle w:val="ListParagraph"/>
        <w:numPr>
          <w:ilvl w:val="0"/>
          <w:numId w:val="22"/>
        </w:numPr>
        <w:spacing w:line="360" w:lineRule="auto"/>
      </w:pPr>
      <w:r>
        <w:t xml:space="preserve">From Sys Doc Generate CPF queue, when the API call to CPF is successfully triggered, the WI will move to this queue. </w:t>
      </w:r>
    </w:p>
    <w:p w14:paraId="474B592C" w14:textId="204EF7E5" w:rsidR="00AF517E" w:rsidRDefault="00AF517E" w:rsidP="00802EF3">
      <w:pPr>
        <w:pStyle w:val="ListParagraph"/>
        <w:numPr>
          <w:ilvl w:val="0"/>
          <w:numId w:val="5"/>
        </w:numPr>
        <w:spacing w:line="360" w:lineRule="auto"/>
      </w:pPr>
      <w:r>
        <w:t xml:space="preserve">The WI at this queue will wait for CPF to upload the documents in </w:t>
      </w:r>
      <w:proofErr w:type="spellStart"/>
      <w:r>
        <w:t>Omnidocs</w:t>
      </w:r>
      <w:proofErr w:type="spellEnd"/>
      <w:r>
        <w:t xml:space="preserve"> at the shared folder index which was sent during Doc Generate API. </w:t>
      </w:r>
    </w:p>
    <w:p w14:paraId="082B436F" w14:textId="758FF431" w:rsidR="00E77DC0" w:rsidRPr="005E13FC" w:rsidRDefault="00AF517E" w:rsidP="00802EF3">
      <w:pPr>
        <w:pStyle w:val="ListParagraph"/>
        <w:numPr>
          <w:ilvl w:val="0"/>
          <w:numId w:val="5"/>
        </w:numPr>
        <w:spacing w:line="360" w:lineRule="auto"/>
      </w:pPr>
      <w:r w:rsidRPr="005E13FC">
        <w:t xml:space="preserve">CPF </w:t>
      </w:r>
      <w:r w:rsidR="00E77DC0" w:rsidRPr="005E13FC">
        <w:t>will generate the required documents and upload them to the required folder</w:t>
      </w:r>
      <w:r w:rsidR="00C3557E" w:rsidRPr="005E13FC">
        <w:t xml:space="preserve"> and then send a WI Update to </w:t>
      </w:r>
      <w:proofErr w:type="spellStart"/>
      <w:r w:rsidR="00C3557E" w:rsidRPr="005E13FC">
        <w:t>iBPS</w:t>
      </w:r>
      <w:proofErr w:type="spellEnd"/>
      <w:r w:rsidR="00C3557E" w:rsidRPr="005E13FC">
        <w:t xml:space="preserve">. </w:t>
      </w:r>
    </w:p>
    <w:p w14:paraId="165293A2" w14:textId="6A3C0C3C" w:rsidR="00C3557E" w:rsidRPr="005E13FC" w:rsidRDefault="00C3557E" w:rsidP="00802EF3">
      <w:pPr>
        <w:pStyle w:val="ListParagraph"/>
        <w:numPr>
          <w:ilvl w:val="0"/>
          <w:numId w:val="5"/>
        </w:numPr>
        <w:spacing w:line="360" w:lineRule="auto"/>
      </w:pPr>
      <w:r w:rsidRPr="005E13FC">
        <w:t xml:space="preserve">Once the WI Update is received in </w:t>
      </w:r>
      <w:proofErr w:type="spellStart"/>
      <w:r w:rsidRPr="005E13FC">
        <w:t>iBP</w:t>
      </w:r>
      <w:r w:rsidR="00B747C0" w:rsidRPr="005E13FC">
        <w:t>S</w:t>
      </w:r>
      <w:proofErr w:type="spellEnd"/>
      <w:r w:rsidR="005E13FC" w:rsidRPr="005E13FC">
        <w:t xml:space="preserve">, the system will attach the documents to the WI. </w:t>
      </w:r>
    </w:p>
    <w:p w14:paraId="56D7A30D" w14:textId="33CBF783" w:rsidR="005E13FC" w:rsidRPr="005E13FC" w:rsidRDefault="005E13FC" w:rsidP="00802EF3">
      <w:pPr>
        <w:pStyle w:val="ListParagraph"/>
        <w:numPr>
          <w:ilvl w:val="0"/>
          <w:numId w:val="5"/>
        </w:numPr>
        <w:spacing w:line="360" w:lineRule="auto"/>
      </w:pPr>
      <w:r w:rsidRPr="005E13FC">
        <w:t xml:space="preserve">The WI will wait for a maximum of </w:t>
      </w:r>
      <w:r w:rsidR="00D561D1">
        <w:t>5</w:t>
      </w:r>
      <w:r w:rsidR="00B64177">
        <w:t>8</w:t>
      </w:r>
      <w:r w:rsidR="002F3421">
        <w:t xml:space="preserve"> hours</w:t>
      </w:r>
      <w:r w:rsidRPr="005E13FC">
        <w:t xml:space="preserve"> from the time of introduction at this queue to wait for the WI update from CPF. </w:t>
      </w:r>
    </w:p>
    <w:p w14:paraId="1D2E6B96" w14:textId="3C74C394" w:rsidR="005E13FC" w:rsidRPr="005E13FC" w:rsidRDefault="005E13FC" w:rsidP="00802EF3">
      <w:pPr>
        <w:pStyle w:val="ListParagraph"/>
        <w:numPr>
          <w:ilvl w:val="0"/>
          <w:numId w:val="5"/>
        </w:numPr>
        <w:spacing w:line="360" w:lineRule="auto"/>
      </w:pPr>
      <w:r w:rsidRPr="005E13FC">
        <w:t xml:space="preserve">If the WI Update is not received in </w:t>
      </w:r>
      <w:r w:rsidR="00D561D1">
        <w:t>5</w:t>
      </w:r>
      <w:r w:rsidR="00916714">
        <w:t xml:space="preserve">8 </w:t>
      </w:r>
      <w:r w:rsidR="002F3421">
        <w:t>hours</w:t>
      </w:r>
      <w:r w:rsidRPr="005E13FC">
        <w:t xml:space="preserve">, WI will be automatically routed to Manual WI Update queue. </w:t>
      </w:r>
    </w:p>
    <w:p w14:paraId="6A72A62D" w14:textId="521CC2AB" w:rsidR="00AF517E" w:rsidRDefault="00DE0482" w:rsidP="005E13FC">
      <w:pPr>
        <w:pStyle w:val="ListParagraph"/>
        <w:numPr>
          <w:ilvl w:val="0"/>
          <w:numId w:val="5"/>
        </w:numPr>
        <w:spacing w:line="360" w:lineRule="auto"/>
      </w:pPr>
      <w:r>
        <w:t>If the required documents are uploaded in the WI within the above timespan, WI will be treated as Success</w:t>
      </w:r>
      <w:r w:rsidR="00193354">
        <w:t xml:space="preserve"> and will move ahead to ‘</w:t>
      </w:r>
      <w:r w:rsidR="00193354" w:rsidRPr="007C0F45">
        <w:rPr>
          <w:b/>
          <w:bCs/>
        </w:rPr>
        <w:t>Sys Notify CPF’</w:t>
      </w:r>
      <w:r w:rsidR="00193354">
        <w:t xml:space="preserve"> queue. </w:t>
      </w:r>
    </w:p>
    <w:p w14:paraId="0EC96FBB" w14:textId="2FDF12F2" w:rsidR="007C0F45" w:rsidRDefault="00193354" w:rsidP="00193354">
      <w:pPr>
        <w:pStyle w:val="ListParagraph"/>
        <w:numPr>
          <w:ilvl w:val="0"/>
          <w:numId w:val="5"/>
        </w:numPr>
        <w:spacing w:line="360" w:lineRule="auto"/>
      </w:pPr>
      <w:r>
        <w:t xml:space="preserve">If even after the maximum </w:t>
      </w:r>
      <w:r w:rsidR="0059389C">
        <w:t>waiting</w:t>
      </w:r>
      <w:r>
        <w:t xml:space="preserve"> time, the documents are not uploaded, the WI will be treated as a Failure and will move to a user queue ‘</w:t>
      </w:r>
      <w:r w:rsidR="0090680B" w:rsidRPr="007C0F45">
        <w:rPr>
          <w:b/>
          <w:bCs/>
        </w:rPr>
        <w:t>Manual WI Update</w:t>
      </w:r>
      <w:r w:rsidRPr="007C0F45">
        <w:rPr>
          <w:b/>
          <w:bCs/>
        </w:rPr>
        <w:t>’</w:t>
      </w:r>
      <w:r>
        <w:t xml:space="preserve"> for users to upload the </w:t>
      </w:r>
      <w:r w:rsidR="0059389C">
        <w:t>documents</w:t>
      </w:r>
      <w:r>
        <w:t xml:space="preserve"> manually. </w:t>
      </w:r>
    </w:p>
    <w:p w14:paraId="0E123FC1" w14:textId="4D3AC62A" w:rsidR="00193354" w:rsidRDefault="00193354" w:rsidP="00193354">
      <w:pPr>
        <w:spacing w:line="360" w:lineRule="auto"/>
      </w:pPr>
      <w:r>
        <w:t xml:space="preserve">WI will move as per below: </w:t>
      </w:r>
    </w:p>
    <w:tbl>
      <w:tblPr>
        <w:tblStyle w:val="TableGrid"/>
        <w:tblW w:w="0" w:type="auto"/>
        <w:tblLook w:val="04A0" w:firstRow="1" w:lastRow="0" w:firstColumn="1" w:lastColumn="0" w:noHBand="0" w:noVBand="1"/>
      </w:tblPr>
      <w:tblGrid>
        <w:gridCol w:w="3005"/>
        <w:gridCol w:w="3005"/>
        <w:gridCol w:w="3006"/>
      </w:tblGrid>
      <w:tr w:rsidR="00193354" w14:paraId="3973F28D" w14:textId="77777777" w:rsidTr="00193354">
        <w:tc>
          <w:tcPr>
            <w:tcW w:w="3005" w:type="dxa"/>
          </w:tcPr>
          <w:p w14:paraId="4BB16784" w14:textId="011E27CC" w:rsidR="00193354" w:rsidRPr="00193354" w:rsidRDefault="00193354" w:rsidP="00193354">
            <w:pPr>
              <w:spacing w:line="360" w:lineRule="auto"/>
              <w:rPr>
                <w:b/>
                <w:bCs/>
              </w:rPr>
            </w:pPr>
            <w:r w:rsidRPr="00193354">
              <w:rPr>
                <w:b/>
                <w:bCs/>
              </w:rPr>
              <w:t>Decision</w:t>
            </w:r>
          </w:p>
        </w:tc>
        <w:tc>
          <w:tcPr>
            <w:tcW w:w="3005" w:type="dxa"/>
          </w:tcPr>
          <w:p w14:paraId="6FDD1DB9" w14:textId="1E4AF2AA" w:rsidR="00193354" w:rsidRPr="00193354" w:rsidRDefault="00193354" w:rsidP="00193354">
            <w:pPr>
              <w:spacing w:line="360" w:lineRule="auto"/>
              <w:rPr>
                <w:b/>
                <w:bCs/>
              </w:rPr>
            </w:pPr>
            <w:r w:rsidRPr="00193354">
              <w:rPr>
                <w:b/>
                <w:bCs/>
              </w:rPr>
              <w:t>Condition</w:t>
            </w:r>
          </w:p>
        </w:tc>
        <w:tc>
          <w:tcPr>
            <w:tcW w:w="3006" w:type="dxa"/>
          </w:tcPr>
          <w:p w14:paraId="10CA3C32" w14:textId="1EC5DB61" w:rsidR="00193354" w:rsidRPr="00193354" w:rsidRDefault="00193354" w:rsidP="00193354">
            <w:pPr>
              <w:spacing w:line="360" w:lineRule="auto"/>
              <w:rPr>
                <w:b/>
                <w:bCs/>
              </w:rPr>
            </w:pPr>
            <w:r w:rsidRPr="00193354">
              <w:rPr>
                <w:b/>
                <w:bCs/>
              </w:rPr>
              <w:t xml:space="preserve">WI moves to </w:t>
            </w:r>
          </w:p>
        </w:tc>
      </w:tr>
      <w:tr w:rsidR="00193354" w14:paraId="4496DAFA" w14:textId="77777777" w:rsidTr="00193354">
        <w:tc>
          <w:tcPr>
            <w:tcW w:w="3005" w:type="dxa"/>
          </w:tcPr>
          <w:p w14:paraId="302CE164" w14:textId="199C5BD4" w:rsidR="00193354" w:rsidRDefault="00193354" w:rsidP="00193354">
            <w:pPr>
              <w:spacing w:line="360" w:lineRule="auto"/>
            </w:pPr>
            <w:r>
              <w:lastRenderedPageBreak/>
              <w:t>Success</w:t>
            </w:r>
          </w:p>
        </w:tc>
        <w:tc>
          <w:tcPr>
            <w:tcW w:w="3005" w:type="dxa"/>
          </w:tcPr>
          <w:p w14:paraId="44CF8ED2" w14:textId="58535260" w:rsidR="00193354" w:rsidRDefault="00193354" w:rsidP="00193354">
            <w:pPr>
              <w:spacing w:line="360" w:lineRule="auto"/>
            </w:pPr>
            <w:r>
              <w:t>If</w:t>
            </w:r>
            <w:r w:rsidR="001E703A">
              <w:t xml:space="preserve"> WI Update is received and </w:t>
            </w:r>
            <w:r w:rsidR="0059389C">
              <w:t>documents</w:t>
            </w:r>
            <w:r>
              <w:t xml:space="preserve"> attached to the WI</w:t>
            </w:r>
          </w:p>
        </w:tc>
        <w:tc>
          <w:tcPr>
            <w:tcW w:w="3006" w:type="dxa"/>
          </w:tcPr>
          <w:p w14:paraId="69A6F1CB" w14:textId="7CCEAFB5" w:rsidR="00193354" w:rsidRDefault="0059389C" w:rsidP="00193354">
            <w:pPr>
              <w:spacing w:line="360" w:lineRule="auto"/>
            </w:pPr>
            <w:r>
              <w:t>Sys Notify CPF</w:t>
            </w:r>
          </w:p>
        </w:tc>
      </w:tr>
      <w:tr w:rsidR="00193354" w14:paraId="624ECE7C" w14:textId="77777777" w:rsidTr="00193354">
        <w:tc>
          <w:tcPr>
            <w:tcW w:w="3005" w:type="dxa"/>
          </w:tcPr>
          <w:p w14:paraId="6A5B87AD" w14:textId="509ABA28" w:rsidR="00193354" w:rsidRDefault="001E703A" w:rsidP="00193354">
            <w:pPr>
              <w:spacing w:line="360" w:lineRule="auto"/>
            </w:pPr>
            <w:r>
              <w:t xml:space="preserve">Auto Expiry </w:t>
            </w:r>
          </w:p>
        </w:tc>
        <w:tc>
          <w:tcPr>
            <w:tcW w:w="3005" w:type="dxa"/>
          </w:tcPr>
          <w:p w14:paraId="5470F667" w14:textId="28C1C36F" w:rsidR="00193354" w:rsidRDefault="0059389C" w:rsidP="00193354">
            <w:pPr>
              <w:spacing w:line="360" w:lineRule="auto"/>
            </w:pPr>
            <w:r>
              <w:t xml:space="preserve">If </w:t>
            </w:r>
            <w:r w:rsidR="001E703A">
              <w:t xml:space="preserve">no WI Update is received </w:t>
            </w:r>
            <w:r w:rsidR="00E81E1E">
              <w:t xml:space="preserve">(Maximum </w:t>
            </w:r>
            <w:r w:rsidR="00D561D1">
              <w:t>5</w:t>
            </w:r>
            <w:r w:rsidR="00261470">
              <w:t>8</w:t>
            </w:r>
            <w:r w:rsidR="002F3421">
              <w:t xml:space="preserve"> hours expiry</w:t>
            </w:r>
            <w:r w:rsidR="00E81E1E">
              <w:t>)</w:t>
            </w:r>
          </w:p>
        </w:tc>
        <w:tc>
          <w:tcPr>
            <w:tcW w:w="3006" w:type="dxa"/>
          </w:tcPr>
          <w:p w14:paraId="0CA99F3E" w14:textId="756AD12B" w:rsidR="00193354" w:rsidRDefault="0090680B" w:rsidP="00193354">
            <w:pPr>
              <w:spacing w:line="360" w:lineRule="auto"/>
            </w:pPr>
            <w:r>
              <w:t>Manual WI Update</w:t>
            </w:r>
          </w:p>
        </w:tc>
      </w:tr>
    </w:tbl>
    <w:p w14:paraId="083E4A1F" w14:textId="77777777" w:rsidR="00193354" w:rsidRDefault="00193354" w:rsidP="00193354">
      <w:pPr>
        <w:spacing w:line="360" w:lineRule="auto"/>
      </w:pPr>
    </w:p>
    <w:p w14:paraId="00B37FC0" w14:textId="6392453D" w:rsidR="00180BE5" w:rsidRDefault="00180BE5" w:rsidP="008E6D51">
      <w:pPr>
        <w:pStyle w:val="Heading6"/>
        <w:numPr>
          <w:ilvl w:val="5"/>
          <w:numId w:val="2"/>
        </w:numPr>
      </w:pPr>
      <w:r>
        <w:t xml:space="preserve">Access Details </w:t>
      </w:r>
    </w:p>
    <w:p w14:paraId="5EC8DF2A" w14:textId="77777777" w:rsidR="008E6D51" w:rsidRDefault="008E6D51" w:rsidP="008E6D51"/>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8E6D51" w:rsidRPr="009B444E" w14:paraId="61252C09" w14:textId="77777777" w:rsidTr="00531134">
        <w:tc>
          <w:tcPr>
            <w:tcW w:w="3681" w:type="dxa"/>
          </w:tcPr>
          <w:p w14:paraId="57C486B5" w14:textId="77777777" w:rsidR="008E6D51" w:rsidRPr="009B444E" w:rsidRDefault="008E6D51" w:rsidP="003206E8">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2970A2E0" w14:textId="1DA39B22" w:rsidR="008E6D51" w:rsidRPr="009B444E" w:rsidRDefault="008E6D51" w:rsidP="003206E8">
            <w:pPr>
              <w:pStyle w:val="ListParagraph"/>
              <w:spacing w:line="360" w:lineRule="auto"/>
              <w:ind w:left="43"/>
              <w:jc w:val="both"/>
              <w:rPr>
                <w:rFonts w:eastAsia="Calibri" w:cs="Arial"/>
                <w:szCs w:val="24"/>
              </w:rPr>
            </w:pPr>
            <w:r w:rsidRPr="009B444E">
              <w:rPr>
                <w:rFonts w:eastAsia="Calibri" w:cs="Arial"/>
                <w:szCs w:val="24"/>
              </w:rPr>
              <w:t xml:space="preserve">The </w:t>
            </w:r>
            <w:r w:rsidR="002F3421">
              <w:rPr>
                <w:rFonts w:eastAsia="Calibri" w:cs="Arial"/>
                <w:szCs w:val="24"/>
              </w:rPr>
              <w:t xml:space="preserve">system </w:t>
            </w:r>
            <w:r w:rsidRPr="009B444E">
              <w:rPr>
                <w:rFonts w:eastAsia="Calibri" w:cs="Arial"/>
                <w:szCs w:val="24"/>
              </w:rPr>
              <w:t xml:space="preserve">queue will be accessed by </w:t>
            </w:r>
            <w:r>
              <w:rPr>
                <w:rFonts w:eastAsia="Calibri" w:cs="Arial"/>
                <w:szCs w:val="24"/>
              </w:rPr>
              <w:t xml:space="preserve">users added to the </w:t>
            </w:r>
            <w:r w:rsidR="002F3421">
              <w:rPr>
                <w:rFonts w:eastAsia="Calibri" w:cs="Arial"/>
                <w:szCs w:val="24"/>
              </w:rPr>
              <w:t>Query</w:t>
            </w:r>
            <w:r>
              <w:rPr>
                <w:rFonts w:eastAsia="Calibri" w:cs="Arial"/>
                <w:szCs w:val="24"/>
              </w:rPr>
              <w:t xml:space="preserve"> group. </w:t>
            </w:r>
          </w:p>
        </w:tc>
      </w:tr>
      <w:tr w:rsidR="008E6D51" w:rsidRPr="009B444E" w14:paraId="2626498C" w14:textId="77777777" w:rsidTr="00531134">
        <w:tc>
          <w:tcPr>
            <w:tcW w:w="3681" w:type="dxa"/>
          </w:tcPr>
          <w:p w14:paraId="6A174C1B" w14:textId="77777777" w:rsidR="008E6D51" w:rsidRPr="009B444E" w:rsidRDefault="008E6D51" w:rsidP="003206E8">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1ACF84CC" w14:textId="77777777" w:rsidR="008E6D51" w:rsidRPr="009B444E" w:rsidRDefault="008E6D51" w:rsidP="003206E8">
            <w:pPr>
              <w:pStyle w:val="ListParagraph"/>
              <w:spacing w:line="360" w:lineRule="auto"/>
              <w:ind w:left="0"/>
              <w:jc w:val="both"/>
              <w:rPr>
                <w:rFonts w:eastAsia="Calibri" w:cs="Arial"/>
                <w:szCs w:val="24"/>
              </w:rPr>
            </w:pPr>
            <w:r>
              <w:rPr>
                <w:rFonts w:eastAsia="Calibri" w:cs="Arial"/>
                <w:szCs w:val="24"/>
              </w:rPr>
              <w:t>NA</w:t>
            </w:r>
          </w:p>
        </w:tc>
      </w:tr>
      <w:tr w:rsidR="008E6D51" w:rsidRPr="009B444E" w14:paraId="2F0A46B8" w14:textId="77777777" w:rsidTr="00531134">
        <w:tc>
          <w:tcPr>
            <w:tcW w:w="3681" w:type="dxa"/>
          </w:tcPr>
          <w:p w14:paraId="25E0459F" w14:textId="77777777" w:rsidR="008E6D51" w:rsidRPr="009B444E" w:rsidRDefault="008E6D51" w:rsidP="003206E8">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27DB9C5C" w14:textId="77777777" w:rsidR="008E6D51" w:rsidRPr="009B444E" w:rsidRDefault="008E6D51" w:rsidP="003206E8">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8E6D51" w:rsidRPr="009B444E" w14:paraId="4F8A68CB" w14:textId="77777777" w:rsidTr="00531134">
        <w:tc>
          <w:tcPr>
            <w:tcW w:w="3681" w:type="dxa"/>
          </w:tcPr>
          <w:p w14:paraId="3847DDC1" w14:textId="77777777" w:rsidR="008E6D51" w:rsidRPr="009B444E" w:rsidRDefault="008E6D51" w:rsidP="003206E8">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381317F2" w14:textId="77777777" w:rsidR="008E6D51" w:rsidRPr="009B444E" w:rsidRDefault="008E6D51" w:rsidP="003206E8">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8E6D51" w:rsidRPr="009B444E" w14:paraId="66CCA42E" w14:textId="77777777" w:rsidTr="00531134">
        <w:tc>
          <w:tcPr>
            <w:tcW w:w="3681" w:type="dxa"/>
          </w:tcPr>
          <w:p w14:paraId="0BE31156" w14:textId="77777777" w:rsidR="008E6D51" w:rsidRPr="009B444E" w:rsidRDefault="008E6D51" w:rsidP="003206E8">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211CBEB3" w14:textId="77777777" w:rsidR="008E6D51" w:rsidRPr="009B444E" w:rsidRDefault="008E6D51" w:rsidP="003206E8">
            <w:pPr>
              <w:pStyle w:val="ListParagraph"/>
              <w:spacing w:line="360" w:lineRule="auto"/>
              <w:ind w:left="0"/>
              <w:jc w:val="both"/>
              <w:rPr>
                <w:rFonts w:eastAsia="Calibri" w:cs="Arial"/>
                <w:szCs w:val="24"/>
              </w:rPr>
            </w:pPr>
            <w:r w:rsidRPr="009B444E">
              <w:rPr>
                <w:rFonts w:eastAsia="Calibri" w:cs="Arial"/>
                <w:szCs w:val="24"/>
              </w:rPr>
              <w:t>None</w:t>
            </w:r>
          </w:p>
        </w:tc>
      </w:tr>
    </w:tbl>
    <w:p w14:paraId="0853D09D" w14:textId="77777777" w:rsidR="008E6D51" w:rsidRDefault="008E6D51" w:rsidP="008E6D51"/>
    <w:p w14:paraId="51805E02" w14:textId="77777777" w:rsidR="00916714" w:rsidRDefault="00916714" w:rsidP="008E6D51"/>
    <w:p w14:paraId="479D89C5" w14:textId="77777777" w:rsidR="00916714" w:rsidRDefault="00916714" w:rsidP="008E6D51"/>
    <w:p w14:paraId="5E41CFD3" w14:textId="77777777" w:rsidR="00261470" w:rsidRDefault="00261470" w:rsidP="008E6D51"/>
    <w:p w14:paraId="2197D8C5" w14:textId="77777777" w:rsidR="00261470" w:rsidRDefault="00261470" w:rsidP="008E6D51"/>
    <w:p w14:paraId="60FEBF7E" w14:textId="77777777" w:rsidR="00261470" w:rsidRDefault="00261470" w:rsidP="008E6D51"/>
    <w:p w14:paraId="6B6DD0EC" w14:textId="77777777" w:rsidR="00261470" w:rsidRDefault="00261470" w:rsidP="008E6D51"/>
    <w:p w14:paraId="451F6485" w14:textId="77777777" w:rsidR="00261470" w:rsidRDefault="00261470" w:rsidP="008E6D51"/>
    <w:p w14:paraId="63FC66FE" w14:textId="77777777" w:rsidR="00261470" w:rsidRDefault="00261470" w:rsidP="008E6D51"/>
    <w:p w14:paraId="7FE869A2" w14:textId="77777777" w:rsidR="00261470" w:rsidRDefault="00261470" w:rsidP="008E6D51"/>
    <w:p w14:paraId="57B642C4" w14:textId="77777777" w:rsidR="00261470" w:rsidRDefault="00261470" w:rsidP="008E6D51"/>
    <w:p w14:paraId="6AD405F7" w14:textId="77777777" w:rsidR="00261470" w:rsidRDefault="00261470" w:rsidP="008E6D51"/>
    <w:p w14:paraId="08EBA98C" w14:textId="77777777" w:rsidR="00261470" w:rsidRDefault="00261470" w:rsidP="008E6D51"/>
    <w:p w14:paraId="0A893552" w14:textId="77777777" w:rsidR="00261470" w:rsidRDefault="00261470" w:rsidP="008E6D51"/>
    <w:p w14:paraId="4882C69F" w14:textId="77777777" w:rsidR="00261470" w:rsidRDefault="00261470" w:rsidP="008E6D51"/>
    <w:p w14:paraId="1DB857DA" w14:textId="77777777" w:rsidR="00261470" w:rsidRDefault="00261470" w:rsidP="008E6D51"/>
    <w:p w14:paraId="116CC08B" w14:textId="77777777" w:rsidR="00261470" w:rsidRDefault="00261470" w:rsidP="008E6D51"/>
    <w:p w14:paraId="282291EA" w14:textId="77777777" w:rsidR="00261470" w:rsidRDefault="00261470" w:rsidP="008E6D51"/>
    <w:p w14:paraId="4F4B93F6" w14:textId="77777777" w:rsidR="00261470" w:rsidRDefault="00261470" w:rsidP="008E6D51"/>
    <w:p w14:paraId="1856C6FD" w14:textId="77777777" w:rsidR="00261470" w:rsidRDefault="00261470" w:rsidP="008E6D51"/>
    <w:p w14:paraId="6846EDAD" w14:textId="77777777" w:rsidR="00261470" w:rsidRDefault="00261470" w:rsidP="008E6D51"/>
    <w:p w14:paraId="4AC2C3AB" w14:textId="77777777" w:rsidR="00261470" w:rsidRDefault="00261470" w:rsidP="008E6D51"/>
    <w:p w14:paraId="2788249A" w14:textId="77777777" w:rsidR="00261470" w:rsidRDefault="00261470" w:rsidP="008E6D51"/>
    <w:p w14:paraId="329C87B0" w14:textId="77777777" w:rsidR="00261470" w:rsidRDefault="00261470" w:rsidP="008E6D51"/>
    <w:p w14:paraId="4E0753C5" w14:textId="77777777" w:rsidR="00261470" w:rsidRDefault="00261470" w:rsidP="008E6D51"/>
    <w:p w14:paraId="046A9035" w14:textId="77777777" w:rsidR="00916714" w:rsidRDefault="00916714" w:rsidP="008E6D51"/>
    <w:p w14:paraId="13ED8A45" w14:textId="77777777" w:rsidR="00916714" w:rsidRDefault="00916714" w:rsidP="008E6D51"/>
    <w:p w14:paraId="5871F55A" w14:textId="77777777" w:rsidR="00916714" w:rsidRDefault="00916714" w:rsidP="008E6D51"/>
    <w:p w14:paraId="7880428C" w14:textId="0D6248DB" w:rsidR="008E6D51" w:rsidRDefault="008E6D51" w:rsidP="008E6D51">
      <w:pPr>
        <w:pStyle w:val="Heading5"/>
        <w:numPr>
          <w:ilvl w:val="4"/>
          <w:numId w:val="2"/>
        </w:numPr>
      </w:pPr>
      <w:r>
        <w:t xml:space="preserve">Manual </w:t>
      </w:r>
      <w:r w:rsidR="0090680B">
        <w:t>WI Update</w:t>
      </w:r>
      <w:r>
        <w:t xml:space="preserve"> </w:t>
      </w:r>
    </w:p>
    <w:p w14:paraId="2502304A" w14:textId="77777777" w:rsidR="008E6D51" w:rsidRDefault="008E6D51" w:rsidP="008E6D51"/>
    <w:p w14:paraId="7FD31F74" w14:textId="6D62F90F" w:rsidR="008E6D51" w:rsidRDefault="008E6D51" w:rsidP="008E6D51">
      <w:pPr>
        <w:pStyle w:val="Heading6"/>
        <w:numPr>
          <w:ilvl w:val="5"/>
          <w:numId w:val="2"/>
        </w:numPr>
      </w:pPr>
      <w:r>
        <w:t xml:space="preserve">Description </w:t>
      </w:r>
    </w:p>
    <w:p w14:paraId="6A2D6F1C" w14:textId="77777777" w:rsidR="008E6D51" w:rsidRDefault="008E6D51" w:rsidP="008E6D51"/>
    <w:p w14:paraId="3340D545" w14:textId="74CBECA4" w:rsidR="008E6D51" w:rsidRDefault="00D01021" w:rsidP="00802EF3">
      <w:pPr>
        <w:pStyle w:val="ListParagraph"/>
        <w:numPr>
          <w:ilvl w:val="0"/>
          <w:numId w:val="5"/>
        </w:numPr>
        <w:spacing w:line="360" w:lineRule="auto"/>
      </w:pPr>
      <w:r>
        <w:lastRenderedPageBreak/>
        <w:t xml:space="preserve">This will be a user queue. i.e., the users will have access to this queue. </w:t>
      </w:r>
    </w:p>
    <w:p w14:paraId="075056C9" w14:textId="77318A94" w:rsidR="00B67B53" w:rsidRDefault="00B67B53" w:rsidP="00802EF3">
      <w:pPr>
        <w:pStyle w:val="ListParagraph"/>
        <w:numPr>
          <w:ilvl w:val="0"/>
          <w:numId w:val="5"/>
        </w:numPr>
        <w:spacing w:line="360" w:lineRule="auto"/>
      </w:pPr>
      <w:r>
        <w:t xml:space="preserve">The purpose of this queue is to handle the failed scenarios from CPF to generate and upload the documents or to send communication to the customer. </w:t>
      </w:r>
    </w:p>
    <w:p w14:paraId="61577943" w14:textId="7508EA18" w:rsidR="00D01021" w:rsidRDefault="00D01021" w:rsidP="00802EF3">
      <w:pPr>
        <w:pStyle w:val="ListParagraph"/>
        <w:numPr>
          <w:ilvl w:val="0"/>
          <w:numId w:val="5"/>
        </w:numPr>
        <w:spacing w:line="360" w:lineRule="auto"/>
      </w:pPr>
      <w:r>
        <w:t xml:space="preserve">The WI will route to this queue based on the conditions below: </w:t>
      </w:r>
    </w:p>
    <w:p w14:paraId="76E7D1B3" w14:textId="0B9F0229" w:rsidR="00D01021" w:rsidRDefault="009F19AD" w:rsidP="00802EF3">
      <w:pPr>
        <w:pStyle w:val="ListParagraph"/>
        <w:numPr>
          <w:ilvl w:val="0"/>
          <w:numId w:val="21"/>
        </w:numPr>
        <w:spacing w:line="360" w:lineRule="auto"/>
      </w:pPr>
      <w:r>
        <w:t xml:space="preserve">While the WI was waiting from CPF to send the required documents post generating, if the documents are not received within the maximum </w:t>
      </w:r>
      <w:r w:rsidR="003F5C4D">
        <w:t>timeframe</w:t>
      </w:r>
      <w:r w:rsidR="00176D25">
        <w:t xml:space="preserve"> (58 hours)</w:t>
      </w:r>
      <w:r>
        <w:t xml:space="preserve">, then the WI will move to this user queue for manual upload of those documents. </w:t>
      </w:r>
    </w:p>
    <w:p w14:paraId="025E0E75" w14:textId="6B3874BA" w:rsidR="00E81E1E" w:rsidRDefault="00E81E1E" w:rsidP="00802EF3">
      <w:pPr>
        <w:pStyle w:val="ListParagraph"/>
        <w:numPr>
          <w:ilvl w:val="0"/>
          <w:numId w:val="21"/>
        </w:numPr>
        <w:spacing w:line="360" w:lineRule="auto"/>
      </w:pPr>
      <w:r>
        <w:t xml:space="preserve">WI can route from Sys Await Email Status queue if in WI Update from CPF </w:t>
      </w:r>
      <w:r w:rsidR="004B3883">
        <w:t>the status was Email Not Sent</w:t>
      </w:r>
      <w:r w:rsidR="00916714">
        <w:t xml:space="preserve"> for any stage</w:t>
      </w:r>
      <w:r w:rsidR="00176D25">
        <w:t xml:space="preserve"> or no WI Update was received from CPF within 1 hour (max timespan)</w:t>
      </w:r>
      <w:r w:rsidR="004B3883">
        <w:t xml:space="preserve">, the WI will route on this queue for the user to send manual communication to the user. </w:t>
      </w:r>
    </w:p>
    <w:p w14:paraId="548BF773" w14:textId="267DB8D5" w:rsidR="009F19AD" w:rsidRDefault="003F5C4D" w:rsidP="00802EF3">
      <w:pPr>
        <w:pStyle w:val="ListParagraph"/>
        <w:numPr>
          <w:ilvl w:val="0"/>
          <w:numId w:val="5"/>
        </w:numPr>
        <w:spacing w:line="360" w:lineRule="auto"/>
      </w:pPr>
      <w:r>
        <w:t xml:space="preserve">The </w:t>
      </w:r>
      <w:r w:rsidR="00CE65C9">
        <w:t xml:space="preserve">user will open the WI and review it. </w:t>
      </w:r>
    </w:p>
    <w:p w14:paraId="6D500B1D" w14:textId="0E739D5B" w:rsidR="00CE65C9" w:rsidRDefault="00CE65C9" w:rsidP="00802EF3">
      <w:pPr>
        <w:pStyle w:val="ListParagraph"/>
        <w:numPr>
          <w:ilvl w:val="0"/>
          <w:numId w:val="5"/>
        </w:numPr>
        <w:spacing w:line="360" w:lineRule="auto"/>
      </w:pPr>
      <w:r>
        <w:t xml:space="preserve">The user will attach the mandatory documents required for Approval stage which were not </w:t>
      </w:r>
      <w:r w:rsidR="00B6559E">
        <w:t>received/attached via CPF</w:t>
      </w:r>
      <w:r w:rsidR="00783DDC">
        <w:t xml:space="preserve"> if the WI was routed from Sys Await CPF Docs queue. </w:t>
      </w:r>
    </w:p>
    <w:p w14:paraId="31543165" w14:textId="536BF6CA" w:rsidR="00783DDC" w:rsidRDefault="00783DDC" w:rsidP="00802EF3">
      <w:pPr>
        <w:pStyle w:val="ListParagraph"/>
        <w:numPr>
          <w:ilvl w:val="0"/>
          <w:numId w:val="5"/>
        </w:numPr>
        <w:spacing w:line="360" w:lineRule="auto"/>
      </w:pPr>
      <w:r>
        <w:t xml:space="preserve">The user will make sure for the email communication being sent to the customer manually in </w:t>
      </w:r>
      <w:r w:rsidR="00E72C55">
        <w:t>case</w:t>
      </w:r>
      <w:r>
        <w:t xml:space="preserve"> the WI was routed from Sys </w:t>
      </w:r>
      <w:r w:rsidR="004F7706">
        <w:t>Await Email Status</w:t>
      </w:r>
      <w:r>
        <w:t xml:space="preserve"> queue for failed scenarios of Email Communication from CPF. </w:t>
      </w:r>
    </w:p>
    <w:p w14:paraId="229C3EFE" w14:textId="14EB9BFD" w:rsidR="00B6559E" w:rsidRDefault="00B6559E" w:rsidP="00802EF3">
      <w:pPr>
        <w:pStyle w:val="ListParagraph"/>
        <w:numPr>
          <w:ilvl w:val="0"/>
          <w:numId w:val="5"/>
        </w:numPr>
        <w:spacing w:line="360" w:lineRule="auto"/>
      </w:pPr>
      <w:r>
        <w:t>The user will have the following decision:</w:t>
      </w:r>
    </w:p>
    <w:p w14:paraId="039FDEFC" w14:textId="23083AF0" w:rsidR="00B6559E" w:rsidRDefault="00B6559E" w:rsidP="00802EF3">
      <w:pPr>
        <w:pStyle w:val="ListParagraph"/>
        <w:numPr>
          <w:ilvl w:val="0"/>
          <w:numId w:val="20"/>
        </w:numPr>
        <w:spacing w:line="360" w:lineRule="auto"/>
      </w:pPr>
      <w:r w:rsidRPr="002F3421">
        <w:rPr>
          <w:b/>
          <w:bCs/>
        </w:rPr>
        <w:t>Submit</w:t>
      </w:r>
      <w:r>
        <w:t xml:space="preserve">: The user will take this decision if he has attached the mandatory documents and wants to submit the WI. </w:t>
      </w:r>
    </w:p>
    <w:p w14:paraId="108569DB" w14:textId="6DA3C024" w:rsidR="00B6559E" w:rsidRDefault="00B6559E" w:rsidP="00802EF3">
      <w:pPr>
        <w:pStyle w:val="ListParagraph"/>
        <w:numPr>
          <w:ilvl w:val="0"/>
          <w:numId w:val="5"/>
        </w:numPr>
        <w:spacing w:line="360" w:lineRule="auto"/>
      </w:pPr>
      <w:r>
        <w:t>The system will validate again if mandatory docs are attached in the WI</w:t>
      </w:r>
      <w:r w:rsidR="00D91DFF">
        <w:t xml:space="preserve"> in case the failure was at doc receiving stage from CPF. </w:t>
      </w:r>
      <w:r>
        <w:t xml:space="preserve"> </w:t>
      </w:r>
    </w:p>
    <w:p w14:paraId="112A9883" w14:textId="6D327D17" w:rsidR="00B6559E" w:rsidRDefault="00B6559E" w:rsidP="00802EF3">
      <w:pPr>
        <w:pStyle w:val="ListParagraph"/>
        <w:numPr>
          <w:ilvl w:val="0"/>
          <w:numId w:val="5"/>
        </w:numPr>
        <w:spacing w:line="360" w:lineRule="auto"/>
      </w:pPr>
      <w:r>
        <w:t xml:space="preserve">If the docs are attached, the system will let the user submit the WI and move the WI ahead. </w:t>
      </w:r>
    </w:p>
    <w:p w14:paraId="22C77ECF" w14:textId="59345A85" w:rsidR="00B6559E" w:rsidRDefault="00B6559E" w:rsidP="00802EF3">
      <w:pPr>
        <w:pStyle w:val="ListParagraph"/>
        <w:numPr>
          <w:ilvl w:val="0"/>
          <w:numId w:val="5"/>
        </w:numPr>
        <w:spacing w:line="360" w:lineRule="auto"/>
      </w:pPr>
      <w:r>
        <w:t>If the docs are not attached, the system will restrict the user to submit the WI and give an alert message as ‘</w:t>
      </w:r>
      <w:r w:rsidR="006D79FB">
        <w:t xml:space="preserve">&lt;Document Type&gt; is mandatory for Approval Stage’. </w:t>
      </w:r>
    </w:p>
    <w:p w14:paraId="48809870" w14:textId="7EB0CAC2" w:rsidR="00330607" w:rsidRDefault="006D79FB" w:rsidP="00802EF3">
      <w:pPr>
        <w:pStyle w:val="ListParagraph"/>
        <w:numPr>
          <w:ilvl w:val="0"/>
          <w:numId w:val="5"/>
        </w:numPr>
        <w:spacing w:line="360" w:lineRule="auto"/>
      </w:pPr>
      <w:r>
        <w:t xml:space="preserve">Once the documents are attached, then only the system will let the user submit the WI. </w:t>
      </w:r>
    </w:p>
    <w:p w14:paraId="6890F10C" w14:textId="4CE748D5" w:rsidR="00330607" w:rsidRDefault="00BD3AE9" w:rsidP="00802EF3">
      <w:pPr>
        <w:pStyle w:val="ListParagraph"/>
        <w:numPr>
          <w:ilvl w:val="0"/>
          <w:numId w:val="5"/>
        </w:numPr>
        <w:spacing w:line="360" w:lineRule="auto"/>
      </w:pPr>
      <w:r>
        <w:t>The WI will move to the following queues as per the conditions below</w:t>
      </w:r>
      <w:r w:rsidR="00330607">
        <w:t xml:space="preserve">: </w:t>
      </w:r>
    </w:p>
    <w:p w14:paraId="029F11AC" w14:textId="681EB3F8" w:rsidR="001A354F" w:rsidRDefault="001A354F" w:rsidP="00802EF3">
      <w:pPr>
        <w:pStyle w:val="ListParagraph"/>
        <w:numPr>
          <w:ilvl w:val="0"/>
          <w:numId w:val="23"/>
        </w:numPr>
        <w:spacing w:line="360" w:lineRule="auto"/>
      </w:pPr>
      <w:r w:rsidRPr="001A354F">
        <w:rPr>
          <w:b/>
          <w:bCs/>
        </w:rPr>
        <w:lastRenderedPageBreak/>
        <w:t>Sys Notify CPF</w:t>
      </w:r>
      <w:r>
        <w:t xml:space="preserve">: The WI will move to this queue if the decision taken by the user is submit </w:t>
      </w:r>
      <w:r w:rsidR="003E0A16">
        <w:t xml:space="preserve">in case the WI was routed from Sys Await CPF Docs failure stage. </w:t>
      </w:r>
    </w:p>
    <w:p w14:paraId="38069072" w14:textId="006FD009" w:rsidR="004B3883" w:rsidRDefault="00517E09" w:rsidP="00802EF3">
      <w:pPr>
        <w:pStyle w:val="ListParagraph"/>
        <w:numPr>
          <w:ilvl w:val="0"/>
          <w:numId w:val="23"/>
        </w:numPr>
        <w:spacing w:line="360" w:lineRule="auto"/>
      </w:pPr>
      <w:r>
        <w:rPr>
          <w:b/>
          <w:bCs/>
        </w:rPr>
        <w:t>Initiator Hold</w:t>
      </w:r>
      <w:r w:rsidR="004B3883" w:rsidRPr="00783DDC">
        <w:rPr>
          <w:b/>
          <w:bCs/>
        </w:rPr>
        <w:t>:</w:t>
      </w:r>
      <w:r w:rsidR="004B3883">
        <w:t xml:space="preserve"> If </w:t>
      </w:r>
      <w:r w:rsidR="00664E9B">
        <w:t>the WI was in Pending Stage</w:t>
      </w:r>
      <w:r w:rsidR="0079115A">
        <w:t xml:space="preserve">. </w:t>
      </w:r>
    </w:p>
    <w:p w14:paraId="29FA232B" w14:textId="5AD9E349" w:rsidR="0079115A" w:rsidRDefault="0079115A" w:rsidP="00802EF3">
      <w:pPr>
        <w:pStyle w:val="ListParagraph"/>
        <w:numPr>
          <w:ilvl w:val="0"/>
          <w:numId w:val="23"/>
        </w:numPr>
        <w:spacing w:line="360" w:lineRule="auto"/>
      </w:pPr>
      <w:r w:rsidRPr="00783DDC">
        <w:rPr>
          <w:b/>
          <w:bCs/>
        </w:rPr>
        <w:t>Sys Await CPF Consent:</w:t>
      </w:r>
      <w:r>
        <w:t xml:space="preserve"> If the Notify Stage was Approval. </w:t>
      </w:r>
    </w:p>
    <w:p w14:paraId="097F16EF" w14:textId="0972605F" w:rsidR="0079115A" w:rsidRDefault="0079115A" w:rsidP="00802EF3">
      <w:pPr>
        <w:pStyle w:val="ListParagraph"/>
        <w:numPr>
          <w:ilvl w:val="0"/>
          <w:numId w:val="23"/>
        </w:numPr>
        <w:spacing w:line="360" w:lineRule="auto"/>
      </w:pPr>
      <w:r w:rsidRPr="00783DDC">
        <w:rPr>
          <w:b/>
          <w:bCs/>
        </w:rPr>
        <w:t>Discard:</w:t>
      </w:r>
      <w:r>
        <w:t xml:space="preserve"> If the Notify Stage was Rejection. </w:t>
      </w:r>
    </w:p>
    <w:p w14:paraId="72282BCA" w14:textId="3B932E3A" w:rsidR="0079115A" w:rsidRDefault="0079115A" w:rsidP="00802EF3">
      <w:pPr>
        <w:pStyle w:val="ListParagraph"/>
        <w:numPr>
          <w:ilvl w:val="0"/>
          <w:numId w:val="23"/>
        </w:numPr>
        <w:spacing w:line="360" w:lineRule="auto"/>
      </w:pPr>
      <w:r w:rsidRPr="00783DDC">
        <w:rPr>
          <w:b/>
          <w:bCs/>
        </w:rPr>
        <w:t>Exit:</w:t>
      </w:r>
      <w:r>
        <w:t xml:space="preserve"> If the Notify Stage was Disbursal. </w:t>
      </w:r>
    </w:p>
    <w:p w14:paraId="6A1B6D57" w14:textId="77777777" w:rsidR="00497ADF" w:rsidRDefault="00497ADF" w:rsidP="00497ADF">
      <w:pPr>
        <w:spacing w:line="360" w:lineRule="auto"/>
      </w:pPr>
    </w:p>
    <w:p w14:paraId="6EFA8E60" w14:textId="0C6C442A" w:rsidR="00497ADF" w:rsidRDefault="00497ADF" w:rsidP="00497ADF">
      <w:pPr>
        <w:spacing w:line="360" w:lineRule="auto"/>
      </w:pPr>
      <w:r>
        <w:t xml:space="preserve">The WI will route as: </w:t>
      </w:r>
    </w:p>
    <w:p w14:paraId="3148A1D2" w14:textId="77777777" w:rsidR="00497ADF" w:rsidRDefault="00497ADF" w:rsidP="00497ADF">
      <w:pPr>
        <w:spacing w:line="360" w:lineRule="auto"/>
      </w:pPr>
    </w:p>
    <w:tbl>
      <w:tblPr>
        <w:tblStyle w:val="TableGrid"/>
        <w:tblW w:w="0" w:type="auto"/>
        <w:tblLook w:val="04A0" w:firstRow="1" w:lastRow="0" w:firstColumn="1" w:lastColumn="0" w:noHBand="0" w:noVBand="1"/>
      </w:tblPr>
      <w:tblGrid>
        <w:gridCol w:w="3005"/>
        <w:gridCol w:w="3005"/>
        <w:gridCol w:w="3006"/>
      </w:tblGrid>
      <w:tr w:rsidR="00D23075" w14:paraId="281AB593" w14:textId="77777777" w:rsidTr="00D23075">
        <w:tc>
          <w:tcPr>
            <w:tcW w:w="3005" w:type="dxa"/>
          </w:tcPr>
          <w:p w14:paraId="2937D171" w14:textId="1EAE0BC3" w:rsidR="00D23075" w:rsidRPr="00D23075" w:rsidRDefault="00D23075" w:rsidP="00497ADF">
            <w:pPr>
              <w:spacing w:line="360" w:lineRule="auto"/>
              <w:rPr>
                <w:b/>
                <w:bCs/>
              </w:rPr>
            </w:pPr>
            <w:r w:rsidRPr="00D23075">
              <w:rPr>
                <w:b/>
                <w:bCs/>
              </w:rPr>
              <w:t>Decision</w:t>
            </w:r>
          </w:p>
        </w:tc>
        <w:tc>
          <w:tcPr>
            <w:tcW w:w="3005" w:type="dxa"/>
          </w:tcPr>
          <w:p w14:paraId="5D6AAD32" w14:textId="26CCF96B" w:rsidR="00D23075" w:rsidRPr="00D23075" w:rsidRDefault="00D23075" w:rsidP="00497ADF">
            <w:pPr>
              <w:spacing w:line="360" w:lineRule="auto"/>
              <w:rPr>
                <w:b/>
                <w:bCs/>
              </w:rPr>
            </w:pPr>
            <w:r w:rsidRPr="00D23075">
              <w:rPr>
                <w:b/>
                <w:bCs/>
              </w:rPr>
              <w:t>Condition</w:t>
            </w:r>
          </w:p>
        </w:tc>
        <w:tc>
          <w:tcPr>
            <w:tcW w:w="3006" w:type="dxa"/>
          </w:tcPr>
          <w:p w14:paraId="60834C80" w14:textId="7560DFAA" w:rsidR="00D23075" w:rsidRPr="00D23075" w:rsidRDefault="00D23075" w:rsidP="00497ADF">
            <w:pPr>
              <w:spacing w:line="360" w:lineRule="auto"/>
              <w:rPr>
                <w:b/>
                <w:bCs/>
              </w:rPr>
            </w:pPr>
            <w:r w:rsidRPr="00D23075">
              <w:rPr>
                <w:b/>
                <w:bCs/>
              </w:rPr>
              <w:t xml:space="preserve">WI moves to </w:t>
            </w:r>
          </w:p>
        </w:tc>
      </w:tr>
      <w:tr w:rsidR="00D23075" w14:paraId="6914F998" w14:textId="77777777" w:rsidTr="00D23075">
        <w:tc>
          <w:tcPr>
            <w:tcW w:w="3005" w:type="dxa"/>
          </w:tcPr>
          <w:p w14:paraId="23B49189" w14:textId="30A1CA04" w:rsidR="00D23075" w:rsidRDefault="00D23075" w:rsidP="00497ADF">
            <w:pPr>
              <w:spacing w:line="360" w:lineRule="auto"/>
            </w:pPr>
            <w:r>
              <w:t>Submit</w:t>
            </w:r>
          </w:p>
        </w:tc>
        <w:tc>
          <w:tcPr>
            <w:tcW w:w="3005" w:type="dxa"/>
          </w:tcPr>
          <w:p w14:paraId="613FF309" w14:textId="24FB3184" w:rsidR="00D23075" w:rsidRDefault="00D23075" w:rsidP="00497ADF">
            <w:pPr>
              <w:spacing w:line="360" w:lineRule="auto"/>
            </w:pPr>
            <w:r>
              <w:t>If mandatory docs are attached in the WI</w:t>
            </w:r>
            <w:r w:rsidR="00EB3E82">
              <w:t xml:space="preserve"> for auto-expiry WIs from Sys Await CPF Docs</w:t>
            </w:r>
          </w:p>
        </w:tc>
        <w:tc>
          <w:tcPr>
            <w:tcW w:w="3006" w:type="dxa"/>
          </w:tcPr>
          <w:p w14:paraId="6D5B77EF" w14:textId="1CC19CF9" w:rsidR="00D23075" w:rsidRDefault="00D23075" w:rsidP="00497ADF">
            <w:pPr>
              <w:spacing w:line="360" w:lineRule="auto"/>
            </w:pPr>
            <w:r>
              <w:t>Sys Notify CPF</w:t>
            </w:r>
          </w:p>
        </w:tc>
      </w:tr>
      <w:tr w:rsidR="00EB3E82" w14:paraId="642767A8" w14:textId="77777777" w:rsidTr="00D23075">
        <w:tc>
          <w:tcPr>
            <w:tcW w:w="3005" w:type="dxa"/>
          </w:tcPr>
          <w:p w14:paraId="48AA26AA" w14:textId="77777777" w:rsidR="00EB3E82" w:rsidRDefault="00EB3E82" w:rsidP="00497ADF">
            <w:pPr>
              <w:spacing w:line="360" w:lineRule="auto"/>
            </w:pPr>
          </w:p>
        </w:tc>
        <w:tc>
          <w:tcPr>
            <w:tcW w:w="3005" w:type="dxa"/>
          </w:tcPr>
          <w:p w14:paraId="429A2126" w14:textId="56544BDF" w:rsidR="00EB3E82" w:rsidRDefault="00EB3E82" w:rsidP="00497ADF">
            <w:pPr>
              <w:spacing w:line="360" w:lineRule="auto"/>
            </w:pPr>
            <w:r>
              <w:t xml:space="preserve">If </w:t>
            </w:r>
            <w:r w:rsidR="00214612">
              <w:t>Notify Stage was Pending</w:t>
            </w:r>
          </w:p>
        </w:tc>
        <w:tc>
          <w:tcPr>
            <w:tcW w:w="3006" w:type="dxa"/>
          </w:tcPr>
          <w:p w14:paraId="2DF67D08" w14:textId="3B7B5FD9" w:rsidR="00EB3E82" w:rsidRDefault="00214612" w:rsidP="00497ADF">
            <w:pPr>
              <w:spacing w:line="360" w:lineRule="auto"/>
            </w:pPr>
            <w:r>
              <w:t>Initiator Hold</w:t>
            </w:r>
          </w:p>
        </w:tc>
      </w:tr>
      <w:tr w:rsidR="00EB3E82" w14:paraId="7EBC707A" w14:textId="77777777" w:rsidTr="00D23075">
        <w:tc>
          <w:tcPr>
            <w:tcW w:w="3005" w:type="dxa"/>
          </w:tcPr>
          <w:p w14:paraId="76CD9603" w14:textId="77777777" w:rsidR="00EB3E82" w:rsidRDefault="00EB3E82" w:rsidP="00497ADF">
            <w:pPr>
              <w:spacing w:line="360" w:lineRule="auto"/>
            </w:pPr>
          </w:p>
        </w:tc>
        <w:tc>
          <w:tcPr>
            <w:tcW w:w="3005" w:type="dxa"/>
          </w:tcPr>
          <w:p w14:paraId="4800F8EF" w14:textId="1C762942" w:rsidR="00EB3E82" w:rsidRDefault="00EB3E82" w:rsidP="00497ADF">
            <w:pPr>
              <w:spacing w:line="360" w:lineRule="auto"/>
            </w:pPr>
            <w:r>
              <w:t>If Notify Stage was Approval</w:t>
            </w:r>
          </w:p>
        </w:tc>
        <w:tc>
          <w:tcPr>
            <w:tcW w:w="3006" w:type="dxa"/>
          </w:tcPr>
          <w:p w14:paraId="685ACECD" w14:textId="1451FDB3" w:rsidR="00EB3E82" w:rsidRDefault="00EB3E82" w:rsidP="00497ADF">
            <w:pPr>
              <w:spacing w:line="360" w:lineRule="auto"/>
            </w:pPr>
            <w:r>
              <w:t>Sys Await CPF Consent</w:t>
            </w:r>
          </w:p>
        </w:tc>
      </w:tr>
      <w:tr w:rsidR="00EB3E82" w14:paraId="68A0013F" w14:textId="77777777" w:rsidTr="00D23075">
        <w:tc>
          <w:tcPr>
            <w:tcW w:w="3005" w:type="dxa"/>
          </w:tcPr>
          <w:p w14:paraId="4E842837" w14:textId="77777777" w:rsidR="00EB3E82" w:rsidRDefault="00EB3E82" w:rsidP="00497ADF">
            <w:pPr>
              <w:spacing w:line="360" w:lineRule="auto"/>
            </w:pPr>
          </w:p>
        </w:tc>
        <w:tc>
          <w:tcPr>
            <w:tcW w:w="3005" w:type="dxa"/>
          </w:tcPr>
          <w:p w14:paraId="3F07AFEE" w14:textId="3737B764" w:rsidR="00EB3E82" w:rsidRDefault="00EB3E82" w:rsidP="00497ADF">
            <w:pPr>
              <w:spacing w:line="360" w:lineRule="auto"/>
            </w:pPr>
            <w:r>
              <w:t>If Notify Stage was Rejection</w:t>
            </w:r>
          </w:p>
        </w:tc>
        <w:tc>
          <w:tcPr>
            <w:tcW w:w="3006" w:type="dxa"/>
          </w:tcPr>
          <w:p w14:paraId="24F51128" w14:textId="16DAC895" w:rsidR="00EB3E82" w:rsidRDefault="00EB3E82" w:rsidP="00497ADF">
            <w:pPr>
              <w:spacing w:line="360" w:lineRule="auto"/>
            </w:pPr>
            <w:r>
              <w:t>Discard</w:t>
            </w:r>
          </w:p>
        </w:tc>
      </w:tr>
      <w:tr w:rsidR="00EB3E82" w14:paraId="05FF1B4C" w14:textId="77777777" w:rsidTr="00D23075">
        <w:tc>
          <w:tcPr>
            <w:tcW w:w="3005" w:type="dxa"/>
          </w:tcPr>
          <w:p w14:paraId="31AD7D93" w14:textId="77777777" w:rsidR="00EB3E82" w:rsidRDefault="00EB3E82" w:rsidP="00497ADF">
            <w:pPr>
              <w:spacing w:line="360" w:lineRule="auto"/>
            </w:pPr>
          </w:p>
        </w:tc>
        <w:tc>
          <w:tcPr>
            <w:tcW w:w="3005" w:type="dxa"/>
          </w:tcPr>
          <w:p w14:paraId="67B735DC" w14:textId="2858AAB0" w:rsidR="00EB3E82" w:rsidRDefault="00EB3E82" w:rsidP="00497ADF">
            <w:pPr>
              <w:spacing w:line="360" w:lineRule="auto"/>
            </w:pPr>
            <w:r>
              <w:t xml:space="preserve">If Notify Stage was Disbursal </w:t>
            </w:r>
          </w:p>
        </w:tc>
        <w:tc>
          <w:tcPr>
            <w:tcW w:w="3006" w:type="dxa"/>
          </w:tcPr>
          <w:p w14:paraId="7A9A215E" w14:textId="7081CE7D" w:rsidR="00EB3E82" w:rsidRDefault="00EB3E82" w:rsidP="00497ADF">
            <w:pPr>
              <w:spacing w:line="360" w:lineRule="auto"/>
            </w:pPr>
            <w:r>
              <w:t>Exit</w:t>
            </w:r>
          </w:p>
        </w:tc>
      </w:tr>
    </w:tbl>
    <w:p w14:paraId="7A330516" w14:textId="77777777" w:rsidR="00497ADF" w:rsidRDefault="00497ADF" w:rsidP="00497ADF">
      <w:pPr>
        <w:spacing w:line="360" w:lineRule="auto"/>
      </w:pPr>
    </w:p>
    <w:p w14:paraId="5290A922" w14:textId="77777777" w:rsidR="00214612" w:rsidRDefault="00214612" w:rsidP="00497ADF">
      <w:pPr>
        <w:spacing w:line="360" w:lineRule="auto"/>
      </w:pPr>
    </w:p>
    <w:p w14:paraId="524BFF8F" w14:textId="77777777" w:rsidR="00214612" w:rsidRPr="008E6D51" w:rsidRDefault="00214612" w:rsidP="00497ADF">
      <w:pPr>
        <w:spacing w:line="360" w:lineRule="auto"/>
      </w:pPr>
    </w:p>
    <w:p w14:paraId="4C1F933B" w14:textId="14F4F56C" w:rsidR="00D1470E" w:rsidRDefault="00D1470E" w:rsidP="00D1470E">
      <w:pPr>
        <w:pStyle w:val="Heading6"/>
        <w:numPr>
          <w:ilvl w:val="5"/>
          <w:numId w:val="2"/>
        </w:numPr>
      </w:pPr>
      <w:r>
        <w:t xml:space="preserve">Access Details </w:t>
      </w:r>
    </w:p>
    <w:p w14:paraId="6CC20281" w14:textId="77777777" w:rsidR="00D1470E" w:rsidRPr="00D1470E" w:rsidRDefault="00D1470E" w:rsidP="00D1470E"/>
    <w:p w14:paraId="575903ED" w14:textId="77777777" w:rsidR="00D1470E" w:rsidRDefault="00D1470E" w:rsidP="00D1470E"/>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D1470E" w:rsidRPr="009B444E" w14:paraId="4D24B047" w14:textId="77777777" w:rsidTr="003206E8">
        <w:tc>
          <w:tcPr>
            <w:tcW w:w="3681" w:type="dxa"/>
          </w:tcPr>
          <w:p w14:paraId="32161B61" w14:textId="77777777" w:rsidR="00D1470E" w:rsidRPr="009B444E" w:rsidRDefault="00D1470E" w:rsidP="003206E8">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152525B8" w14:textId="179812DE" w:rsidR="00D1470E" w:rsidRPr="009B444E" w:rsidRDefault="00D1470E" w:rsidP="003206E8">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 xml:space="preserve">users added to the </w:t>
            </w:r>
            <w:r w:rsidR="00B67B53">
              <w:rPr>
                <w:rFonts w:eastAsia="Calibri" w:cs="Arial"/>
                <w:szCs w:val="24"/>
              </w:rPr>
              <w:t>Manual WI Update</w:t>
            </w:r>
            <w:r>
              <w:rPr>
                <w:rFonts w:eastAsia="Calibri" w:cs="Arial"/>
                <w:szCs w:val="24"/>
              </w:rPr>
              <w:t xml:space="preserve"> group. </w:t>
            </w:r>
          </w:p>
        </w:tc>
      </w:tr>
      <w:tr w:rsidR="00D1470E" w:rsidRPr="009B444E" w14:paraId="41AD6D24" w14:textId="77777777" w:rsidTr="003206E8">
        <w:tc>
          <w:tcPr>
            <w:tcW w:w="3681" w:type="dxa"/>
          </w:tcPr>
          <w:p w14:paraId="138B629F" w14:textId="77777777" w:rsidR="00D1470E" w:rsidRPr="009B444E" w:rsidRDefault="00D1470E" w:rsidP="003206E8">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65532488" w14:textId="77777777" w:rsidR="00D1470E" w:rsidRPr="009B444E" w:rsidRDefault="00D1470E" w:rsidP="003206E8">
            <w:pPr>
              <w:pStyle w:val="ListParagraph"/>
              <w:spacing w:line="360" w:lineRule="auto"/>
              <w:ind w:left="0"/>
              <w:jc w:val="both"/>
              <w:rPr>
                <w:rFonts w:eastAsia="Calibri" w:cs="Arial"/>
                <w:szCs w:val="24"/>
              </w:rPr>
            </w:pPr>
            <w:r>
              <w:rPr>
                <w:rFonts w:eastAsia="Calibri" w:cs="Arial"/>
                <w:szCs w:val="24"/>
              </w:rPr>
              <w:t>NA</w:t>
            </w:r>
          </w:p>
        </w:tc>
      </w:tr>
      <w:tr w:rsidR="00D1470E" w:rsidRPr="009B444E" w14:paraId="6D5700BB" w14:textId="77777777" w:rsidTr="003206E8">
        <w:tc>
          <w:tcPr>
            <w:tcW w:w="3681" w:type="dxa"/>
          </w:tcPr>
          <w:p w14:paraId="3540E1F5" w14:textId="77777777" w:rsidR="00D1470E" w:rsidRPr="009B444E" w:rsidRDefault="00D1470E" w:rsidP="003206E8">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152952B7" w14:textId="77777777" w:rsidR="00D1470E" w:rsidRPr="009B444E" w:rsidRDefault="00D1470E" w:rsidP="003206E8">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D1470E" w:rsidRPr="009B444E" w14:paraId="1B3B32C5" w14:textId="77777777" w:rsidTr="003206E8">
        <w:tc>
          <w:tcPr>
            <w:tcW w:w="3681" w:type="dxa"/>
          </w:tcPr>
          <w:p w14:paraId="3DC4065C" w14:textId="77777777" w:rsidR="00D1470E" w:rsidRPr="009B444E" w:rsidRDefault="00D1470E" w:rsidP="003206E8">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2434DE27" w14:textId="77777777" w:rsidR="00D1470E" w:rsidRPr="009B444E" w:rsidRDefault="00D1470E" w:rsidP="003206E8">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D1470E" w:rsidRPr="009B444E" w14:paraId="7595CEDD" w14:textId="77777777" w:rsidTr="003206E8">
        <w:tc>
          <w:tcPr>
            <w:tcW w:w="3681" w:type="dxa"/>
          </w:tcPr>
          <w:p w14:paraId="491776AC" w14:textId="77777777" w:rsidR="00D1470E" w:rsidRPr="009B444E" w:rsidRDefault="00D1470E" w:rsidP="003206E8">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24308CC9" w14:textId="77777777" w:rsidR="00D1470E" w:rsidRPr="009B444E" w:rsidRDefault="00D1470E" w:rsidP="003206E8">
            <w:pPr>
              <w:pStyle w:val="ListParagraph"/>
              <w:spacing w:line="360" w:lineRule="auto"/>
              <w:ind w:left="0"/>
              <w:jc w:val="both"/>
              <w:rPr>
                <w:rFonts w:eastAsia="Calibri" w:cs="Arial"/>
                <w:szCs w:val="24"/>
              </w:rPr>
            </w:pPr>
            <w:r w:rsidRPr="009B444E">
              <w:rPr>
                <w:rFonts w:eastAsia="Calibri" w:cs="Arial"/>
                <w:szCs w:val="24"/>
              </w:rPr>
              <w:t>None</w:t>
            </w:r>
          </w:p>
        </w:tc>
      </w:tr>
    </w:tbl>
    <w:p w14:paraId="32772F30" w14:textId="77777777" w:rsidR="00D1470E" w:rsidRPr="00D1470E" w:rsidRDefault="00D1470E" w:rsidP="00D1470E"/>
    <w:p w14:paraId="12BF8173" w14:textId="77777777" w:rsidR="004E20D8" w:rsidRDefault="004E20D8" w:rsidP="00A167CD">
      <w:pPr>
        <w:spacing w:line="360" w:lineRule="auto"/>
      </w:pPr>
    </w:p>
    <w:p w14:paraId="437F0374" w14:textId="77777777" w:rsidR="004E20D8" w:rsidRDefault="004E20D8" w:rsidP="00A167CD">
      <w:pPr>
        <w:spacing w:line="360" w:lineRule="auto"/>
      </w:pPr>
    </w:p>
    <w:p w14:paraId="188F894D" w14:textId="36707F57" w:rsidR="00FB348B" w:rsidRDefault="00FB348B" w:rsidP="00FB348B">
      <w:pPr>
        <w:pStyle w:val="Heading4"/>
        <w:numPr>
          <w:ilvl w:val="3"/>
          <w:numId w:val="2"/>
        </w:numPr>
      </w:pPr>
      <w:r>
        <w:t xml:space="preserve">Approval Docs Available &amp; Not Available </w:t>
      </w:r>
      <w:r w:rsidR="00147F3F">
        <w:t>Flow</w:t>
      </w:r>
    </w:p>
    <w:p w14:paraId="5493C005" w14:textId="3F0C2143" w:rsidR="00147F3F" w:rsidRDefault="00147F3F" w:rsidP="00147F3F"/>
    <w:p w14:paraId="01D3A04B" w14:textId="5CAE6699" w:rsidR="00147F3F" w:rsidRDefault="00147F3F" w:rsidP="00802EF3">
      <w:pPr>
        <w:pStyle w:val="ListParagraph"/>
        <w:numPr>
          <w:ilvl w:val="0"/>
          <w:numId w:val="5"/>
        </w:numPr>
        <w:spacing w:line="360" w:lineRule="auto"/>
      </w:pPr>
      <w:r>
        <w:t xml:space="preserve">If the mandatory documents for approval are found in the WI during distribution, then WI will move to Sys Notify queue directly. </w:t>
      </w:r>
    </w:p>
    <w:p w14:paraId="6BE31619" w14:textId="77777777" w:rsidR="00147F3F" w:rsidRPr="00147F3F" w:rsidRDefault="00147F3F" w:rsidP="00147F3F"/>
    <w:p w14:paraId="7B96CB22" w14:textId="77777777" w:rsidR="00FB348B" w:rsidRPr="00FB348B" w:rsidRDefault="00FB348B" w:rsidP="00FB348B"/>
    <w:p w14:paraId="722B1923" w14:textId="1562512E" w:rsidR="00D1470E" w:rsidRDefault="00D1470E" w:rsidP="00D1470E">
      <w:pPr>
        <w:pStyle w:val="Heading5"/>
        <w:numPr>
          <w:ilvl w:val="4"/>
          <w:numId w:val="2"/>
        </w:numPr>
      </w:pPr>
      <w:r>
        <w:t xml:space="preserve">Sys Notify CPF </w:t>
      </w:r>
    </w:p>
    <w:p w14:paraId="2B6455B8" w14:textId="77777777" w:rsidR="00D1470E" w:rsidRDefault="00D1470E" w:rsidP="00D1470E"/>
    <w:p w14:paraId="0ECE4502" w14:textId="0009987B" w:rsidR="00D1470E" w:rsidRDefault="00D1470E" w:rsidP="00D1470E">
      <w:pPr>
        <w:pStyle w:val="Heading6"/>
        <w:numPr>
          <w:ilvl w:val="5"/>
          <w:numId w:val="2"/>
        </w:numPr>
      </w:pPr>
      <w:r>
        <w:t xml:space="preserve">Description </w:t>
      </w:r>
    </w:p>
    <w:p w14:paraId="1A87990D" w14:textId="77777777" w:rsidR="00D1470E" w:rsidRDefault="00D1470E" w:rsidP="00D1470E"/>
    <w:p w14:paraId="36127F2A" w14:textId="35E9DF1F" w:rsidR="00D1470E" w:rsidRDefault="00D1470E" w:rsidP="00802EF3">
      <w:pPr>
        <w:pStyle w:val="ListParagraph"/>
        <w:numPr>
          <w:ilvl w:val="0"/>
          <w:numId w:val="5"/>
        </w:numPr>
        <w:spacing w:line="360" w:lineRule="auto"/>
      </w:pPr>
      <w:r>
        <w:t>This will be a system queue</w:t>
      </w:r>
      <w:r w:rsidR="00FA5602">
        <w:t xml:space="preserve">. i.e., the users will not have access to this queue. </w:t>
      </w:r>
    </w:p>
    <w:p w14:paraId="253BAC06" w14:textId="51086A22" w:rsidR="00FA5602" w:rsidRDefault="00FA5602" w:rsidP="00802EF3">
      <w:pPr>
        <w:pStyle w:val="ListParagraph"/>
        <w:numPr>
          <w:ilvl w:val="0"/>
          <w:numId w:val="5"/>
        </w:numPr>
        <w:spacing w:line="360" w:lineRule="auto"/>
      </w:pPr>
      <w:r>
        <w:t>The purpose of this queue is to trigger Notify CPF call in case of ‘Approval’, ‘Pending’, ‘</w:t>
      </w:r>
      <w:r w:rsidR="000B232C">
        <w:t>Delayed’, ‘Rejected</w:t>
      </w:r>
      <w:r>
        <w:t>’</w:t>
      </w:r>
      <w:r w:rsidR="000B232C">
        <w:t xml:space="preserve"> or </w:t>
      </w:r>
      <w:r>
        <w:t>‘Disbursal’</w:t>
      </w:r>
      <w:r w:rsidR="000B232C">
        <w:t xml:space="preserve">. </w:t>
      </w:r>
    </w:p>
    <w:p w14:paraId="69B3E3AA" w14:textId="64B034F9" w:rsidR="00FA5602" w:rsidRDefault="00FA5602" w:rsidP="00802EF3">
      <w:pPr>
        <w:pStyle w:val="ListParagraph"/>
        <w:numPr>
          <w:ilvl w:val="0"/>
          <w:numId w:val="5"/>
        </w:numPr>
        <w:spacing w:line="360" w:lineRule="auto"/>
      </w:pPr>
      <w:r>
        <w:t xml:space="preserve">The WI will route to this queue based on the conditions below: </w:t>
      </w:r>
    </w:p>
    <w:p w14:paraId="629DDA5D" w14:textId="638AD11B" w:rsidR="004F3B4B" w:rsidRDefault="00C9111B" w:rsidP="00802EF3">
      <w:pPr>
        <w:pStyle w:val="ListParagraph"/>
        <w:numPr>
          <w:ilvl w:val="0"/>
          <w:numId w:val="23"/>
        </w:numPr>
        <w:spacing w:line="360" w:lineRule="auto"/>
      </w:pPr>
      <w:r>
        <w:t>Approval Stage</w:t>
      </w:r>
    </w:p>
    <w:p w14:paraId="0A8E428F" w14:textId="5CFED300" w:rsidR="00C9111B" w:rsidRDefault="00FA2D53" w:rsidP="00802EF3">
      <w:pPr>
        <w:pStyle w:val="ListParagraph"/>
        <w:numPr>
          <w:ilvl w:val="2"/>
          <w:numId w:val="23"/>
        </w:numPr>
        <w:spacing w:line="360" w:lineRule="auto"/>
      </w:pPr>
      <w:r>
        <w:t xml:space="preserve">For this stage, the WI will be routed from either Sys Await CPF queue or Manual Upload Document queue, provided all mandatory documents were attached </w:t>
      </w:r>
      <w:r w:rsidR="00F10CD1">
        <w:t>to</w:t>
      </w:r>
      <w:r>
        <w:t xml:space="preserve"> the WI. </w:t>
      </w:r>
    </w:p>
    <w:p w14:paraId="6704EBD1" w14:textId="21252AE6" w:rsidR="00147F3F" w:rsidRDefault="00147F3F" w:rsidP="00802EF3">
      <w:pPr>
        <w:pStyle w:val="ListParagraph"/>
        <w:numPr>
          <w:ilvl w:val="2"/>
          <w:numId w:val="23"/>
        </w:numPr>
        <w:spacing w:line="360" w:lineRule="auto"/>
      </w:pPr>
      <w:r>
        <w:t xml:space="preserve">For this stage, the WI can directly route from Distribution if Mandatory docs for approval were already present in the flow. </w:t>
      </w:r>
    </w:p>
    <w:p w14:paraId="63FC9234" w14:textId="6250F7E8" w:rsidR="00072AE9" w:rsidRDefault="00F2406B" w:rsidP="00072AE9">
      <w:pPr>
        <w:pStyle w:val="ListParagraph"/>
        <w:numPr>
          <w:ilvl w:val="2"/>
          <w:numId w:val="23"/>
        </w:numPr>
        <w:spacing w:line="360" w:lineRule="auto"/>
      </w:pPr>
      <w:r>
        <w:t xml:space="preserve">The Approval can be only for PL or PL along with Cross Sell CC. </w:t>
      </w:r>
    </w:p>
    <w:p w14:paraId="2727F2CB" w14:textId="625C1266" w:rsidR="00FA2D53" w:rsidRDefault="00FA2D53" w:rsidP="00802EF3">
      <w:pPr>
        <w:pStyle w:val="ListParagraph"/>
        <w:numPr>
          <w:ilvl w:val="0"/>
          <w:numId w:val="23"/>
        </w:numPr>
        <w:spacing w:line="360" w:lineRule="auto"/>
      </w:pPr>
      <w:r>
        <w:t xml:space="preserve">Pending Stage </w:t>
      </w:r>
    </w:p>
    <w:p w14:paraId="439A3845" w14:textId="509F8AE7" w:rsidR="00FA2D53" w:rsidRDefault="00FA2D53" w:rsidP="00802EF3">
      <w:pPr>
        <w:pStyle w:val="ListParagraph"/>
        <w:numPr>
          <w:ilvl w:val="2"/>
          <w:numId w:val="23"/>
        </w:numPr>
        <w:spacing w:line="360" w:lineRule="auto"/>
      </w:pPr>
      <w:r>
        <w:t xml:space="preserve">For this stage, the WI will </w:t>
      </w:r>
      <w:r w:rsidR="00684405">
        <w:t xml:space="preserve">be routed from </w:t>
      </w:r>
      <w:r w:rsidR="0027463D">
        <w:t xml:space="preserve">Initiator Return </w:t>
      </w:r>
      <w:r w:rsidR="00684405">
        <w:t>queue</w:t>
      </w:r>
      <w:r w:rsidR="00730FD0">
        <w:t xml:space="preserve"> </w:t>
      </w:r>
      <w:r w:rsidR="00E11D66">
        <w:t xml:space="preserve">when the user took decision as ‘Pending with Customer’. </w:t>
      </w:r>
    </w:p>
    <w:p w14:paraId="0A4B17D0" w14:textId="27B40434" w:rsidR="00101419" w:rsidRDefault="00101419" w:rsidP="00802EF3">
      <w:pPr>
        <w:pStyle w:val="ListParagraph"/>
        <w:numPr>
          <w:ilvl w:val="0"/>
          <w:numId w:val="23"/>
        </w:numPr>
        <w:spacing w:line="360" w:lineRule="auto"/>
      </w:pPr>
      <w:r>
        <w:t>Delay Stage</w:t>
      </w:r>
    </w:p>
    <w:p w14:paraId="10A1F73D" w14:textId="597E23A8" w:rsidR="00101419" w:rsidRDefault="00101419" w:rsidP="00802EF3">
      <w:pPr>
        <w:pStyle w:val="ListParagraph"/>
        <w:numPr>
          <w:ilvl w:val="2"/>
          <w:numId w:val="23"/>
        </w:numPr>
        <w:spacing w:line="360" w:lineRule="auto"/>
      </w:pPr>
      <w:r>
        <w:t>For t</w:t>
      </w:r>
      <w:r w:rsidR="003F2BCA">
        <w:t>h</w:t>
      </w:r>
      <w:r>
        <w:t xml:space="preserve">is stage, the WI will be routed </w:t>
      </w:r>
      <w:r w:rsidR="0027463D">
        <w:t>any queue if TAT of user WS before disbursal is more than 10 days</w:t>
      </w:r>
      <w:r>
        <w:t>.</w:t>
      </w:r>
      <w:r w:rsidR="0027463D">
        <w:t xml:space="preserve"> Detailed logic to be referred in section 3.15 (Delayed Logic Description)</w:t>
      </w:r>
      <w:r>
        <w:t xml:space="preserve"> </w:t>
      </w:r>
    </w:p>
    <w:p w14:paraId="59227698" w14:textId="07C77D37" w:rsidR="00EC2494" w:rsidRDefault="00EC2494" w:rsidP="00802EF3">
      <w:pPr>
        <w:pStyle w:val="ListParagraph"/>
        <w:numPr>
          <w:ilvl w:val="0"/>
          <w:numId w:val="23"/>
        </w:numPr>
        <w:spacing w:line="360" w:lineRule="auto"/>
      </w:pPr>
      <w:r>
        <w:t xml:space="preserve">Reject Stage </w:t>
      </w:r>
    </w:p>
    <w:p w14:paraId="324A991C" w14:textId="3C597B00" w:rsidR="00EC2494" w:rsidRDefault="00EC2494" w:rsidP="00802EF3">
      <w:pPr>
        <w:pStyle w:val="ListParagraph"/>
        <w:numPr>
          <w:ilvl w:val="2"/>
          <w:numId w:val="23"/>
        </w:numPr>
        <w:spacing w:line="360" w:lineRule="auto"/>
      </w:pPr>
      <w:r>
        <w:lastRenderedPageBreak/>
        <w:t>For this stage, the WI will be routed from the following queues:</w:t>
      </w:r>
    </w:p>
    <w:p w14:paraId="0C07C9D6" w14:textId="2A8E9AB1" w:rsidR="00EC2494" w:rsidRDefault="00EC2494" w:rsidP="00802EF3">
      <w:pPr>
        <w:pStyle w:val="ListParagraph"/>
        <w:numPr>
          <w:ilvl w:val="3"/>
          <w:numId w:val="23"/>
        </w:numPr>
        <w:spacing w:line="360" w:lineRule="auto"/>
      </w:pPr>
      <w:r>
        <w:t>PB Credit Maker</w:t>
      </w:r>
    </w:p>
    <w:p w14:paraId="682C420B" w14:textId="6EC4F118" w:rsidR="00EC2494" w:rsidRDefault="00EC2494" w:rsidP="00802EF3">
      <w:pPr>
        <w:pStyle w:val="ListParagraph"/>
        <w:numPr>
          <w:ilvl w:val="3"/>
          <w:numId w:val="23"/>
        </w:numPr>
        <w:spacing w:line="360" w:lineRule="auto"/>
      </w:pPr>
      <w:r>
        <w:t>PB Credit Checker</w:t>
      </w:r>
    </w:p>
    <w:p w14:paraId="422475A7" w14:textId="072C09FE" w:rsidR="005C45B6" w:rsidRDefault="005C45B6" w:rsidP="00802EF3">
      <w:pPr>
        <w:pStyle w:val="ListParagraph"/>
        <w:numPr>
          <w:ilvl w:val="3"/>
          <w:numId w:val="23"/>
        </w:numPr>
        <w:spacing w:line="360" w:lineRule="auto"/>
      </w:pPr>
      <w:r>
        <w:t>Awaiting Original Validation</w:t>
      </w:r>
    </w:p>
    <w:p w14:paraId="5EE5E4F4" w14:textId="4B3A14B9" w:rsidR="005C45B6" w:rsidRDefault="005C45B6" w:rsidP="00802EF3">
      <w:pPr>
        <w:pStyle w:val="ListParagraph"/>
        <w:numPr>
          <w:ilvl w:val="3"/>
          <w:numId w:val="23"/>
        </w:numPr>
        <w:spacing w:line="360" w:lineRule="auto"/>
      </w:pPr>
      <w:r>
        <w:t>Aw</w:t>
      </w:r>
      <w:r w:rsidR="0076603C">
        <w:t>aiting LC</w:t>
      </w:r>
    </w:p>
    <w:p w14:paraId="5C91324E" w14:textId="4C0A145E" w:rsidR="0076603C" w:rsidRDefault="0076603C" w:rsidP="00802EF3">
      <w:pPr>
        <w:pStyle w:val="ListParagraph"/>
        <w:numPr>
          <w:ilvl w:val="3"/>
          <w:numId w:val="23"/>
        </w:numPr>
        <w:spacing w:line="360" w:lineRule="auto"/>
      </w:pPr>
      <w:r>
        <w:t>Awaiting STL</w:t>
      </w:r>
    </w:p>
    <w:p w14:paraId="10520F66" w14:textId="2CEBAD2F" w:rsidR="00A549EE" w:rsidRDefault="002B2A95" w:rsidP="00802EF3">
      <w:pPr>
        <w:pStyle w:val="ListParagraph"/>
        <w:numPr>
          <w:ilvl w:val="3"/>
          <w:numId w:val="23"/>
        </w:numPr>
        <w:spacing w:line="360" w:lineRule="auto"/>
      </w:pPr>
      <w:r>
        <w:t>Initiator Return</w:t>
      </w:r>
    </w:p>
    <w:p w14:paraId="42867597" w14:textId="29A46F1E" w:rsidR="005C45B6" w:rsidRDefault="005C45B6" w:rsidP="00802EF3">
      <w:pPr>
        <w:pStyle w:val="ListParagraph"/>
        <w:numPr>
          <w:ilvl w:val="2"/>
          <w:numId w:val="23"/>
        </w:numPr>
        <w:spacing w:line="360" w:lineRule="auto"/>
      </w:pPr>
      <w:r>
        <w:t xml:space="preserve">The WI will be routed from the above queues when the user takes decision as ‘Reject’ and selects Reject Reason too. </w:t>
      </w:r>
    </w:p>
    <w:p w14:paraId="0F31D116" w14:textId="60392B5C" w:rsidR="000615DD" w:rsidRDefault="000615DD" w:rsidP="00802EF3">
      <w:pPr>
        <w:pStyle w:val="ListParagraph"/>
        <w:numPr>
          <w:ilvl w:val="2"/>
          <w:numId w:val="23"/>
        </w:numPr>
        <w:spacing w:line="360" w:lineRule="auto"/>
      </w:pPr>
      <w:r>
        <w:t>The auto-expired WIs (30 days expiry) from the following queues will be routed to this queue</w:t>
      </w:r>
      <w:r w:rsidR="00067B85">
        <w:t xml:space="preserve"> if for Cross Sells AO and CC were not done: </w:t>
      </w:r>
    </w:p>
    <w:p w14:paraId="17C202A9" w14:textId="5BB2611F" w:rsidR="000615DD" w:rsidRDefault="000615DD" w:rsidP="00802EF3">
      <w:pPr>
        <w:pStyle w:val="ListParagraph"/>
        <w:numPr>
          <w:ilvl w:val="3"/>
          <w:numId w:val="23"/>
        </w:numPr>
        <w:spacing w:line="360" w:lineRule="auto"/>
      </w:pPr>
      <w:r>
        <w:t>Awaiting Original Validation</w:t>
      </w:r>
    </w:p>
    <w:p w14:paraId="4B162768" w14:textId="3E599DE0" w:rsidR="000615DD" w:rsidRDefault="000615DD" w:rsidP="00802EF3">
      <w:pPr>
        <w:pStyle w:val="ListParagraph"/>
        <w:numPr>
          <w:ilvl w:val="3"/>
          <w:numId w:val="23"/>
        </w:numPr>
        <w:spacing w:line="360" w:lineRule="auto"/>
      </w:pPr>
      <w:r>
        <w:t>Awaiting LC</w:t>
      </w:r>
    </w:p>
    <w:p w14:paraId="1CEB8CBE" w14:textId="00C3A644" w:rsidR="00067B85" w:rsidRDefault="00067B85" w:rsidP="00802EF3">
      <w:pPr>
        <w:pStyle w:val="ListParagraph"/>
        <w:numPr>
          <w:ilvl w:val="3"/>
          <w:numId w:val="23"/>
        </w:numPr>
        <w:spacing w:line="360" w:lineRule="auto"/>
      </w:pPr>
      <w:r>
        <w:t>Awaiting STL</w:t>
      </w:r>
    </w:p>
    <w:p w14:paraId="48C6B4C2" w14:textId="17831FF2" w:rsidR="005C45B6" w:rsidRDefault="005C45B6" w:rsidP="00802EF3">
      <w:pPr>
        <w:pStyle w:val="ListParagraph"/>
        <w:numPr>
          <w:ilvl w:val="1"/>
          <w:numId w:val="23"/>
        </w:numPr>
        <w:spacing w:line="360" w:lineRule="auto"/>
      </w:pPr>
      <w:r>
        <w:t xml:space="preserve">Disbursal Stage </w:t>
      </w:r>
    </w:p>
    <w:p w14:paraId="3B41C8ED" w14:textId="44EF3963" w:rsidR="00F82D87" w:rsidRDefault="00F64B45" w:rsidP="00802EF3">
      <w:pPr>
        <w:pStyle w:val="ListParagraph"/>
        <w:numPr>
          <w:ilvl w:val="2"/>
          <w:numId w:val="23"/>
        </w:numPr>
        <w:spacing w:line="360" w:lineRule="auto"/>
      </w:pPr>
      <w:commentRangeStart w:id="48"/>
      <w:commentRangeStart w:id="49"/>
      <w:r>
        <w:t xml:space="preserve">The </w:t>
      </w:r>
      <w:r w:rsidR="00067B85">
        <w:t xml:space="preserve">child </w:t>
      </w:r>
      <w:r>
        <w:t>WI will be routed</w:t>
      </w:r>
      <w:r w:rsidR="00C9206D">
        <w:t xml:space="preserve"> </w:t>
      </w:r>
      <w:r w:rsidR="00AB2C55">
        <w:t xml:space="preserve">from the </w:t>
      </w:r>
      <w:r w:rsidR="00AB2C55" w:rsidRPr="00067B85">
        <w:rPr>
          <w:strike/>
        </w:rPr>
        <w:t>Original Verifications</w:t>
      </w:r>
      <w:r w:rsidR="00AB2C55">
        <w:t xml:space="preserve"> </w:t>
      </w:r>
      <w:r w:rsidR="00067B85">
        <w:t xml:space="preserve">Disbursal Checker </w:t>
      </w:r>
      <w:r w:rsidR="00AB2C55">
        <w:t xml:space="preserve">queue on Approval for the </w:t>
      </w:r>
      <w:r w:rsidR="00072AE9">
        <w:t xml:space="preserve">PL </w:t>
      </w:r>
      <w:r w:rsidR="00AB2C55">
        <w:t xml:space="preserve">Disbursal Notification to </w:t>
      </w:r>
      <w:r w:rsidR="00F82D87">
        <w:t xml:space="preserve">CPF. </w:t>
      </w:r>
      <w:commentRangeEnd w:id="48"/>
      <w:r w:rsidR="00E17116">
        <w:rPr>
          <w:rStyle w:val="CommentReference"/>
          <w:sz w:val="24"/>
          <w:szCs w:val="20"/>
        </w:rPr>
        <w:commentReference w:id="48"/>
      </w:r>
      <w:commentRangeEnd w:id="49"/>
      <w:r w:rsidR="008B2199">
        <w:rPr>
          <w:rStyle w:val="CommentReference"/>
          <w:sz w:val="24"/>
          <w:szCs w:val="20"/>
        </w:rPr>
        <w:commentReference w:id="49"/>
      </w:r>
    </w:p>
    <w:p w14:paraId="4E0F4850" w14:textId="4E43962E" w:rsidR="00072AE9" w:rsidRDefault="00072AE9" w:rsidP="00802EF3">
      <w:pPr>
        <w:pStyle w:val="ListParagraph"/>
        <w:numPr>
          <w:ilvl w:val="2"/>
          <w:numId w:val="23"/>
        </w:numPr>
        <w:spacing w:line="360" w:lineRule="auto"/>
      </w:pPr>
      <w:r>
        <w:t xml:space="preserve">The child WI will be routed from Card DDE queue (if Cross Sell is CC) on Approval for CC Creation </w:t>
      </w:r>
      <w:r w:rsidR="001D0640">
        <w:t>Disbursal Notification to CPF.</w:t>
      </w:r>
    </w:p>
    <w:p w14:paraId="06ED24C8" w14:textId="5F7E0097" w:rsidR="00101419" w:rsidRDefault="00101419" w:rsidP="00802EF3">
      <w:pPr>
        <w:pStyle w:val="ListParagraph"/>
        <w:numPr>
          <w:ilvl w:val="0"/>
          <w:numId w:val="5"/>
        </w:numPr>
        <w:spacing w:line="360" w:lineRule="auto"/>
      </w:pPr>
      <w:r>
        <w:t xml:space="preserve">In all the above stages, on this queue ‘Notify CPF’ call will be triggered. </w:t>
      </w:r>
    </w:p>
    <w:p w14:paraId="3EEEC3FA" w14:textId="422758C7" w:rsidR="00101419" w:rsidRDefault="00101419" w:rsidP="00802EF3">
      <w:pPr>
        <w:pStyle w:val="ListParagraph"/>
        <w:numPr>
          <w:ilvl w:val="0"/>
          <w:numId w:val="5"/>
        </w:numPr>
        <w:spacing w:line="360" w:lineRule="auto"/>
      </w:pPr>
      <w:r>
        <w:t xml:space="preserve">On successful triggering of the call, </w:t>
      </w:r>
      <w:r w:rsidR="000B3369">
        <w:t xml:space="preserve">the WI will be treated as Success and will move </w:t>
      </w:r>
      <w:r w:rsidR="001C2A09">
        <w:t xml:space="preserve">to the next queue. </w:t>
      </w:r>
    </w:p>
    <w:p w14:paraId="164DEA25" w14:textId="0FCA86E8" w:rsidR="001C2A09" w:rsidRDefault="001C2A09" w:rsidP="00802EF3">
      <w:pPr>
        <w:pStyle w:val="ListParagraph"/>
        <w:numPr>
          <w:ilvl w:val="0"/>
          <w:numId w:val="5"/>
        </w:numPr>
        <w:spacing w:line="360" w:lineRule="auto"/>
      </w:pPr>
      <w:r>
        <w:t xml:space="preserve">If there is any API call failure, then WI will be treated as Failure and will move to Integration Error Handling queue. </w:t>
      </w:r>
    </w:p>
    <w:p w14:paraId="6F36904A" w14:textId="720CE9B6" w:rsidR="001C2A09" w:rsidRDefault="001C2A09" w:rsidP="00802EF3">
      <w:pPr>
        <w:pStyle w:val="ListParagraph"/>
        <w:numPr>
          <w:ilvl w:val="0"/>
          <w:numId w:val="5"/>
        </w:numPr>
        <w:spacing w:line="360" w:lineRule="auto"/>
      </w:pPr>
      <w:r>
        <w:t xml:space="preserve">The WI with Success decision will move </w:t>
      </w:r>
      <w:r w:rsidR="0060044A">
        <w:t>to the following queue</w:t>
      </w:r>
      <w:r>
        <w:t>:</w:t>
      </w:r>
    </w:p>
    <w:p w14:paraId="069D4A31" w14:textId="22E32808" w:rsidR="0070520A" w:rsidRDefault="0060044A" w:rsidP="003E3F52">
      <w:pPr>
        <w:pStyle w:val="ListParagraph"/>
        <w:numPr>
          <w:ilvl w:val="0"/>
          <w:numId w:val="51"/>
        </w:numPr>
        <w:spacing w:line="360" w:lineRule="auto"/>
      </w:pPr>
      <w:r w:rsidRPr="00657ADC">
        <w:rPr>
          <w:b/>
          <w:bCs/>
        </w:rPr>
        <w:lastRenderedPageBreak/>
        <w:t xml:space="preserve">Sys Await </w:t>
      </w:r>
      <w:r w:rsidR="004B77BD" w:rsidRPr="00657ADC">
        <w:rPr>
          <w:b/>
          <w:bCs/>
        </w:rPr>
        <w:t>Email Status</w:t>
      </w:r>
      <w:r w:rsidRPr="00657ADC">
        <w:rPr>
          <w:b/>
          <w:bCs/>
        </w:rPr>
        <w:t>:</w:t>
      </w:r>
      <w:r>
        <w:t xml:space="preserve"> The WI post Notify CPF is triggered successfully will move to this queue. </w:t>
      </w:r>
    </w:p>
    <w:p w14:paraId="7711B11D" w14:textId="53D16BB6" w:rsidR="0032338E" w:rsidRDefault="0032338E" w:rsidP="00802EF3">
      <w:pPr>
        <w:pStyle w:val="ListParagraph"/>
        <w:numPr>
          <w:ilvl w:val="0"/>
          <w:numId w:val="5"/>
        </w:numPr>
        <w:spacing w:line="360" w:lineRule="auto"/>
      </w:pPr>
      <w:r>
        <w:t>While notifying CPF, the parameters below will be passed in the API:</w:t>
      </w:r>
    </w:p>
    <w:p w14:paraId="0745F0B8" w14:textId="45417EB9" w:rsidR="0032338E" w:rsidRDefault="0032338E" w:rsidP="002543AD">
      <w:pPr>
        <w:pStyle w:val="ListParagraph"/>
        <w:numPr>
          <w:ilvl w:val="0"/>
          <w:numId w:val="24"/>
        </w:numPr>
        <w:spacing w:line="360" w:lineRule="auto"/>
      </w:pPr>
      <w:r>
        <w:t>Event ID</w:t>
      </w:r>
    </w:p>
    <w:p w14:paraId="394F8735" w14:textId="5AD8BCCF" w:rsidR="0032338E" w:rsidRDefault="00656C40" w:rsidP="002543AD">
      <w:pPr>
        <w:pStyle w:val="ListParagraph"/>
        <w:numPr>
          <w:ilvl w:val="0"/>
          <w:numId w:val="24"/>
        </w:numPr>
        <w:spacing w:line="360" w:lineRule="auto"/>
      </w:pPr>
      <w:r>
        <w:t>CIF ID</w:t>
      </w:r>
    </w:p>
    <w:p w14:paraId="172CDA86" w14:textId="7634961F" w:rsidR="00656C40" w:rsidRDefault="00656C40" w:rsidP="002543AD">
      <w:pPr>
        <w:pStyle w:val="ListParagraph"/>
        <w:numPr>
          <w:ilvl w:val="0"/>
          <w:numId w:val="24"/>
        </w:numPr>
        <w:spacing w:line="360" w:lineRule="auto"/>
      </w:pPr>
      <w:r>
        <w:t xml:space="preserve">All Doc </w:t>
      </w:r>
      <w:r w:rsidR="009E4C44">
        <w:t xml:space="preserve">Index </w:t>
      </w:r>
    </w:p>
    <w:p w14:paraId="3F72F27E" w14:textId="3D2DB612" w:rsidR="007F6016" w:rsidRPr="00EA1FE4" w:rsidRDefault="007F6016" w:rsidP="002543AD">
      <w:pPr>
        <w:pStyle w:val="ListParagraph"/>
        <w:numPr>
          <w:ilvl w:val="0"/>
          <w:numId w:val="24"/>
        </w:numPr>
        <w:spacing w:line="360" w:lineRule="auto"/>
      </w:pPr>
      <w:r>
        <w:t>Cooling Period Flag (Only at Approval stage)</w:t>
      </w:r>
    </w:p>
    <w:p w14:paraId="3C9231AC" w14:textId="1AFD7C55" w:rsidR="00823C28" w:rsidRDefault="004233C1" w:rsidP="00802EF3">
      <w:pPr>
        <w:pStyle w:val="ListParagraph"/>
        <w:numPr>
          <w:ilvl w:val="0"/>
          <w:numId w:val="5"/>
        </w:numPr>
        <w:spacing w:line="360" w:lineRule="auto"/>
      </w:pPr>
      <w:commentRangeStart w:id="50"/>
      <w:commentRangeStart w:id="51"/>
      <w:r>
        <w:t>CPF will be downloading all the documents</w:t>
      </w:r>
      <w:r w:rsidR="0043116A">
        <w:t xml:space="preserve"> for doc index that has been sent and will </w:t>
      </w:r>
      <w:commentRangeEnd w:id="50"/>
      <w:r w:rsidR="00CA470C">
        <w:rPr>
          <w:rStyle w:val="CommentReference"/>
          <w:sz w:val="24"/>
          <w:szCs w:val="20"/>
        </w:rPr>
        <w:commentReference w:id="50"/>
      </w:r>
      <w:commentRangeEnd w:id="51"/>
      <w:r w:rsidR="008B2199">
        <w:rPr>
          <w:rStyle w:val="CommentReference"/>
          <w:sz w:val="24"/>
          <w:szCs w:val="20"/>
        </w:rPr>
        <w:commentReference w:id="51"/>
      </w:r>
      <w:r w:rsidR="0043116A">
        <w:t xml:space="preserve">also send the consent communication to the customer. </w:t>
      </w:r>
    </w:p>
    <w:p w14:paraId="478B5359" w14:textId="1054404C" w:rsidR="0043116A" w:rsidRDefault="0043116A" w:rsidP="00802EF3">
      <w:pPr>
        <w:pStyle w:val="ListParagraph"/>
        <w:numPr>
          <w:ilvl w:val="0"/>
          <w:numId w:val="5"/>
        </w:numPr>
        <w:spacing w:line="360" w:lineRule="auto"/>
      </w:pPr>
      <w:r>
        <w:t>Once the Notify CPF call is triggered successfully, the WI will be treated as a Success and will move ahead</w:t>
      </w:r>
      <w:r w:rsidR="00657ADC">
        <w:t xml:space="preserve"> to wait for Email Status from CPF. </w:t>
      </w:r>
    </w:p>
    <w:p w14:paraId="05A9FFCD" w14:textId="01F35D4F" w:rsidR="0043116A" w:rsidRDefault="0043116A" w:rsidP="00802EF3">
      <w:pPr>
        <w:pStyle w:val="ListParagraph"/>
        <w:numPr>
          <w:ilvl w:val="0"/>
          <w:numId w:val="5"/>
        </w:numPr>
        <w:spacing w:line="360" w:lineRule="auto"/>
      </w:pPr>
      <w:r>
        <w:t>If there is any API failure</w:t>
      </w:r>
      <w:r w:rsidR="00F01F99">
        <w:t xml:space="preserve"> while triggering the Notify CPF API, then WI will be treated as a Failure </w:t>
      </w:r>
      <w:r w:rsidR="000C1905">
        <w:t>and will move to Integration Error Handling queue</w:t>
      </w:r>
      <w:r w:rsidR="002C2697">
        <w:t xml:space="preserve">. </w:t>
      </w:r>
    </w:p>
    <w:p w14:paraId="39035665" w14:textId="77777777" w:rsidR="009B12BB" w:rsidRDefault="009B12BB" w:rsidP="009B12BB">
      <w:pPr>
        <w:spacing w:line="360" w:lineRule="auto"/>
      </w:pPr>
    </w:p>
    <w:p w14:paraId="26218D30" w14:textId="77777777" w:rsidR="009B12BB" w:rsidRDefault="009B12BB" w:rsidP="009B12BB">
      <w:pPr>
        <w:spacing w:line="360" w:lineRule="auto"/>
      </w:pPr>
    </w:p>
    <w:p w14:paraId="3A13B2BB" w14:textId="77777777" w:rsidR="00D2347C" w:rsidRPr="00D2347C" w:rsidRDefault="00D2347C" w:rsidP="00D2347C">
      <w:pPr>
        <w:spacing w:line="360" w:lineRule="auto"/>
        <w:rPr>
          <w:b/>
          <w:bCs/>
        </w:rPr>
      </w:pPr>
      <w:r w:rsidRPr="00D2347C">
        <w:rPr>
          <w:b/>
          <w:bCs/>
        </w:rPr>
        <w:t xml:space="preserve">Standard Documents: </w:t>
      </w:r>
    </w:p>
    <w:p w14:paraId="20BC8B46" w14:textId="77777777" w:rsidR="00D2347C" w:rsidRDefault="00D2347C" w:rsidP="00D2347C">
      <w:pPr>
        <w:pStyle w:val="ListParagraph"/>
        <w:numPr>
          <w:ilvl w:val="0"/>
          <w:numId w:val="5"/>
        </w:numPr>
        <w:spacing w:line="360" w:lineRule="auto"/>
      </w:pPr>
      <w:r>
        <w:t xml:space="preserve">There will be few static documents which will be by default sent to CPF always Approval Communication stage API is triggered. </w:t>
      </w:r>
    </w:p>
    <w:p w14:paraId="308CBD00" w14:textId="7C37C003" w:rsidR="00D2347C" w:rsidRDefault="00D2347C" w:rsidP="00D2347C">
      <w:pPr>
        <w:pStyle w:val="ListParagraph"/>
        <w:numPr>
          <w:ilvl w:val="0"/>
          <w:numId w:val="5"/>
        </w:numPr>
        <w:spacing w:line="360" w:lineRule="auto"/>
      </w:pPr>
      <w:r>
        <w:t xml:space="preserve">The documents will be placed in </w:t>
      </w:r>
      <w:proofErr w:type="spellStart"/>
      <w:r>
        <w:t>Omnidocs</w:t>
      </w:r>
      <w:proofErr w:type="spellEnd"/>
      <w:r>
        <w:t xml:space="preserve"> in advance, basis which the document indexes will be shared with CPF during Notify Call so that CPF can download and attach those documents in the customer email along with other mandatory documents.</w:t>
      </w:r>
    </w:p>
    <w:p w14:paraId="403EBBD2" w14:textId="77777777" w:rsidR="001F2140" w:rsidRDefault="001F2140" w:rsidP="001F2140">
      <w:pPr>
        <w:spacing w:line="360" w:lineRule="auto"/>
      </w:pPr>
    </w:p>
    <w:p w14:paraId="1B2EBF0D" w14:textId="3300B50D" w:rsidR="001F2140" w:rsidRDefault="001F2140" w:rsidP="001F2140">
      <w:pPr>
        <w:spacing w:line="360" w:lineRule="auto"/>
      </w:pPr>
      <w:r>
        <w:rPr>
          <w:b/>
          <w:bCs/>
          <w:i/>
          <w:iCs/>
        </w:rPr>
        <w:t xml:space="preserve">Approach – </w:t>
      </w:r>
      <w:r w:rsidRPr="00007221">
        <w:t xml:space="preserve">There will be a folder created in </w:t>
      </w:r>
      <w:proofErr w:type="spellStart"/>
      <w:r w:rsidRPr="00007221">
        <w:t>Omnidocs</w:t>
      </w:r>
      <w:proofErr w:type="spellEnd"/>
      <w:r w:rsidRPr="00007221">
        <w:t xml:space="preserve"> with the name ‘</w:t>
      </w:r>
      <w:r>
        <w:t>Personal</w:t>
      </w:r>
      <w:r w:rsidRPr="00007221">
        <w:t xml:space="preserve"> Loan’</w:t>
      </w:r>
      <w:r>
        <w:t xml:space="preserve"> &amp; ‘Credit Card’</w:t>
      </w:r>
      <w:r w:rsidRPr="00007221">
        <w:t xml:space="preserve"> where user (who have access to it) can</w:t>
      </w:r>
      <w:r>
        <w:rPr>
          <w:b/>
          <w:bCs/>
        </w:rPr>
        <w:t xml:space="preserve"> </w:t>
      </w:r>
      <w:r>
        <w:t xml:space="preserve">place the standard documents like (S&amp;P, T&amp;C). Every time </w:t>
      </w:r>
      <w:proofErr w:type="spellStart"/>
      <w:r>
        <w:t>iBPS</w:t>
      </w:r>
      <w:proofErr w:type="spellEnd"/>
      <w:r>
        <w:t xml:space="preserve"> will notify CPF about the Approval Stage Communication, the indexes of each document present in this folder will be sent. </w:t>
      </w:r>
    </w:p>
    <w:p w14:paraId="6B640839" w14:textId="77777777" w:rsidR="001F2140" w:rsidRDefault="001F2140" w:rsidP="001F2140">
      <w:pPr>
        <w:spacing w:line="360" w:lineRule="auto"/>
      </w:pPr>
      <w:r>
        <w:t xml:space="preserve">In future, if any document is to be replaced / added / deleted, the same can be done by the user having access to it and system will automatically send those documents. </w:t>
      </w:r>
    </w:p>
    <w:p w14:paraId="779C5CE1" w14:textId="77777777" w:rsidR="001F2140" w:rsidRDefault="001F2140" w:rsidP="001F2140">
      <w:pPr>
        <w:spacing w:line="360" w:lineRule="auto"/>
      </w:pPr>
      <w:r>
        <w:rPr>
          <w:b/>
          <w:bCs/>
          <w:i/>
          <w:iCs/>
        </w:rPr>
        <w:t xml:space="preserve">Caution – </w:t>
      </w:r>
      <w:r>
        <w:t xml:space="preserve">If any wrong document is placed in that folder, then also system will send that because the logic will be on folder level and not on document level. Hence, only valid docs to be sent to the customer should be placed in the provided folder. </w:t>
      </w:r>
    </w:p>
    <w:p w14:paraId="359E7657" w14:textId="77777777" w:rsidR="001F2140" w:rsidRDefault="001F2140" w:rsidP="001F2140">
      <w:pPr>
        <w:spacing w:line="360" w:lineRule="auto"/>
      </w:pPr>
    </w:p>
    <w:p w14:paraId="52BCC441" w14:textId="77777777" w:rsidR="00763DE1" w:rsidRDefault="00763DE1" w:rsidP="00763DE1">
      <w:pPr>
        <w:spacing w:line="360" w:lineRule="auto"/>
      </w:pPr>
    </w:p>
    <w:p w14:paraId="5F55AD26" w14:textId="2AB5A5F1" w:rsidR="00763DE1" w:rsidRDefault="00763DE1" w:rsidP="00763DE1">
      <w:pPr>
        <w:spacing w:line="360" w:lineRule="auto"/>
      </w:pPr>
      <w:r>
        <w:t xml:space="preserve">The WI will route as: </w:t>
      </w:r>
    </w:p>
    <w:tbl>
      <w:tblPr>
        <w:tblStyle w:val="TableGrid"/>
        <w:tblW w:w="0" w:type="auto"/>
        <w:tblLook w:val="04A0" w:firstRow="1" w:lastRow="0" w:firstColumn="1" w:lastColumn="0" w:noHBand="0" w:noVBand="1"/>
      </w:tblPr>
      <w:tblGrid>
        <w:gridCol w:w="2405"/>
        <w:gridCol w:w="3605"/>
        <w:gridCol w:w="3006"/>
      </w:tblGrid>
      <w:tr w:rsidR="00763DE1" w14:paraId="2A5A9670" w14:textId="77777777" w:rsidTr="00763DE1">
        <w:tc>
          <w:tcPr>
            <w:tcW w:w="2405" w:type="dxa"/>
          </w:tcPr>
          <w:p w14:paraId="66C8D4A4" w14:textId="518D3411" w:rsidR="00763DE1" w:rsidRPr="00763DE1" w:rsidRDefault="00763DE1" w:rsidP="00763DE1">
            <w:pPr>
              <w:spacing w:line="360" w:lineRule="auto"/>
              <w:rPr>
                <w:b/>
                <w:bCs/>
              </w:rPr>
            </w:pPr>
            <w:r w:rsidRPr="00763DE1">
              <w:rPr>
                <w:b/>
                <w:bCs/>
              </w:rPr>
              <w:t>Decision</w:t>
            </w:r>
          </w:p>
        </w:tc>
        <w:tc>
          <w:tcPr>
            <w:tcW w:w="3605" w:type="dxa"/>
          </w:tcPr>
          <w:p w14:paraId="419296BB" w14:textId="7084C78F" w:rsidR="00763DE1" w:rsidRPr="00763DE1" w:rsidRDefault="00763DE1" w:rsidP="00763DE1">
            <w:pPr>
              <w:spacing w:line="360" w:lineRule="auto"/>
              <w:rPr>
                <w:b/>
                <w:bCs/>
              </w:rPr>
            </w:pPr>
            <w:r w:rsidRPr="00763DE1">
              <w:rPr>
                <w:b/>
                <w:bCs/>
              </w:rPr>
              <w:t>Condition</w:t>
            </w:r>
          </w:p>
        </w:tc>
        <w:tc>
          <w:tcPr>
            <w:tcW w:w="3006" w:type="dxa"/>
          </w:tcPr>
          <w:p w14:paraId="2FAD6724" w14:textId="1D1086C2" w:rsidR="00763DE1" w:rsidRPr="00763DE1" w:rsidRDefault="00763DE1" w:rsidP="00763DE1">
            <w:pPr>
              <w:spacing w:line="360" w:lineRule="auto"/>
              <w:rPr>
                <w:b/>
                <w:bCs/>
              </w:rPr>
            </w:pPr>
            <w:r w:rsidRPr="00763DE1">
              <w:rPr>
                <w:b/>
                <w:bCs/>
              </w:rPr>
              <w:t xml:space="preserve">WI moves to </w:t>
            </w:r>
          </w:p>
        </w:tc>
      </w:tr>
      <w:tr w:rsidR="0060044A" w14:paraId="108830BB" w14:textId="77777777" w:rsidTr="00763DE1">
        <w:tc>
          <w:tcPr>
            <w:tcW w:w="2405" w:type="dxa"/>
          </w:tcPr>
          <w:p w14:paraId="461DFC8C" w14:textId="2A6769B6" w:rsidR="0060044A" w:rsidRDefault="0060044A" w:rsidP="00763DE1">
            <w:pPr>
              <w:spacing w:line="360" w:lineRule="auto"/>
            </w:pPr>
            <w:r>
              <w:t>Success</w:t>
            </w:r>
          </w:p>
        </w:tc>
        <w:tc>
          <w:tcPr>
            <w:tcW w:w="3605" w:type="dxa"/>
          </w:tcPr>
          <w:p w14:paraId="076E5B02" w14:textId="12C30D67" w:rsidR="0060044A" w:rsidRDefault="00E67E5E" w:rsidP="00763DE1">
            <w:pPr>
              <w:spacing w:line="360" w:lineRule="auto"/>
            </w:pPr>
            <w:r>
              <w:t xml:space="preserve">API is successfully triggered </w:t>
            </w:r>
          </w:p>
        </w:tc>
        <w:tc>
          <w:tcPr>
            <w:tcW w:w="3006" w:type="dxa"/>
          </w:tcPr>
          <w:p w14:paraId="2FA60E87" w14:textId="598E3168" w:rsidR="0060044A" w:rsidRDefault="0096058C" w:rsidP="00763DE1">
            <w:pPr>
              <w:spacing w:line="360" w:lineRule="auto"/>
            </w:pPr>
            <w:r>
              <w:t xml:space="preserve">Sys Await </w:t>
            </w:r>
            <w:r w:rsidR="004B77BD">
              <w:t>Email Status</w:t>
            </w:r>
            <w:r>
              <w:t xml:space="preserve"> </w:t>
            </w:r>
          </w:p>
        </w:tc>
      </w:tr>
      <w:tr w:rsidR="001735C1" w14:paraId="6B023AEE" w14:textId="77777777" w:rsidTr="00763DE1">
        <w:tc>
          <w:tcPr>
            <w:tcW w:w="2405" w:type="dxa"/>
          </w:tcPr>
          <w:p w14:paraId="6F3DAA60" w14:textId="666D325F" w:rsidR="001735C1" w:rsidRDefault="001735C1" w:rsidP="00763DE1">
            <w:pPr>
              <w:spacing w:line="360" w:lineRule="auto"/>
            </w:pPr>
            <w:r>
              <w:t>Failure</w:t>
            </w:r>
          </w:p>
        </w:tc>
        <w:tc>
          <w:tcPr>
            <w:tcW w:w="3605" w:type="dxa"/>
          </w:tcPr>
          <w:p w14:paraId="2BBE05E9" w14:textId="2D5EE098" w:rsidR="001735C1" w:rsidRDefault="001735C1" w:rsidP="00763DE1">
            <w:pPr>
              <w:spacing w:line="360" w:lineRule="auto"/>
            </w:pPr>
            <w:r>
              <w:t xml:space="preserve">If API failure happens. </w:t>
            </w:r>
          </w:p>
        </w:tc>
        <w:tc>
          <w:tcPr>
            <w:tcW w:w="3006" w:type="dxa"/>
          </w:tcPr>
          <w:p w14:paraId="33F577D0" w14:textId="29D687E5" w:rsidR="001735C1" w:rsidRDefault="001735C1" w:rsidP="00763DE1">
            <w:pPr>
              <w:spacing w:line="360" w:lineRule="auto"/>
            </w:pPr>
            <w:r>
              <w:t>Integration Error Handling</w:t>
            </w:r>
          </w:p>
        </w:tc>
      </w:tr>
    </w:tbl>
    <w:p w14:paraId="42142C31" w14:textId="77777777" w:rsidR="0085545D" w:rsidRDefault="0085545D" w:rsidP="0085545D"/>
    <w:p w14:paraId="7A328A58" w14:textId="77777777" w:rsidR="0085545D" w:rsidRDefault="0085545D" w:rsidP="0085545D"/>
    <w:p w14:paraId="0F7E65AE" w14:textId="2010FC97" w:rsidR="0085545D" w:rsidRDefault="0085545D" w:rsidP="0085545D">
      <w:pPr>
        <w:pStyle w:val="Heading6"/>
        <w:numPr>
          <w:ilvl w:val="5"/>
          <w:numId w:val="2"/>
        </w:numPr>
      </w:pPr>
      <w:r>
        <w:t xml:space="preserve">Access Details </w:t>
      </w:r>
    </w:p>
    <w:p w14:paraId="717B2688" w14:textId="77777777" w:rsidR="0085545D" w:rsidRDefault="0085545D" w:rsidP="0085545D"/>
    <w:p w14:paraId="458C71E8" w14:textId="77777777" w:rsidR="0085545D" w:rsidRPr="0085545D" w:rsidRDefault="0085545D" w:rsidP="0085545D"/>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85545D" w:rsidRPr="009B444E" w14:paraId="587D17FE" w14:textId="77777777" w:rsidTr="003206E8">
        <w:tc>
          <w:tcPr>
            <w:tcW w:w="3681" w:type="dxa"/>
          </w:tcPr>
          <w:p w14:paraId="0A82FACB" w14:textId="77777777" w:rsidR="0085545D" w:rsidRPr="009B444E" w:rsidRDefault="0085545D" w:rsidP="003206E8">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5DDBE8C1" w14:textId="36C7786B" w:rsidR="0085545D" w:rsidRPr="009B444E" w:rsidRDefault="0085545D" w:rsidP="003206E8">
            <w:pPr>
              <w:pStyle w:val="ListParagraph"/>
              <w:spacing w:line="360" w:lineRule="auto"/>
              <w:ind w:left="43"/>
              <w:jc w:val="both"/>
              <w:rPr>
                <w:rFonts w:eastAsia="Calibri" w:cs="Arial"/>
                <w:szCs w:val="24"/>
              </w:rPr>
            </w:pPr>
            <w:r w:rsidRPr="009B444E">
              <w:rPr>
                <w:rFonts w:eastAsia="Calibri" w:cs="Arial"/>
                <w:szCs w:val="24"/>
              </w:rPr>
              <w:t xml:space="preserve">The </w:t>
            </w:r>
            <w:r w:rsidR="00657ADC">
              <w:rPr>
                <w:rFonts w:eastAsia="Calibri" w:cs="Arial"/>
                <w:szCs w:val="24"/>
              </w:rPr>
              <w:t xml:space="preserve">system </w:t>
            </w:r>
            <w:r w:rsidRPr="009B444E">
              <w:rPr>
                <w:rFonts w:eastAsia="Calibri" w:cs="Arial"/>
                <w:szCs w:val="24"/>
              </w:rPr>
              <w:t xml:space="preserve">queue will be accessed by </w:t>
            </w:r>
            <w:r>
              <w:rPr>
                <w:rFonts w:eastAsia="Calibri" w:cs="Arial"/>
                <w:szCs w:val="24"/>
              </w:rPr>
              <w:t xml:space="preserve">users added to the </w:t>
            </w:r>
            <w:r w:rsidR="00657ADC">
              <w:rPr>
                <w:rFonts w:eastAsia="Calibri" w:cs="Arial"/>
                <w:szCs w:val="24"/>
              </w:rPr>
              <w:t>Query</w:t>
            </w:r>
            <w:r>
              <w:rPr>
                <w:rFonts w:eastAsia="Calibri" w:cs="Arial"/>
                <w:szCs w:val="24"/>
              </w:rPr>
              <w:t xml:space="preserve"> group. </w:t>
            </w:r>
          </w:p>
        </w:tc>
      </w:tr>
      <w:tr w:rsidR="0085545D" w:rsidRPr="009B444E" w14:paraId="6D931C89" w14:textId="77777777" w:rsidTr="003206E8">
        <w:tc>
          <w:tcPr>
            <w:tcW w:w="3681" w:type="dxa"/>
          </w:tcPr>
          <w:p w14:paraId="520E49FB" w14:textId="77777777" w:rsidR="0085545D" w:rsidRPr="009B444E" w:rsidRDefault="0085545D" w:rsidP="003206E8">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093912CE" w14:textId="77777777" w:rsidR="0085545D" w:rsidRPr="009B444E" w:rsidRDefault="0085545D" w:rsidP="003206E8">
            <w:pPr>
              <w:pStyle w:val="ListParagraph"/>
              <w:spacing w:line="360" w:lineRule="auto"/>
              <w:ind w:left="0"/>
              <w:jc w:val="both"/>
              <w:rPr>
                <w:rFonts w:eastAsia="Calibri" w:cs="Arial"/>
                <w:szCs w:val="24"/>
              </w:rPr>
            </w:pPr>
            <w:r>
              <w:rPr>
                <w:rFonts w:eastAsia="Calibri" w:cs="Arial"/>
                <w:szCs w:val="24"/>
              </w:rPr>
              <w:t>NA</w:t>
            </w:r>
          </w:p>
        </w:tc>
      </w:tr>
      <w:tr w:rsidR="0085545D" w:rsidRPr="009B444E" w14:paraId="080319A5" w14:textId="77777777" w:rsidTr="003206E8">
        <w:tc>
          <w:tcPr>
            <w:tcW w:w="3681" w:type="dxa"/>
          </w:tcPr>
          <w:p w14:paraId="3FBA9A59" w14:textId="77777777" w:rsidR="0085545D" w:rsidRPr="009B444E" w:rsidRDefault="0085545D" w:rsidP="003206E8">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74C0156E" w14:textId="77777777" w:rsidR="0085545D" w:rsidRPr="009B444E" w:rsidRDefault="0085545D" w:rsidP="003206E8">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85545D" w:rsidRPr="009B444E" w14:paraId="53A0E40A" w14:textId="77777777" w:rsidTr="003206E8">
        <w:tc>
          <w:tcPr>
            <w:tcW w:w="3681" w:type="dxa"/>
          </w:tcPr>
          <w:p w14:paraId="79FB8C01" w14:textId="77777777" w:rsidR="0085545D" w:rsidRPr="009B444E" w:rsidRDefault="0085545D" w:rsidP="003206E8">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423703FD" w14:textId="77777777" w:rsidR="0085545D" w:rsidRPr="009B444E" w:rsidRDefault="0085545D" w:rsidP="003206E8">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85545D" w:rsidRPr="009B444E" w14:paraId="086E5A7F" w14:textId="77777777" w:rsidTr="003206E8">
        <w:tc>
          <w:tcPr>
            <w:tcW w:w="3681" w:type="dxa"/>
          </w:tcPr>
          <w:p w14:paraId="5E593962" w14:textId="77777777" w:rsidR="0085545D" w:rsidRPr="009B444E" w:rsidRDefault="0085545D" w:rsidP="003206E8">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1FFB5811" w14:textId="77777777" w:rsidR="0085545D" w:rsidRPr="009B444E" w:rsidRDefault="0085545D" w:rsidP="003206E8">
            <w:pPr>
              <w:pStyle w:val="ListParagraph"/>
              <w:spacing w:line="360" w:lineRule="auto"/>
              <w:ind w:left="0"/>
              <w:jc w:val="both"/>
              <w:rPr>
                <w:rFonts w:eastAsia="Calibri" w:cs="Arial"/>
                <w:szCs w:val="24"/>
              </w:rPr>
            </w:pPr>
            <w:r w:rsidRPr="009B444E">
              <w:rPr>
                <w:rFonts w:eastAsia="Calibri" w:cs="Arial"/>
                <w:szCs w:val="24"/>
              </w:rPr>
              <w:t>None</w:t>
            </w:r>
          </w:p>
        </w:tc>
      </w:tr>
    </w:tbl>
    <w:p w14:paraId="2EAA5BE4" w14:textId="77777777" w:rsidR="0085545D" w:rsidRDefault="0085545D" w:rsidP="0085545D"/>
    <w:p w14:paraId="190E2266" w14:textId="77777777" w:rsidR="00C23580" w:rsidRDefault="00C23580" w:rsidP="0085545D"/>
    <w:p w14:paraId="18AC45A1" w14:textId="77777777" w:rsidR="00C23580" w:rsidRDefault="00C23580" w:rsidP="0085545D"/>
    <w:p w14:paraId="777C7062" w14:textId="77777777" w:rsidR="00C23580" w:rsidRDefault="00C23580" w:rsidP="0085545D"/>
    <w:p w14:paraId="1BBAA36F" w14:textId="77777777" w:rsidR="00927DA1" w:rsidRDefault="00927DA1" w:rsidP="0085545D"/>
    <w:p w14:paraId="7F3AE4A5" w14:textId="77777777" w:rsidR="00927DA1" w:rsidRDefault="00927DA1" w:rsidP="0085545D"/>
    <w:p w14:paraId="32E80C51" w14:textId="77777777" w:rsidR="007A7C91" w:rsidRDefault="007A7C91" w:rsidP="0085545D"/>
    <w:p w14:paraId="0C0CDC65" w14:textId="77777777" w:rsidR="00C23580" w:rsidRDefault="00C23580" w:rsidP="0085545D"/>
    <w:p w14:paraId="3016AAAC" w14:textId="77777777" w:rsidR="00C23580" w:rsidRDefault="00C23580" w:rsidP="0085545D"/>
    <w:p w14:paraId="4982173F" w14:textId="633971E9" w:rsidR="00C23580" w:rsidRDefault="00C23580" w:rsidP="00C23580">
      <w:pPr>
        <w:pStyle w:val="Heading5"/>
        <w:numPr>
          <w:ilvl w:val="4"/>
          <w:numId w:val="2"/>
        </w:numPr>
      </w:pPr>
      <w:r>
        <w:t xml:space="preserve">Sys Await </w:t>
      </w:r>
      <w:r w:rsidR="004B77BD">
        <w:t>Email Status</w:t>
      </w:r>
    </w:p>
    <w:p w14:paraId="4F70DDF2" w14:textId="77777777" w:rsidR="00C23580" w:rsidRDefault="00C23580" w:rsidP="00C23580"/>
    <w:p w14:paraId="0A45C185" w14:textId="46D32AD1" w:rsidR="00C23580" w:rsidRDefault="00C23580" w:rsidP="00C23580">
      <w:pPr>
        <w:pStyle w:val="Heading6"/>
        <w:numPr>
          <w:ilvl w:val="5"/>
          <w:numId w:val="2"/>
        </w:numPr>
      </w:pPr>
      <w:r>
        <w:t>Description</w:t>
      </w:r>
    </w:p>
    <w:p w14:paraId="60EA03ED" w14:textId="77777777" w:rsidR="00C23580" w:rsidRDefault="00C23580" w:rsidP="00C23580"/>
    <w:p w14:paraId="42C8E9C1" w14:textId="7F4379E2" w:rsidR="00C23580" w:rsidRDefault="00C23580" w:rsidP="00C23580">
      <w:pPr>
        <w:pStyle w:val="ListParagraph"/>
        <w:numPr>
          <w:ilvl w:val="0"/>
          <w:numId w:val="5"/>
        </w:numPr>
        <w:spacing w:line="360" w:lineRule="auto"/>
      </w:pPr>
      <w:r>
        <w:t>This will be a system queue. i.e., the user</w:t>
      </w:r>
      <w:r w:rsidR="00883240">
        <w:t xml:space="preserve">s will not have access to this queue. </w:t>
      </w:r>
    </w:p>
    <w:p w14:paraId="1B5A0EE9" w14:textId="611A9110" w:rsidR="00D43C1D" w:rsidRDefault="00D43C1D" w:rsidP="00C23580">
      <w:pPr>
        <w:pStyle w:val="ListParagraph"/>
        <w:numPr>
          <w:ilvl w:val="0"/>
          <w:numId w:val="5"/>
        </w:numPr>
        <w:spacing w:line="360" w:lineRule="auto"/>
      </w:pPr>
      <w:r>
        <w:t xml:space="preserve">The WI will be routed to this queue </w:t>
      </w:r>
      <w:r w:rsidR="001C43E1">
        <w:t xml:space="preserve">based on the conditions below: </w:t>
      </w:r>
    </w:p>
    <w:p w14:paraId="2AA2A05D" w14:textId="77777777" w:rsidR="0026664B" w:rsidRDefault="001C43E1" w:rsidP="003E3F52">
      <w:pPr>
        <w:pStyle w:val="ListParagraph"/>
        <w:numPr>
          <w:ilvl w:val="0"/>
          <w:numId w:val="52"/>
        </w:numPr>
        <w:spacing w:line="360" w:lineRule="auto"/>
      </w:pPr>
      <w:r>
        <w:t xml:space="preserve">The WI will move </w:t>
      </w:r>
      <w:r w:rsidR="00AB484D">
        <w:t xml:space="preserve">to this queue from Sys Notify CPF </w:t>
      </w:r>
      <w:r w:rsidR="0026664B">
        <w:t xml:space="preserve">whenever Notify CPF call is triggered successfully for all stages of communication. </w:t>
      </w:r>
    </w:p>
    <w:p w14:paraId="242BE59B" w14:textId="3547EE23" w:rsidR="00E76C65" w:rsidRDefault="0026664B" w:rsidP="0026664B">
      <w:pPr>
        <w:pStyle w:val="ListParagraph"/>
        <w:numPr>
          <w:ilvl w:val="0"/>
          <w:numId w:val="5"/>
        </w:numPr>
        <w:spacing w:line="360" w:lineRule="auto"/>
      </w:pPr>
      <w:r>
        <w:t xml:space="preserve">The </w:t>
      </w:r>
      <w:r w:rsidR="00E76C65">
        <w:t xml:space="preserve">WI will wait </w:t>
      </w:r>
      <w:r w:rsidR="00E67E5E">
        <w:t>in</w:t>
      </w:r>
      <w:r w:rsidR="00E76C65">
        <w:t xml:space="preserve"> this queue to receive WI Update form CPF regarding whether Email has been sent to the customer or not. </w:t>
      </w:r>
    </w:p>
    <w:p w14:paraId="73E36EBA" w14:textId="59BE813A" w:rsidR="00DD5005" w:rsidRDefault="00E76C65" w:rsidP="0026664B">
      <w:pPr>
        <w:pStyle w:val="ListParagraph"/>
        <w:numPr>
          <w:ilvl w:val="0"/>
          <w:numId w:val="5"/>
        </w:numPr>
        <w:spacing w:line="360" w:lineRule="auto"/>
      </w:pPr>
      <w:r>
        <w:t xml:space="preserve">If in the WI Update from CPF, the status is Email Sent, the WI will be treated as </w:t>
      </w:r>
      <w:r w:rsidR="00987851">
        <w:t>S</w:t>
      </w:r>
      <w:r>
        <w:t>uccess and will move ahead</w:t>
      </w:r>
      <w:r w:rsidR="00DD5005">
        <w:t xml:space="preserve">. </w:t>
      </w:r>
    </w:p>
    <w:p w14:paraId="4D2B080B" w14:textId="60DEDF15" w:rsidR="00DD5005" w:rsidRDefault="00DD5005" w:rsidP="0026664B">
      <w:pPr>
        <w:pStyle w:val="ListParagraph"/>
        <w:numPr>
          <w:ilvl w:val="0"/>
          <w:numId w:val="5"/>
        </w:numPr>
        <w:spacing w:line="360" w:lineRule="auto"/>
      </w:pPr>
      <w:r>
        <w:lastRenderedPageBreak/>
        <w:t>If in the WI Update from CPF, the status is Email Not Sent, the WI will b</w:t>
      </w:r>
      <w:r w:rsidR="00987851">
        <w:t>e</w:t>
      </w:r>
      <w:r>
        <w:t xml:space="preserve"> treated as </w:t>
      </w:r>
      <w:r w:rsidR="004B77BD">
        <w:t>Failure,</w:t>
      </w:r>
      <w:r>
        <w:t xml:space="preserve"> and it will move to Manual WI Update queue. </w:t>
      </w:r>
    </w:p>
    <w:p w14:paraId="48F5A4DB" w14:textId="28FC8B8F" w:rsidR="00DD5005" w:rsidRDefault="00DD5005" w:rsidP="0026664B">
      <w:pPr>
        <w:pStyle w:val="ListParagraph"/>
        <w:numPr>
          <w:ilvl w:val="0"/>
          <w:numId w:val="5"/>
        </w:numPr>
        <w:spacing w:line="360" w:lineRule="auto"/>
      </w:pPr>
      <w:r>
        <w:t xml:space="preserve">The WI will wait for </w:t>
      </w:r>
      <w:r w:rsidR="00927DA1">
        <w:t>a maximum of</w:t>
      </w:r>
      <w:r w:rsidR="00657ADC">
        <w:t xml:space="preserve"> 1 hour on</w:t>
      </w:r>
      <w:r>
        <w:t xml:space="preserve"> this queue</w:t>
      </w:r>
      <w:r w:rsidR="00657ADC">
        <w:t xml:space="preserve"> if in case WI Update is not received</w:t>
      </w:r>
      <w:r>
        <w:t xml:space="preserve">. </w:t>
      </w:r>
    </w:p>
    <w:p w14:paraId="5FAE2C46" w14:textId="340821F3" w:rsidR="001C43E1" w:rsidRDefault="00DD5005" w:rsidP="0026664B">
      <w:pPr>
        <w:pStyle w:val="ListParagraph"/>
        <w:numPr>
          <w:ilvl w:val="0"/>
          <w:numId w:val="5"/>
        </w:numPr>
        <w:spacing w:line="360" w:lineRule="auto"/>
      </w:pPr>
      <w:r>
        <w:t xml:space="preserve">If within the above </w:t>
      </w:r>
      <w:r w:rsidR="004B77BD">
        <w:t>time,</w:t>
      </w:r>
      <w:r>
        <w:t xml:space="preserve"> there is no WI Update then also </w:t>
      </w:r>
      <w:r w:rsidR="00987851">
        <w:t xml:space="preserve">the WI will move to Manual WI Update queue for the user to check whether communication has been sent or not. </w:t>
      </w:r>
      <w:r w:rsidR="0026664B">
        <w:tab/>
      </w:r>
    </w:p>
    <w:p w14:paraId="0714EDD1" w14:textId="4502C1A0" w:rsidR="004B77BD" w:rsidRDefault="004B77BD" w:rsidP="004B77BD">
      <w:pPr>
        <w:pStyle w:val="ListParagraph"/>
        <w:numPr>
          <w:ilvl w:val="0"/>
          <w:numId w:val="5"/>
        </w:numPr>
        <w:spacing w:line="360" w:lineRule="auto"/>
      </w:pPr>
      <w:r>
        <w:t xml:space="preserve">The WI will route to the following queues based on the conditions below: </w:t>
      </w:r>
    </w:p>
    <w:p w14:paraId="2C2A7EF2" w14:textId="1F0D43DB" w:rsidR="004B77BD" w:rsidRDefault="004B77BD" w:rsidP="004B77BD">
      <w:pPr>
        <w:pStyle w:val="ListParagraph"/>
        <w:numPr>
          <w:ilvl w:val="0"/>
          <w:numId w:val="5"/>
        </w:numPr>
        <w:spacing w:line="360" w:lineRule="auto"/>
      </w:pPr>
      <w:r>
        <w:t>Scenario 1: If the Email Status is Email Sent:</w:t>
      </w:r>
    </w:p>
    <w:p w14:paraId="13BA2A41" w14:textId="7B58F2E8" w:rsidR="004B77BD" w:rsidRPr="004B77BD" w:rsidRDefault="00000BB0" w:rsidP="003E3F52">
      <w:pPr>
        <w:pStyle w:val="ListParagraph"/>
        <w:numPr>
          <w:ilvl w:val="0"/>
          <w:numId w:val="52"/>
        </w:numPr>
        <w:spacing w:line="360" w:lineRule="auto"/>
      </w:pPr>
      <w:r>
        <w:rPr>
          <w:b/>
          <w:bCs/>
        </w:rPr>
        <w:t>Initiator Hold</w:t>
      </w:r>
      <w:r w:rsidR="004B77BD" w:rsidRPr="00657ADC">
        <w:rPr>
          <w:b/>
          <w:bCs/>
        </w:rPr>
        <w:t xml:space="preserve">: </w:t>
      </w:r>
      <w:r w:rsidR="004B77BD" w:rsidRPr="004B77BD">
        <w:t xml:space="preserve">The WI which was in Pending stage from </w:t>
      </w:r>
      <w:r>
        <w:t>Initiator Return</w:t>
      </w:r>
      <w:r w:rsidR="004B77BD" w:rsidRPr="004B77BD">
        <w:t>, will move to this queue post successfully notifying CPF about the communication stage</w:t>
      </w:r>
      <w:r w:rsidR="004B77BD">
        <w:t xml:space="preserve"> and Email has been sent to the customer. </w:t>
      </w:r>
    </w:p>
    <w:p w14:paraId="67F3BD34" w14:textId="2D065731" w:rsidR="004B77BD" w:rsidRPr="004B77BD" w:rsidRDefault="004B77BD" w:rsidP="003E3F52">
      <w:pPr>
        <w:pStyle w:val="ListParagraph"/>
        <w:numPr>
          <w:ilvl w:val="0"/>
          <w:numId w:val="52"/>
        </w:numPr>
        <w:spacing w:line="360" w:lineRule="auto"/>
      </w:pPr>
      <w:r w:rsidRPr="00657ADC">
        <w:rPr>
          <w:b/>
          <w:bCs/>
        </w:rPr>
        <w:t>Sys Await CPF Consent:</w:t>
      </w:r>
      <w:r w:rsidRPr="004B77BD">
        <w:t xml:space="preserve"> The WI which was in Approved stage (Instance 1</w:t>
      </w:r>
      <w:r w:rsidR="0036332F">
        <w:t>-Child</w:t>
      </w:r>
      <w:r w:rsidRPr="004B77BD">
        <w:t>) from either Sys Await CPF Docs queue or Manual WI Update queue will move to this queue post successfully notifying CPF about the communication stage</w:t>
      </w:r>
      <w:r w:rsidR="00264B73">
        <w:t xml:space="preserve"> and Email has been sent to the customer. </w:t>
      </w:r>
    </w:p>
    <w:p w14:paraId="0CAE5992" w14:textId="5B6F4888" w:rsidR="004B77BD" w:rsidRPr="004B77BD" w:rsidRDefault="004B77BD" w:rsidP="003E3F52">
      <w:pPr>
        <w:pStyle w:val="ListParagraph"/>
        <w:numPr>
          <w:ilvl w:val="0"/>
          <w:numId w:val="52"/>
        </w:numPr>
        <w:spacing w:line="360" w:lineRule="auto"/>
      </w:pPr>
      <w:r w:rsidRPr="00657ADC">
        <w:rPr>
          <w:b/>
          <w:bCs/>
        </w:rPr>
        <w:t>Discard:</w:t>
      </w:r>
      <w:r w:rsidRPr="004B77BD">
        <w:t xml:space="preserve"> The WI which was in Reject stage from PB Credit Maker &amp; Checker, Awaiting Original Validation, Awaiting LC,</w:t>
      </w:r>
      <w:r w:rsidR="006D4613">
        <w:t xml:space="preserve"> Awaiting STL</w:t>
      </w:r>
      <w:r w:rsidRPr="004B77BD">
        <w:t xml:space="preserve"> &amp; Initiator Return queues will move to this queue post successfully notifying CPF about the communication stage</w:t>
      </w:r>
      <w:r w:rsidR="00264B73">
        <w:t xml:space="preserve"> and Email has been sent to the customer. </w:t>
      </w:r>
    </w:p>
    <w:p w14:paraId="17AEFC2D" w14:textId="00AD8B61" w:rsidR="004B77BD" w:rsidRDefault="00470545" w:rsidP="003E3F52">
      <w:pPr>
        <w:pStyle w:val="ListParagraph"/>
        <w:numPr>
          <w:ilvl w:val="0"/>
          <w:numId w:val="52"/>
        </w:numPr>
        <w:spacing w:line="360" w:lineRule="auto"/>
      </w:pPr>
      <w:r>
        <w:rPr>
          <w:b/>
          <w:bCs/>
        </w:rPr>
        <w:t>Collect 2</w:t>
      </w:r>
      <w:r w:rsidR="001D0640">
        <w:rPr>
          <w:b/>
          <w:bCs/>
        </w:rPr>
        <w:t xml:space="preserve"> or Combine with Parent</w:t>
      </w:r>
      <w:r w:rsidR="004B77BD" w:rsidRPr="00657ADC">
        <w:rPr>
          <w:b/>
          <w:bCs/>
        </w:rPr>
        <w:t>:</w:t>
      </w:r>
      <w:r w:rsidR="004B77BD" w:rsidRPr="004B77BD">
        <w:t xml:space="preserve"> The </w:t>
      </w:r>
      <w:r w:rsidR="001D0640">
        <w:t xml:space="preserve">WI which </w:t>
      </w:r>
      <w:r w:rsidR="004B77BD" w:rsidRPr="004B77BD">
        <w:t xml:space="preserve">was in Disbursal stage from </w:t>
      </w:r>
      <w:r>
        <w:t xml:space="preserve">Disbursal Checker </w:t>
      </w:r>
      <w:r w:rsidR="001D0640">
        <w:t xml:space="preserve">(PL) </w:t>
      </w:r>
      <w:r w:rsidR="004B77BD" w:rsidRPr="004B77BD">
        <w:t xml:space="preserve">queue </w:t>
      </w:r>
      <w:r w:rsidR="001D0640">
        <w:t xml:space="preserve">or from Card DDE (CC) queue </w:t>
      </w:r>
      <w:r w:rsidR="004B77BD" w:rsidRPr="004B77BD">
        <w:t>will move to</w:t>
      </w:r>
      <w:r w:rsidR="001D0640">
        <w:t xml:space="preserve"> Collect </w:t>
      </w:r>
      <w:r w:rsidR="004B77BD" w:rsidRPr="004B77BD">
        <w:t>post disbursal document received from CPF and notifying CPF about the communication stage</w:t>
      </w:r>
      <w:r w:rsidR="00264B73">
        <w:t xml:space="preserve"> and Email has been sent to the customer. </w:t>
      </w:r>
    </w:p>
    <w:p w14:paraId="72A01D14" w14:textId="3FC77D97" w:rsidR="00E67E5E" w:rsidRPr="00E67E5E" w:rsidRDefault="00E67E5E" w:rsidP="00E67E5E">
      <w:pPr>
        <w:pStyle w:val="ListParagraph"/>
        <w:numPr>
          <w:ilvl w:val="0"/>
          <w:numId w:val="5"/>
        </w:numPr>
        <w:spacing w:line="360" w:lineRule="auto"/>
      </w:pPr>
      <w:r w:rsidRPr="00E67E5E">
        <w:t xml:space="preserve">Different stages of the WI will move as per the above conditions to their respective queues post notifying CPF. </w:t>
      </w:r>
    </w:p>
    <w:p w14:paraId="788F55B7" w14:textId="16487567" w:rsidR="00264B73" w:rsidRDefault="00264B73" w:rsidP="00264B73">
      <w:pPr>
        <w:pStyle w:val="ListParagraph"/>
        <w:numPr>
          <w:ilvl w:val="0"/>
          <w:numId w:val="5"/>
        </w:numPr>
        <w:spacing w:line="360" w:lineRule="auto"/>
      </w:pPr>
      <w:r>
        <w:t xml:space="preserve">Scenario 2: If the Email Status is Email Not Sent: </w:t>
      </w:r>
    </w:p>
    <w:p w14:paraId="6DD18AA8" w14:textId="5C6E1E96" w:rsidR="00264B73" w:rsidRDefault="00264B73" w:rsidP="003E3F52">
      <w:pPr>
        <w:pStyle w:val="ListParagraph"/>
        <w:numPr>
          <w:ilvl w:val="0"/>
          <w:numId w:val="53"/>
        </w:numPr>
        <w:spacing w:line="360" w:lineRule="auto"/>
      </w:pPr>
      <w:r w:rsidRPr="00657ADC">
        <w:rPr>
          <w:b/>
          <w:bCs/>
        </w:rPr>
        <w:t>Manual WI Update:</w:t>
      </w:r>
      <w:r>
        <w:t xml:space="preserve"> The WI will move to this queue if Email Status from CPF is Email Not Sent.</w:t>
      </w:r>
    </w:p>
    <w:p w14:paraId="3ADB0DB2" w14:textId="77777777" w:rsidR="00390D44" w:rsidRDefault="00390D44" w:rsidP="00390D44">
      <w:pPr>
        <w:spacing w:line="360" w:lineRule="auto"/>
      </w:pPr>
    </w:p>
    <w:p w14:paraId="040D6DB3" w14:textId="772CE6C6" w:rsidR="00390D44" w:rsidRDefault="00390D44" w:rsidP="00390D44">
      <w:pPr>
        <w:spacing w:line="360" w:lineRule="auto"/>
      </w:pPr>
      <w:r>
        <w:t xml:space="preserve">The WI will route as per: </w:t>
      </w:r>
    </w:p>
    <w:tbl>
      <w:tblPr>
        <w:tblStyle w:val="TableGrid"/>
        <w:tblW w:w="0" w:type="auto"/>
        <w:tblLook w:val="04A0" w:firstRow="1" w:lastRow="0" w:firstColumn="1" w:lastColumn="0" w:noHBand="0" w:noVBand="1"/>
      </w:tblPr>
      <w:tblGrid>
        <w:gridCol w:w="3005"/>
        <w:gridCol w:w="3005"/>
        <w:gridCol w:w="3006"/>
      </w:tblGrid>
      <w:tr w:rsidR="00390D44" w14:paraId="36B99E23" w14:textId="77777777" w:rsidTr="00390D44">
        <w:tc>
          <w:tcPr>
            <w:tcW w:w="3005" w:type="dxa"/>
          </w:tcPr>
          <w:p w14:paraId="6A8ABE59" w14:textId="185DDF68" w:rsidR="00390D44" w:rsidRPr="00657ADC" w:rsidRDefault="00390D44" w:rsidP="00390D44">
            <w:pPr>
              <w:spacing w:line="360" w:lineRule="auto"/>
              <w:rPr>
                <w:b/>
                <w:bCs/>
              </w:rPr>
            </w:pPr>
            <w:r w:rsidRPr="00657ADC">
              <w:rPr>
                <w:b/>
                <w:bCs/>
              </w:rPr>
              <w:t>Decision</w:t>
            </w:r>
          </w:p>
        </w:tc>
        <w:tc>
          <w:tcPr>
            <w:tcW w:w="3005" w:type="dxa"/>
          </w:tcPr>
          <w:p w14:paraId="67B54FB8" w14:textId="07BD1192" w:rsidR="00390D44" w:rsidRPr="00657ADC" w:rsidRDefault="00390D44" w:rsidP="00390D44">
            <w:pPr>
              <w:spacing w:line="360" w:lineRule="auto"/>
              <w:rPr>
                <w:b/>
                <w:bCs/>
              </w:rPr>
            </w:pPr>
            <w:r w:rsidRPr="00657ADC">
              <w:rPr>
                <w:b/>
                <w:bCs/>
              </w:rPr>
              <w:t>Condition</w:t>
            </w:r>
          </w:p>
        </w:tc>
        <w:tc>
          <w:tcPr>
            <w:tcW w:w="3006" w:type="dxa"/>
          </w:tcPr>
          <w:p w14:paraId="31C03B8F" w14:textId="3D25E96F" w:rsidR="00390D44" w:rsidRPr="00657ADC" w:rsidRDefault="00390D44" w:rsidP="00390D44">
            <w:pPr>
              <w:spacing w:line="360" w:lineRule="auto"/>
              <w:rPr>
                <w:b/>
                <w:bCs/>
              </w:rPr>
            </w:pPr>
            <w:r w:rsidRPr="00657ADC">
              <w:rPr>
                <w:b/>
                <w:bCs/>
              </w:rPr>
              <w:t xml:space="preserve">WI moves to </w:t>
            </w:r>
          </w:p>
        </w:tc>
      </w:tr>
      <w:tr w:rsidR="00390D44" w14:paraId="30090737" w14:textId="77777777" w:rsidTr="00390D44">
        <w:tc>
          <w:tcPr>
            <w:tcW w:w="3005" w:type="dxa"/>
          </w:tcPr>
          <w:p w14:paraId="09F47F9B" w14:textId="322ACD7D" w:rsidR="00390D44" w:rsidRDefault="00390D44" w:rsidP="00390D44">
            <w:pPr>
              <w:spacing w:line="360" w:lineRule="auto"/>
            </w:pPr>
            <w:r>
              <w:t xml:space="preserve">WI Update received – Email Sent </w:t>
            </w:r>
          </w:p>
        </w:tc>
        <w:tc>
          <w:tcPr>
            <w:tcW w:w="3005" w:type="dxa"/>
          </w:tcPr>
          <w:p w14:paraId="03D01D74" w14:textId="38A625B6" w:rsidR="00390D44" w:rsidRDefault="00390D44" w:rsidP="00390D44">
            <w:pPr>
              <w:spacing w:line="360" w:lineRule="auto"/>
            </w:pPr>
            <w:r>
              <w:t>WI Stage – Pending</w:t>
            </w:r>
          </w:p>
        </w:tc>
        <w:tc>
          <w:tcPr>
            <w:tcW w:w="3006" w:type="dxa"/>
          </w:tcPr>
          <w:p w14:paraId="62068AD5" w14:textId="05C803CC" w:rsidR="00390D44" w:rsidRDefault="00000BB0" w:rsidP="00390D44">
            <w:pPr>
              <w:spacing w:line="360" w:lineRule="auto"/>
            </w:pPr>
            <w:r>
              <w:t>Initiator Hold</w:t>
            </w:r>
          </w:p>
        </w:tc>
      </w:tr>
      <w:tr w:rsidR="00390D44" w14:paraId="3DE7D5FA" w14:textId="77777777" w:rsidTr="00390D44">
        <w:tc>
          <w:tcPr>
            <w:tcW w:w="3005" w:type="dxa"/>
          </w:tcPr>
          <w:p w14:paraId="656689CB" w14:textId="77777777" w:rsidR="00390D44" w:rsidRDefault="00390D44" w:rsidP="00390D44">
            <w:pPr>
              <w:spacing w:line="360" w:lineRule="auto"/>
            </w:pPr>
          </w:p>
        </w:tc>
        <w:tc>
          <w:tcPr>
            <w:tcW w:w="3005" w:type="dxa"/>
          </w:tcPr>
          <w:p w14:paraId="29C10F28" w14:textId="432F5FE2" w:rsidR="00390D44" w:rsidRDefault="00390D44" w:rsidP="00390D44">
            <w:pPr>
              <w:spacing w:line="360" w:lineRule="auto"/>
            </w:pPr>
            <w:r>
              <w:t xml:space="preserve">WI Stage – Approval </w:t>
            </w:r>
          </w:p>
        </w:tc>
        <w:tc>
          <w:tcPr>
            <w:tcW w:w="3006" w:type="dxa"/>
          </w:tcPr>
          <w:p w14:paraId="6E6F4646" w14:textId="4866BA50" w:rsidR="00390D44" w:rsidRDefault="00390D44" w:rsidP="00390D44">
            <w:pPr>
              <w:spacing w:line="360" w:lineRule="auto"/>
            </w:pPr>
            <w:r>
              <w:t xml:space="preserve">Sys Await CPF Consent </w:t>
            </w:r>
          </w:p>
        </w:tc>
      </w:tr>
      <w:tr w:rsidR="00390D44" w14:paraId="7BF611FC" w14:textId="77777777" w:rsidTr="00390D44">
        <w:tc>
          <w:tcPr>
            <w:tcW w:w="3005" w:type="dxa"/>
          </w:tcPr>
          <w:p w14:paraId="2F1DE3CD" w14:textId="77777777" w:rsidR="00390D44" w:rsidRDefault="00390D44" w:rsidP="00390D44">
            <w:pPr>
              <w:spacing w:line="360" w:lineRule="auto"/>
            </w:pPr>
          </w:p>
        </w:tc>
        <w:tc>
          <w:tcPr>
            <w:tcW w:w="3005" w:type="dxa"/>
          </w:tcPr>
          <w:p w14:paraId="28B8F53C" w14:textId="455BC682" w:rsidR="00390D44" w:rsidRDefault="00390D44" w:rsidP="00390D44">
            <w:pPr>
              <w:spacing w:line="360" w:lineRule="auto"/>
            </w:pPr>
            <w:r>
              <w:t xml:space="preserve">WI Stage – Disbursal </w:t>
            </w:r>
          </w:p>
        </w:tc>
        <w:tc>
          <w:tcPr>
            <w:tcW w:w="3006" w:type="dxa"/>
          </w:tcPr>
          <w:p w14:paraId="5AA4B664" w14:textId="165A292A" w:rsidR="00390D44" w:rsidRDefault="001D0640" w:rsidP="00390D44">
            <w:pPr>
              <w:spacing w:line="360" w:lineRule="auto"/>
            </w:pPr>
            <w:r>
              <w:t>Collect 2 or Combine with Parent</w:t>
            </w:r>
          </w:p>
        </w:tc>
      </w:tr>
      <w:tr w:rsidR="00390D44" w14:paraId="13CF6374" w14:textId="77777777" w:rsidTr="00390D44">
        <w:tc>
          <w:tcPr>
            <w:tcW w:w="3005" w:type="dxa"/>
          </w:tcPr>
          <w:p w14:paraId="6F7B152B" w14:textId="5EAA065F" w:rsidR="00390D44" w:rsidRDefault="00390D44" w:rsidP="00390D44">
            <w:pPr>
              <w:spacing w:line="360" w:lineRule="auto"/>
            </w:pPr>
          </w:p>
        </w:tc>
        <w:tc>
          <w:tcPr>
            <w:tcW w:w="3005" w:type="dxa"/>
          </w:tcPr>
          <w:p w14:paraId="5FE80BDA" w14:textId="6D801FD5" w:rsidR="00390D44" w:rsidRDefault="00390D44" w:rsidP="00390D44">
            <w:pPr>
              <w:spacing w:line="360" w:lineRule="auto"/>
            </w:pPr>
            <w:r>
              <w:t>WI Stage - Rejected</w:t>
            </w:r>
          </w:p>
        </w:tc>
        <w:tc>
          <w:tcPr>
            <w:tcW w:w="3006" w:type="dxa"/>
          </w:tcPr>
          <w:p w14:paraId="641BA680" w14:textId="6DCB2257" w:rsidR="00390D44" w:rsidRDefault="00390D44" w:rsidP="00390D44">
            <w:pPr>
              <w:spacing w:line="360" w:lineRule="auto"/>
            </w:pPr>
            <w:r>
              <w:t xml:space="preserve">Discard </w:t>
            </w:r>
          </w:p>
        </w:tc>
      </w:tr>
      <w:tr w:rsidR="00390D44" w14:paraId="5A2708D6" w14:textId="77777777" w:rsidTr="00390D44">
        <w:tc>
          <w:tcPr>
            <w:tcW w:w="3005" w:type="dxa"/>
          </w:tcPr>
          <w:p w14:paraId="6DB2B69D" w14:textId="61B0E06A" w:rsidR="00390D44" w:rsidRDefault="00390D44" w:rsidP="00390D44">
            <w:pPr>
              <w:spacing w:line="360" w:lineRule="auto"/>
            </w:pPr>
            <w:r>
              <w:t xml:space="preserve">WI Update received – Email not Sent or WI Update Not received </w:t>
            </w:r>
            <w:r w:rsidR="00F32B58">
              <w:t xml:space="preserve">in 1 hour. </w:t>
            </w:r>
          </w:p>
        </w:tc>
        <w:tc>
          <w:tcPr>
            <w:tcW w:w="3005" w:type="dxa"/>
          </w:tcPr>
          <w:p w14:paraId="7C14A10A" w14:textId="79A31081" w:rsidR="00390D44" w:rsidRDefault="00390D44" w:rsidP="00390D44">
            <w:pPr>
              <w:spacing w:line="360" w:lineRule="auto"/>
            </w:pPr>
            <w:r>
              <w:t xml:space="preserve">All stages </w:t>
            </w:r>
          </w:p>
        </w:tc>
        <w:tc>
          <w:tcPr>
            <w:tcW w:w="3006" w:type="dxa"/>
          </w:tcPr>
          <w:p w14:paraId="3E72EE26" w14:textId="633A0A94" w:rsidR="00390D44" w:rsidRDefault="00390D44" w:rsidP="00390D44">
            <w:pPr>
              <w:spacing w:line="360" w:lineRule="auto"/>
            </w:pPr>
            <w:r>
              <w:t xml:space="preserve">Manual WI Update </w:t>
            </w:r>
          </w:p>
        </w:tc>
      </w:tr>
    </w:tbl>
    <w:p w14:paraId="1DE1A1DD" w14:textId="77777777" w:rsidR="00390D44" w:rsidRPr="004B77BD" w:rsidRDefault="00390D44" w:rsidP="00390D44">
      <w:pPr>
        <w:spacing w:line="360" w:lineRule="auto"/>
      </w:pPr>
    </w:p>
    <w:p w14:paraId="21A222D2" w14:textId="592B748F" w:rsidR="0022169F" w:rsidRDefault="0022169F" w:rsidP="0022169F">
      <w:pPr>
        <w:pStyle w:val="Heading6"/>
        <w:numPr>
          <w:ilvl w:val="5"/>
          <w:numId w:val="2"/>
        </w:numPr>
      </w:pPr>
      <w:r>
        <w:t xml:space="preserve">Access Details </w:t>
      </w:r>
    </w:p>
    <w:p w14:paraId="344C2F21" w14:textId="77777777" w:rsidR="0022169F" w:rsidRDefault="0022169F" w:rsidP="0022169F"/>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22169F" w:rsidRPr="009B444E" w14:paraId="6508B490" w14:textId="77777777" w:rsidTr="003206E8">
        <w:tc>
          <w:tcPr>
            <w:tcW w:w="3681" w:type="dxa"/>
          </w:tcPr>
          <w:p w14:paraId="3EB7E7D1" w14:textId="77777777" w:rsidR="0022169F" w:rsidRPr="009B444E" w:rsidRDefault="0022169F" w:rsidP="003206E8">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30451378" w14:textId="0D979D68" w:rsidR="0022169F" w:rsidRPr="009B444E" w:rsidRDefault="0022169F" w:rsidP="003206E8">
            <w:pPr>
              <w:pStyle w:val="ListParagraph"/>
              <w:spacing w:line="360" w:lineRule="auto"/>
              <w:ind w:left="43"/>
              <w:jc w:val="both"/>
              <w:rPr>
                <w:rFonts w:eastAsia="Calibri" w:cs="Arial"/>
                <w:szCs w:val="24"/>
              </w:rPr>
            </w:pPr>
            <w:r w:rsidRPr="009B444E">
              <w:rPr>
                <w:rFonts w:eastAsia="Calibri" w:cs="Arial"/>
                <w:szCs w:val="24"/>
              </w:rPr>
              <w:t xml:space="preserve">The </w:t>
            </w:r>
            <w:r w:rsidR="00F32B58">
              <w:rPr>
                <w:rFonts w:eastAsia="Calibri" w:cs="Arial"/>
                <w:szCs w:val="24"/>
              </w:rPr>
              <w:t xml:space="preserve">system </w:t>
            </w:r>
            <w:r w:rsidRPr="009B444E">
              <w:rPr>
                <w:rFonts w:eastAsia="Calibri" w:cs="Arial"/>
                <w:szCs w:val="24"/>
              </w:rPr>
              <w:t xml:space="preserve">queue will be accessed by </w:t>
            </w:r>
            <w:r>
              <w:rPr>
                <w:rFonts w:eastAsia="Calibri" w:cs="Arial"/>
                <w:szCs w:val="24"/>
              </w:rPr>
              <w:t xml:space="preserve">users added to the </w:t>
            </w:r>
            <w:r w:rsidR="00F32B58">
              <w:rPr>
                <w:rFonts w:eastAsia="Calibri" w:cs="Arial"/>
                <w:szCs w:val="24"/>
              </w:rPr>
              <w:t>Query</w:t>
            </w:r>
            <w:r>
              <w:rPr>
                <w:rFonts w:eastAsia="Calibri" w:cs="Arial"/>
                <w:szCs w:val="24"/>
              </w:rPr>
              <w:t xml:space="preserve"> group. </w:t>
            </w:r>
          </w:p>
        </w:tc>
      </w:tr>
      <w:tr w:rsidR="0022169F" w:rsidRPr="009B444E" w14:paraId="4BBFBC7A" w14:textId="77777777" w:rsidTr="003206E8">
        <w:tc>
          <w:tcPr>
            <w:tcW w:w="3681" w:type="dxa"/>
          </w:tcPr>
          <w:p w14:paraId="1A03ED94" w14:textId="77777777" w:rsidR="0022169F" w:rsidRPr="009B444E" w:rsidRDefault="0022169F" w:rsidP="003206E8">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23BE0482" w14:textId="77777777" w:rsidR="0022169F" w:rsidRPr="009B444E" w:rsidRDefault="0022169F" w:rsidP="003206E8">
            <w:pPr>
              <w:pStyle w:val="ListParagraph"/>
              <w:spacing w:line="360" w:lineRule="auto"/>
              <w:ind w:left="0"/>
              <w:jc w:val="both"/>
              <w:rPr>
                <w:rFonts w:eastAsia="Calibri" w:cs="Arial"/>
                <w:szCs w:val="24"/>
              </w:rPr>
            </w:pPr>
            <w:r>
              <w:rPr>
                <w:rFonts w:eastAsia="Calibri" w:cs="Arial"/>
                <w:szCs w:val="24"/>
              </w:rPr>
              <w:t>NA</w:t>
            </w:r>
          </w:p>
        </w:tc>
      </w:tr>
      <w:tr w:rsidR="0022169F" w:rsidRPr="009B444E" w14:paraId="00EFCEDF" w14:textId="77777777" w:rsidTr="003206E8">
        <w:tc>
          <w:tcPr>
            <w:tcW w:w="3681" w:type="dxa"/>
          </w:tcPr>
          <w:p w14:paraId="15AE7894" w14:textId="77777777" w:rsidR="0022169F" w:rsidRPr="009B444E" w:rsidRDefault="0022169F" w:rsidP="003206E8">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61547A97" w14:textId="77777777" w:rsidR="0022169F" w:rsidRPr="009B444E" w:rsidRDefault="0022169F" w:rsidP="003206E8">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22169F" w:rsidRPr="009B444E" w14:paraId="21226C76" w14:textId="77777777" w:rsidTr="003206E8">
        <w:tc>
          <w:tcPr>
            <w:tcW w:w="3681" w:type="dxa"/>
          </w:tcPr>
          <w:p w14:paraId="0ADFF697" w14:textId="77777777" w:rsidR="0022169F" w:rsidRPr="009B444E" w:rsidRDefault="0022169F" w:rsidP="003206E8">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4D03AD76" w14:textId="77777777" w:rsidR="0022169F" w:rsidRPr="009B444E" w:rsidRDefault="0022169F" w:rsidP="003206E8">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22169F" w:rsidRPr="009B444E" w14:paraId="2CC7B62E" w14:textId="77777777" w:rsidTr="003206E8">
        <w:tc>
          <w:tcPr>
            <w:tcW w:w="3681" w:type="dxa"/>
          </w:tcPr>
          <w:p w14:paraId="40A7ABE8" w14:textId="77777777" w:rsidR="0022169F" w:rsidRPr="009B444E" w:rsidRDefault="0022169F" w:rsidP="003206E8">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7B7AB03B" w14:textId="77777777" w:rsidR="0022169F" w:rsidRPr="009B444E" w:rsidRDefault="0022169F" w:rsidP="003206E8">
            <w:pPr>
              <w:pStyle w:val="ListParagraph"/>
              <w:spacing w:line="360" w:lineRule="auto"/>
              <w:ind w:left="0"/>
              <w:jc w:val="both"/>
              <w:rPr>
                <w:rFonts w:eastAsia="Calibri" w:cs="Arial"/>
                <w:szCs w:val="24"/>
              </w:rPr>
            </w:pPr>
            <w:r w:rsidRPr="009B444E">
              <w:rPr>
                <w:rFonts w:eastAsia="Calibri" w:cs="Arial"/>
                <w:szCs w:val="24"/>
              </w:rPr>
              <w:t>None</w:t>
            </w:r>
          </w:p>
        </w:tc>
      </w:tr>
    </w:tbl>
    <w:p w14:paraId="4557A4DC" w14:textId="77777777" w:rsidR="00C23580" w:rsidRDefault="00C23580" w:rsidP="0085545D"/>
    <w:p w14:paraId="4AB5B021" w14:textId="77777777" w:rsidR="00C23580" w:rsidRDefault="00C23580" w:rsidP="0085545D"/>
    <w:p w14:paraId="466B344B" w14:textId="77777777" w:rsidR="0076764D" w:rsidRDefault="0076764D" w:rsidP="0085545D"/>
    <w:p w14:paraId="11336742" w14:textId="10971DB9" w:rsidR="00B77EB3" w:rsidRDefault="00B77EB3" w:rsidP="00B77EB3">
      <w:pPr>
        <w:pStyle w:val="Heading5"/>
        <w:numPr>
          <w:ilvl w:val="4"/>
          <w:numId w:val="2"/>
        </w:numPr>
      </w:pPr>
      <w:r>
        <w:t xml:space="preserve">Await CPF Consent </w:t>
      </w:r>
    </w:p>
    <w:p w14:paraId="215D76A3" w14:textId="77777777" w:rsidR="00B77EB3" w:rsidRDefault="00B77EB3" w:rsidP="00B77EB3"/>
    <w:p w14:paraId="407B8770" w14:textId="699E9E7C" w:rsidR="00B77EB3" w:rsidRDefault="00B77EB3" w:rsidP="00B77EB3">
      <w:pPr>
        <w:pStyle w:val="Heading6"/>
        <w:numPr>
          <w:ilvl w:val="5"/>
          <w:numId w:val="2"/>
        </w:numPr>
      </w:pPr>
      <w:r>
        <w:t xml:space="preserve">Description </w:t>
      </w:r>
    </w:p>
    <w:p w14:paraId="0EBB44FD" w14:textId="77777777" w:rsidR="00B77EB3" w:rsidRDefault="00B77EB3" w:rsidP="00B77EB3"/>
    <w:p w14:paraId="0D1A7F60" w14:textId="5BD60512" w:rsidR="00B77EB3" w:rsidRDefault="006C50B9" w:rsidP="00802EF3">
      <w:pPr>
        <w:pStyle w:val="ListParagraph"/>
        <w:numPr>
          <w:ilvl w:val="0"/>
          <w:numId w:val="5"/>
        </w:numPr>
        <w:spacing w:line="360" w:lineRule="auto"/>
      </w:pPr>
      <w:r>
        <w:t xml:space="preserve">This will be a </w:t>
      </w:r>
      <w:r w:rsidR="00103157">
        <w:t xml:space="preserve">user </w:t>
      </w:r>
      <w:r>
        <w:t>queue</w:t>
      </w:r>
      <w:r w:rsidR="00A24094">
        <w:t xml:space="preserve">. i.e., the users will have access </w:t>
      </w:r>
      <w:r w:rsidR="00DD3F5B">
        <w:t xml:space="preserve">to this queue. </w:t>
      </w:r>
    </w:p>
    <w:p w14:paraId="0C459D56" w14:textId="6B85BBE3" w:rsidR="00103157" w:rsidRDefault="00103157" w:rsidP="00103157">
      <w:pPr>
        <w:pStyle w:val="ListParagraph"/>
        <w:numPr>
          <w:ilvl w:val="0"/>
          <w:numId w:val="5"/>
        </w:numPr>
        <w:spacing w:line="360" w:lineRule="auto"/>
      </w:pPr>
      <w:r>
        <w:t xml:space="preserve">This queue will behave as a system as well as user queue. </w:t>
      </w:r>
    </w:p>
    <w:p w14:paraId="75CDB4BE" w14:textId="6458880B" w:rsidR="00DD3F5B" w:rsidRDefault="00930BFE" w:rsidP="00802EF3">
      <w:pPr>
        <w:pStyle w:val="ListParagraph"/>
        <w:numPr>
          <w:ilvl w:val="0"/>
          <w:numId w:val="5"/>
        </w:numPr>
        <w:spacing w:line="360" w:lineRule="auto"/>
      </w:pPr>
      <w:r>
        <w:t xml:space="preserve">The WI will </w:t>
      </w:r>
      <w:r w:rsidR="00EF0324">
        <w:t xml:space="preserve">route to this queue based on the condition below: </w:t>
      </w:r>
    </w:p>
    <w:p w14:paraId="38DBD8E0" w14:textId="30DD087E" w:rsidR="00EF0324" w:rsidRDefault="005277CA" w:rsidP="002543AD">
      <w:pPr>
        <w:pStyle w:val="ListParagraph"/>
        <w:numPr>
          <w:ilvl w:val="0"/>
          <w:numId w:val="25"/>
        </w:numPr>
        <w:spacing w:line="360" w:lineRule="auto"/>
      </w:pPr>
      <w:r>
        <w:t>T</w:t>
      </w:r>
      <w:r w:rsidR="009A794C">
        <w:t>he</w:t>
      </w:r>
      <w:r w:rsidR="006D1956">
        <w:t xml:space="preserve"> WI will route </w:t>
      </w:r>
      <w:r w:rsidR="00C01F15">
        <w:t xml:space="preserve">to this queue from Sys Notify CPF queue post Notifying CPF </w:t>
      </w:r>
      <w:r w:rsidR="00891AEB">
        <w:t xml:space="preserve">about the communication stage for Approval. </w:t>
      </w:r>
    </w:p>
    <w:p w14:paraId="40A00212" w14:textId="5A1F2712" w:rsidR="0022169F" w:rsidRDefault="0022169F" w:rsidP="002543AD">
      <w:pPr>
        <w:pStyle w:val="ListParagraph"/>
        <w:numPr>
          <w:ilvl w:val="0"/>
          <w:numId w:val="25"/>
        </w:numPr>
        <w:spacing w:line="360" w:lineRule="auto"/>
      </w:pPr>
      <w:r>
        <w:t xml:space="preserve">The WI can route to this queue from Manual WI Update in case CPF was unable to send a communication and that was handled manually. </w:t>
      </w:r>
    </w:p>
    <w:p w14:paraId="5450D7EF" w14:textId="448D657F" w:rsidR="00E264C5" w:rsidRDefault="00E264C5" w:rsidP="00E264C5">
      <w:pPr>
        <w:pStyle w:val="ListParagraph"/>
        <w:numPr>
          <w:ilvl w:val="0"/>
          <w:numId w:val="5"/>
        </w:numPr>
        <w:spacing w:line="360" w:lineRule="auto"/>
      </w:pPr>
      <w:r>
        <w:lastRenderedPageBreak/>
        <w:t>The purpose of this queue is to wait for customer consent on Approval Stage Document. The consent can either come via Email to CPF and the</w:t>
      </w:r>
      <w:r w:rsidR="000B6426">
        <w:t>n</w:t>
      </w:r>
      <w:r>
        <w:t xml:space="preserve"> CPF to </w:t>
      </w:r>
      <w:proofErr w:type="spellStart"/>
      <w:r>
        <w:t>iBPS</w:t>
      </w:r>
      <w:proofErr w:type="spellEnd"/>
      <w:r>
        <w:t xml:space="preserve"> via WI Update or the user can manually open the WI and select ‘Customer Consent Received’ stating the consent details manually. </w:t>
      </w:r>
    </w:p>
    <w:p w14:paraId="308A2814" w14:textId="5A76BBAE" w:rsidR="00891AEB" w:rsidRDefault="00891AEB" w:rsidP="00802EF3">
      <w:pPr>
        <w:pStyle w:val="ListParagraph"/>
        <w:numPr>
          <w:ilvl w:val="0"/>
          <w:numId w:val="5"/>
        </w:numPr>
        <w:spacing w:line="360" w:lineRule="auto"/>
      </w:pPr>
      <w:r>
        <w:t xml:space="preserve">CPF will send the approval documents to customers asking for consent post Sys Notify CPF is successfully done. </w:t>
      </w:r>
    </w:p>
    <w:p w14:paraId="3986979B" w14:textId="417270E4" w:rsidR="00891AEB" w:rsidRDefault="00891AEB" w:rsidP="00802EF3">
      <w:pPr>
        <w:pStyle w:val="ListParagraph"/>
        <w:numPr>
          <w:ilvl w:val="0"/>
          <w:numId w:val="5"/>
        </w:numPr>
        <w:spacing w:line="360" w:lineRule="auto"/>
      </w:pPr>
      <w:r>
        <w:t xml:space="preserve">The WI will wait in this queue for the customer’s consent which CPF will be sending to </w:t>
      </w:r>
      <w:proofErr w:type="spellStart"/>
      <w:r>
        <w:t>iBPS</w:t>
      </w:r>
      <w:proofErr w:type="spellEnd"/>
      <w:r w:rsidR="001C7522">
        <w:t xml:space="preserve"> via WI Update API. </w:t>
      </w:r>
    </w:p>
    <w:p w14:paraId="314F7455" w14:textId="7D435F31" w:rsidR="00A67367" w:rsidRDefault="00BD1174" w:rsidP="00802EF3">
      <w:pPr>
        <w:pStyle w:val="ListParagraph"/>
        <w:numPr>
          <w:ilvl w:val="0"/>
          <w:numId w:val="5"/>
        </w:numPr>
        <w:spacing w:line="360" w:lineRule="auto"/>
      </w:pPr>
      <w:r>
        <w:t xml:space="preserve">Along with Customer Consent, CPF will also send whether Customer has waived off the cooling period or not. </w:t>
      </w:r>
    </w:p>
    <w:p w14:paraId="18DFDA26" w14:textId="2D36A4D2" w:rsidR="00891AEB" w:rsidRPr="00E67E5E" w:rsidRDefault="00821136" w:rsidP="00802EF3">
      <w:pPr>
        <w:pStyle w:val="ListParagraph"/>
        <w:numPr>
          <w:ilvl w:val="0"/>
          <w:numId w:val="5"/>
        </w:numPr>
        <w:spacing w:line="360" w:lineRule="auto"/>
      </w:pPr>
      <w:r w:rsidRPr="00E67E5E">
        <w:t>The</w:t>
      </w:r>
      <w:r w:rsidR="009D5077" w:rsidRPr="00E67E5E">
        <w:t xml:space="preserve"> WI will wait for </w:t>
      </w:r>
      <w:r w:rsidR="0047378C" w:rsidRPr="00E67E5E">
        <w:t>a maximum of</w:t>
      </w:r>
      <w:r w:rsidR="009D5077" w:rsidRPr="00E67E5E">
        <w:t xml:space="preserve"> 30 days </w:t>
      </w:r>
      <w:r w:rsidR="00D0446A" w:rsidRPr="00E67E5E">
        <w:t>to receive the WI Update.</w:t>
      </w:r>
    </w:p>
    <w:p w14:paraId="7F81AB01" w14:textId="34AB7C66" w:rsidR="00D0446A" w:rsidRDefault="00D0446A" w:rsidP="00802EF3">
      <w:pPr>
        <w:pStyle w:val="ListParagraph"/>
        <w:numPr>
          <w:ilvl w:val="0"/>
          <w:numId w:val="5"/>
        </w:numPr>
        <w:spacing w:line="360" w:lineRule="auto"/>
      </w:pPr>
      <w:r>
        <w:t xml:space="preserve">CPF will be sending the Consent Details via the WI Update. E.g., </w:t>
      </w:r>
      <w:r w:rsidRPr="00BD1174">
        <w:t xml:space="preserve">Date Time &amp; Place of </w:t>
      </w:r>
      <w:r w:rsidR="00CA75E4" w:rsidRPr="00BD1174">
        <w:t>Issue</w:t>
      </w:r>
      <w:r w:rsidR="00DD001A">
        <w:t xml:space="preserve">. </w:t>
      </w:r>
    </w:p>
    <w:p w14:paraId="16DB2473" w14:textId="7C9BE241" w:rsidR="00DD001A" w:rsidRDefault="00DD001A" w:rsidP="00802EF3">
      <w:pPr>
        <w:pStyle w:val="ListParagraph"/>
        <w:numPr>
          <w:ilvl w:val="0"/>
          <w:numId w:val="5"/>
        </w:numPr>
        <w:spacing w:line="360" w:lineRule="auto"/>
      </w:pPr>
      <w:r>
        <w:t xml:space="preserve">In the WI Update, CPF will send the status as ‘Consent Captured’ which will be considered as a positive response and any other response other than this will be a negative case. </w:t>
      </w:r>
    </w:p>
    <w:p w14:paraId="0848F0A8" w14:textId="2E09854D" w:rsidR="00D0446A" w:rsidRDefault="00AC411A" w:rsidP="00802EF3">
      <w:pPr>
        <w:pStyle w:val="ListParagraph"/>
        <w:numPr>
          <w:ilvl w:val="0"/>
          <w:numId w:val="5"/>
        </w:numPr>
        <w:spacing w:line="360" w:lineRule="auto"/>
      </w:pPr>
      <w:r>
        <w:t xml:space="preserve">If the Consent is received in the WI Update within 30 days, WI will be treated as Success. </w:t>
      </w:r>
    </w:p>
    <w:p w14:paraId="680C249C" w14:textId="68CE63E5" w:rsidR="00AC411A" w:rsidRDefault="00AC411A" w:rsidP="00802EF3">
      <w:pPr>
        <w:pStyle w:val="ListParagraph"/>
        <w:numPr>
          <w:ilvl w:val="0"/>
          <w:numId w:val="5"/>
        </w:numPr>
        <w:spacing w:line="360" w:lineRule="auto"/>
      </w:pPr>
      <w:r>
        <w:t>If the Consent is not received, i.e., no WI Update is received from CPF till 30 days, WI will be treated as Failure</w:t>
      </w:r>
      <w:r w:rsidR="00DD001A">
        <w:t xml:space="preserve"> or in the WI Update if the status is something else other than ‘</w:t>
      </w:r>
      <w:proofErr w:type="spellStart"/>
      <w:r w:rsidR="00DD001A">
        <w:t>Consent_Captured</w:t>
      </w:r>
      <w:proofErr w:type="spellEnd"/>
      <w:r w:rsidR="00DD001A">
        <w:t xml:space="preserve">’. </w:t>
      </w:r>
    </w:p>
    <w:p w14:paraId="1F188E42" w14:textId="5241BC32" w:rsidR="00E264C5" w:rsidRDefault="00E264C5" w:rsidP="00802EF3">
      <w:pPr>
        <w:pStyle w:val="ListParagraph"/>
        <w:numPr>
          <w:ilvl w:val="0"/>
          <w:numId w:val="5"/>
        </w:numPr>
        <w:spacing w:line="360" w:lineRule="auto"/>
      </w:pPr>
      <w:r>
        <w:t xml:space="preserve">If within 30 days, </w:t>
      </w:r>
      <w:r w:rsidR="00FC766D">
        <w:t xml:space="preserve">user opens the WI to provide manual consent, then user can take decision as ‘Customer Consent Received’ and move the WI to next queue. </w:t>
      </w:r>
      <w:r w:rsidR="00063FFC">
        <w:t xml:space="preserve">In this case, </w:t>
      </w:r>
      <w:r w:rsidR="00BD37A7">
        <w:t>system will pick the</w:t>
      </w:r>
      <w:r w:rsidR="00CC732C">
        <w:t xml:space="preserve"> current Date &amp; Time and user will fill in the Place of Issue</w:t>
      </w:r>
      <w:r w:rsidR="00D0424B">
        <w:t xml:space="preserve">. </w:t>
      </w:r>
    </w:p>
    <w:p w14:paraId="717DDC35" w14:textId="25C1911D" w:rsidR="008E4CF3" w:rsidRDefault="0047378C" w:rsidP="00C91F4E">
      <w:pPr>
        <w:pStyle w:val="ListParagraph"/>
        <w:numPr>
          <w:ilvl w:val="0"/>
          <w:numId w:val="5"/>
        </w:numPr>
        <w:spacing w:line="360" w:lineRule="auto"/>
      </w:pPr>
      <w:r>
        <w:t xml:space="preserve">For the Success scenario, the WI will </w:t>
      </w:r>
      <w:r w:rsidR="00E5464F">
        <w:t xml:space="preserve">move ahead for Document Stamping. </w:t>
      </w:r>
    </w:p>
    <w:p w14:paraId="703AE5CB" w14:textId="69BD04F1" w:rsidR="00927DA1" w:rsidRDefault="00E5464F" w:rsidP="00927DA1">
      <w:pPr>
        <w:pStyle w:val="ListParagraph"/>
        <w:numPr>
          <w:ilvl w:val="0"/>
          <w:numId w:val="5"/>
        </w:numPr>
        <w:spacing w:line="360" w:lineRule="auto"/>
      </w:pPr>
      <w:r w:rsidRPr="00C91F4E">
        <w:t xml:space="preserve">For Failure Scenario, the case will be treated as a Reject case and </w:t>
      </w:r>
      <w:r w:rsidR="00BC5220">
        <w:t xml:space="preserve">Parent </w:t>
      </w:r>
      <w:r w:rsidRPr="00C91F4E">
        <w:t xml:space="preserve">WI </w:t>
      </w:r>
      <w:r w:rsidR="00BC5220">
        <w:t xml:space="preserve">(wherever it is) </w:t>
      </w:r>
      <w:r w:rsidRPr="00C91F4E">
        <w:t>will move to Sys Notify CPF queue to trigger rejection notification to CPF for customer communication</w:t>
      </w:r>
      <w:r w:rsidR="00BC5220">
        <w:t xml:space="preserve"> and WI will</w:t>
      </w:r>
    </w:p>
    <w:p w14:paraId="4CF39239" w14:textId="77777777" w:rsidR="001C4675" w:rsidRDefault="001C4675" w:rsidP="001C4675">
      <w:pPr>
        <w:spacing w:line="360" w:lineRule="auto"/>
      </w:pPr>
    </w:p>
    <w:p w14:paraId="355626A9" w14:textId="0E7E4EB9" w:rsidR="001C4675" w:rsidRPr="00945ADE" w:rsidRDefault="001C4675" w:rsidP="001C4675">
      <w:pPr>
        <w:spacing w:line="360" w:lineRule="auto"/>
        <w:rPr>
          <w:b/>
          <w:bCs/>
          <w:i/>
          <w:iCs/>
          <w:color w:val="FF0000"/>
        </w:rPr>
      </w:pPr>
      <w:r w:rsidRPr="00945ADE">
        <w:rPr>
          <w:b/>
          <w:bCs/>
          <w:i/>
          <w:iCs/>
          <w:u w:val="single"/>
        </w:rPr>
        <w:t>Note</w:t>
      </w:r>
      <w:r w:rsidRPr="00945ADE">
        <w:rPr>
          <w:b/>
          <w:bCs/>
          <w:i/>
          <w:iCs/>
        </w:rPr>
        <w:t xml:space="preserve">: </w:t>
      </w:r>
      <w:r w:rsidRPr="00945ADE">
        <w:rPr>
          <w:b/>
          <w:bCs/>
          <w:i/>
          <w:iCs/>
          <w:color w:val="FF0000"/>
        </w:rPr>
        <w:t xml:space="preserve">Since this will be a system as well as user queue, </w:t>
      </w:r>
      <w:r w:rsidR="00810570" w:rsidRPr="00945ADE">
        <w:rPr>
          <w:b/>
          <w:bCs/>
          <w:i/>
          <w:iCs/>
          <w:color w:val="FF0000"/>
        </w:rPr>
        <w:t xml:space="preserve">if the user opens the WI and the WI is in locked state and at the same time CPF is trying to send a WI update to </w:t>
      </w:r>
      <w:proofErr w:type="spellStart"/>
      <w:r w:rsidR="00810570" w:rsidRPr="00945ADE">
        <w:rPr>
          <w:b/>
          <w:bCs/>
          <w:i/>
          <w:iCs/>
          <w:color w:val="FF0000"/>
        </w:rPr>
        <w:t>iBPS</w:t>
      </w:r>
      <w:proofErr w:type="spellEnd"/>
      <w:r w:rsidR="00810570" w:rsidRPr="00945ADE">
        <w:rPr>
          <w:b/>
          <w:bCs/>
          <w:i/>
          <w:iCs/>
          <w:color w:val="FF0000"/>
        </w:rPr>
        <w:t xml:space="preserve"> for Email Consent provided by the customer, then the system won’t be able to capture that. Hence, </w:t>
      </w:r>
      <w:r w:rsidR="00810570" w:rsidRPr="00945ADE">
        <w:rPr>
          <w:b/>
          <w:bCs/>
          <w:i/>
          <w:iCs/>
          <w:color w:val="FF0000"/>
        </w:rPr>
        <w:lastRenderedPageBreak/>
        <w:t xml:space="preserve">it is advised that unnecessary user action / user opening the WI should </w:t>
      </w:r>
      <w:r w:rsidR="00945ADE" w:rsidRPr="00945ADE">
        <w:rPr>
          <w:b/>
          <w:bCs/>
          <w:i/>
          <w:iCs/>
          <w:color w:val="FF0000"/>
        </w:rPr>
        <w:t xml:space="preserve">be avoided and only if manual consent is to be provided; the WI should be opened. </w:t>
      </w:r>
    </w:p>
    <w:p w14:paraId="572D31CA" w14:textId="77777777" w:rsidR="00927DA1" w:rsidRPr="00C91F4E" w:rsidRDefault="00927DA1" w:rsidP="00927DA1">
      <w:pPr>
        <w:spacing w:line="360" w:lineRule="auto"/>
      </w:pPr>
    </w:p>
    <w:p w14:paraId="60095BB0" w14:textId="77777777" w:rsidR="00E5464F" w:rsidRDefault="00E5464F" w:rsidP="00E5464F">
      <w:pPr>
        <w:spacing w:line="360" w:lineRule="auto"/>
      </w:pPr>
    </w:p>
    <w:p w14:paraId="21C03287" w14:textId="260490B7" w:rsidR="00E5464F" w:rsidRDefault="00E5464F" w:rsidP="00E5464F">
      <w:pPr>
        <w:spacing w:line="360" w:lineRule="auto"/>
      </w:pPr>
      <w:r>
        <w:t>The WI will route as:</w:t>
      </w:r>
    </w:p>
    <w:tbl>
      <w:tblPr>
        <w:tblStyle w:val="TableGrid"/>
        <w:tblW w:w="0" w:type="auto"/>
        <w:tblLook w:val="04A0" w:firstRow="1" w:lastRow="0" w:firstColumn="1" w:lastColumn="0" w:noHBand="0" w:noVBand="1"/>
      </w:tblPr>
      <w:tblGrid>
        <w:gridCol w:w="2263"/>
        <w:gridCol w:w="3747"/>
        <w:gridCol w:w="3006"/>
      </w:tblGrid>
      <w:tr w:rsidR="00E5464F" w14:paraId="138A2CE6" w14:textId="77777777" w:rsidTr="00C20C4C">
        <w:tc>
          <w:tcPr>
            <w:tcW w:w="2263" w:type="dxa"/>
          </w:tcPr>
          <w:p w14:paraId="767A45B0" w14:textId="7E71F003" w:rsidR="00E5464F" w:rsidRPr="00E5464F" w:rsidRDefault="00E5464F" w:rsidP="00E5464F">
            <w:pPr>
              <w:spacing w:line="360" w:lineRule="auto"/>
              <w:rPr>
                <w:b/>
                <w:bCs/>
              </w:rPr>
            </w:pPr>
            <w:r w:rsidRPr="00E5464F">
              <w:rPr>
                <w:b/>
                <w:bCs/>
              </w:rPr>
              <w:t>Decision</w:t>
            </w:r>
          </w:p>
        </w:tc>
        <w:tc>
          <w:tcPr>
            <w:tcW w:w="3747" w:type="dxa"/>
          </w:tcPr>
          <w:p w14:paraId="4BD05D6F" w14:textId="043A85A9" w:rsidR="00E5464F" w:rsidRPr="00E5464F" w:rsidRDefault="00E5464F" w:rsidP="00E5464F">
            <w:pPr>
              <w:spacing w:line="360" w:lineRule="auto"/>
              <w:rPr>
                <w:b/>
                <w:bCs/>
              </w:rPr>
            </w:pPr>
            <w:r w:rsidRPr="00E5464F">
              <w:rPr>
                <w:b/>
                <w:bCs/>
              </w:rPr>
              <w:t>Condition</w:t>
            </w:r>
          </w:p>
        </w:tc>
        <w:tc>
          <w:tcPr>
            <w:tcW w:w="3006" w:type="dxa"/>
          </w:tcPr>
          <w:p w14:paraId="139D45C4" w14:textId="0E214407" w:rsidR="00E5464F" w:rsidRPr="00E5464F" w:rsidRDefault="00E5464F" w:rsidP="00E5464F">
            <w:pPr>
              <w:spacing w:line="360" w:lineRule="auto"/>
              <w:rPr>
                <w:b/>
                <w:bCs/>
              </w:rPr>
            </w:pPr>
            <w:r w:rsidRPr="00E5464F">
              <w:rPr>
                <w:b/>
                <w:bCs/>
              </w:rPr>
              <w:t xml:space="preserve">WI moves to </w:t>
            </w:r>
          </w:p>
        </w:tc>
      </w:tr>
      <w:tr w:rsidR="00E5464F" w14:paraId="747DEC23" w14:textId="77777777" w:rsidTr="00C20C4C">
        <w:tc>
          <w:tcPr>
            <w:tcW w:w="2263" w:type="dxa"/>
          </w:tcPr>
          <w:p w14:paraId="36E92BFA" w14:textId="15001988" w:rsidR="00E5464F" w:rsidRDefault="00E5464F" w:rsidP="00E5464F">
            <w:pPr>
              <w:spacing w:line="360" w:lineRule="auto"/>
            </w:pPr>
            <w:r>
              <w:t>Success</w:t>
            </w:r>
          </w:p>
        </w:tc>
        <w:tc>
          <w:tcPr>
            <w:tcW w:w="3747" w:type="dxa"/>
          </w:tcPr>
          <w:p w14:paraId="2A48E70B" w14:textId="6EEB02CE" w:rsidR="00E5464F" w:rsidRDefault="00C20C4C" w:rsidP="00E5464F">
            <w:pPr>
              <w:spacing w:line="360" w:lineRule="auto"/>
            </w:pPr>
            <w:r>
              <w:t xml:space="preserve">CPF Consent is received via WI Update </w:t>
            </w:r>
          </w:p>
        </w:tc>
        <w:tc>
          <w:tcPr>
            <w:tcW w:w="3006" w:type="dxa"/>
          </w:tcPr>
          <w:p w14:paraId="49D466F0" w14:textId="1B9E4724" w:rsidR="00E5464F" w:rsidRDefault="001D441F" w:rsidP="00E5464F">
            <w:pPr>
              <w:spacing w:line="360" w:lineRule="auto"/>
            </w:pPr>
            <w:r>
              <w:t>Sys Doc Stamping</w:t>
            </w:r>
          </w:p>
        </w:tc>
      </w:tr>
      <w:tr w:rsidR="00FF15C1" w14:paraId="7285B62D" w14:textId="77777777" w:rsidTr="00C20C4C">
        <w:tc>
          <w:tcPr>
            <w:tcW w:w="2263" w:type="dxa"/>
          </w:tcPr>
          <w:p w14:paraId="10AC6CDC" w14:textId="52679760" w:rsidR="00FF15C1" w:rsidRDefault="00FF15C1" w:rsidP="00E5464F">
            <w:pPr>
              <w:spacing w:line="360" w:lineRule="auto"/>
            </w:pPr>
            <w:r>
              <w:t>Customer Consent Received</w:t>
            </w:r>
          </w:p>
        </w:tc>
        <w:tc>
          <w:tcPr>
            <w:tcW w:w="3747" w:type="dxa"/>
          </w:tcPr>
          <w:p w14:paraId="41D8E73F" w14:textId="6DB4AC32" w:rsidR="00FF15C1" w:rsidRDefault="00FF15C1" w:rsidP="00E5464F">
            <w:pPr>
              <w:spacing w:line="360" w:lineRule="auto"/>
            </w:pPr>
            <w:r>
              <w:t xml:space="preserve">User took the decision for manual consent </w:t>
            </w:r>
          </w:p>
        </w:tc>
        <w:tc>
          <w:tcPr>
            <w:tcW w:w="3006" w:type="dxa"/>
          </w:tcPr>
          <w:p w14:paraId="392C45FC" w14:textId="42B7231A" w:rsidR="00FF15C1" w:rsidRDefault="00FF15C1" w:rsidP="00E5464F">
            <w:pPr>
              <w:spacing w:line="360" w:lineRule="auto"/>
            </w:pPr>
            <w:r>
              <w:t>Sys Doc Stamping</w:t>
            </w:r>
          </w:p>
        </w:tc>
      </w:tr>
      <w:tr w:rsidR="00E5464F" w14:paraId="626CD7E0" w14:textId="77777777" w:rsidTr="00C20C4C">
        <w:tc>
          <w:tcPr>
            <w:tcW w:w="2263" w:type="dxa"/>
          </w:tcPr>
          <w:p w14:paraId="1DD8EA96" w14:textId="38B12E04" w:rsidR="00E5464F" w:rsidRDefault="001D441F" w:rsidP="00E5464F">
            <w:pPr>
              <w:spacing w:line="360" w:lineRule="auto"/>
            </w:pPr>
            <w:r>
              <w:t xml:space="preserve">Failure </w:t>
            </w:r>
          </w:p>
        </w:tc>
        <w:tc>
          <w:tcPr>
            <w:tcW w:w="3747" w:type="dxa"/>
          </w:tcPr>
          <w:p w14:paraId="25AC3750" w14:textId="59DDB3F2" w:rsidR="00E5464F" w:rsidRDefault="001D441F" w:rsidP="00E5464F">
            <w:pPr>
              <w:spacing w:line="360" w:lineRule="auto"/>
            </w:pPr>
            <w:r>
              <w:t xml:space="preserve">CPF Consent is not received via WI Update till 30 days </w:t>
            </w:r>
          </w:p>
        </w:tc>
        <w:tc>
          <w:tcPr>
            <w:tcW w:w="3006" w:type="dxa"/>
          </w:tcPr>
          <w:p w14:paraId="5AD2C217" w14:textId="56A19FFE" w:rsidR="00E5464F" w:rsidRDefault="00FF15C1" w:rsidP="00E5464F">
            <w:pPr>
              <w:spacing w:line="360" w:lineRule="auto"/>
            </w:pPr>
            <w:r>
              <w:t xml:space="preserve">Collect 1 or Combine with Parent </w:t>
            </w:r>
          </w:p>
        </w:tc>
      </w:tr>
    </w:tbl>
    <w:p w14:paraId="1937AE28" w14:textId="77777777" w:rsidR="00E5464F" w:rsidRDefault="00E5464F" w:rsidP="00E5464F">
      <w:pPr>
        <w:spacing w:line="360" w:lineRule="auto"/>
      </w:pPr>
    </w:p>
    <w:p w14:paraId="045E67CF" w14:textId="507B7166" w:rsidR="001D441F" w:rsidRDefault="001D441F" w:rsidP="001D441F">
      <w:pPr>
        <w:pStyle w:val="Heading6"/>
        <w:numPr>
          <w:ilvl w:val="5"/>
          <w:numId w:val="2"/>
        </w:numPr>
      </w:pPr>
      <w:r>
        <w:t xml:space="preserve">Access Details </w:t>
      </w:r>
    </w:p>
    <w:p w14:paraId="4267C5E6" w14:textId="77777777" w:rsidR="001D441F" w:rsidRDefault="001D441F" w:rsidP="001D441F"/>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1D441F" w:rsidRPr="009B444E" w14:paraId="4921BA41" w14:textId="77777777" w:rsidTr="003206E8">
        <w:tc>
          <w:tcPr>
            <w:tcW w:w="3681" w:type="dxa"/>
          </w:tcPr>
          <w:p w14:paraId="3A5494EB" w14:textId="77777777" w:rsidR="001D441F" w:rsidRPr="009B444E" w:rsidRDefault="001D441F" w:rsidP="003206E8">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59E1DE80" w14:textId="4D190D09" w:rsidR="001D441F" w:rsidRPr="009B444E" w:rsidRDefault="001D441F" w:rsidP="003206E8">
            <w:pPr>
              <w:pStyle w:val="ListParagraph"/>
              <w:spacing w:line="360" w:lineRule="auto"/>
              <w:ind w:left="43"/>
              <w:jc w:val="both"/>
              <w:rPr>
                <w:rFonts w:eastAsia="Calibri" w:cs="Arial"/>
                <w:szCs w:val="24"/>
              </w:rPr>
            </w:pPr>
            <w:r w:rsidRPr="009B444E">
              <w:rPr>
                <w:rFonts w:eastAsia="Calibri" w:cs="Arial"/>
                <w:szCs w:val="24"/>
              </w:rPr>
              <w:t>The</w:t>
            </w:r>
            <w:r w:rsidR="0068148C">
              <w:rPr>
                <w:rFonts w:eastAsia="Calibri" w:cs="Arial"/>
                <w:szCs w:val="24"/>
              </w:rPr>
              <w:t xml:space="preserve"> system</w:t>
            </w:r>
            <w:r w:rsidRPr="009B444E">
              <w:rPr>
                <w:rFonts w:eastAsia="Calibri" w:cs="Arial"/>
                <w:szCs w:val="24"/>
              </w:rPr>
              <w:t xml:space="preserve"> queue will be accessed by </w:t>
            </w:r>
            <w:r>
              <w:rPr>
                <w:rFonts w:eastAsia="Calibri" w:cs="Arial"/>
                <w:szCs w:val="24"/>
              </w:rPr>
              <w:t xml:space="preserve">users added to the </w:t>
            </w:r>
            <w:r w:rsidR="0068148C">
              <w:rPr>
                <w:rFonts w:eastAsia="Calibri" w:cs="Arial"/>
                <w:szCs w:val="24"/>
              </w:rPr>
              <w:t>Query</w:t>
            </w:r>
            <w:r>
              <w:rPr>
                <w:rFonts w:eastAsia="Calibri" w:cs="Arial"/>
                <w:szCs w:val="24"/>
              </w:rPr>
              <w:t xml:space="preserve"> group. </w:t>
            </w:r>
          </w:p>
        </w:tc>
      </w:tr>
      <w:tr w:rsidR="001D441F" w:rsidRPr="009B444E" w14:paraId="66246B8A" w14:textId="77777777" w:rsidTr="003206E8">
        <w:tc>
          <w:tcPr>
            <w:tcW w:w="3681" w:type="dxa"/>
          </w:tcPr>
          <w:p w14:paraId="2DF31CB7" w14:textId="77777777" w:rsidR="001D441F" w:rsidRPr="009B444E" w:rsidRDefault="001D441F" w:rsidP="003206E8">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62A16ECC" w14:textId="77777777" w:rsidR="001D441F" w:rsidRPr="009B444E" w:rsidRDefault="001D441F" w:rsidP="003206E8">
            <w:pPr>
              <w:pStyle w:val="ListParagraph"/>
              <w:spacing w:line="360" w:lineRule="auto"/>
              <w:ind w:left="0"/>
              <w:jc w:val="both"/>
              <w:rPr>
                <w:rFonts w:eastAsia="Calibri" w:cs="Arial"/>
                <w:szCs w:val="24"/>
              </w:rPr>
            </w:pPr>
            <w:r>
              <w:rPr>
                <w:rFonts w:eastAsia="Calibri" w:cs="Arial"/>
                <w:szCs w:val="24"/>
              </w:rPr>
              <w:t>NA</w:t>
            </w:r>
          </w:p>
        </w:tc>
      </w:tr>
      <w:tr w:rsidR="001D441F" w:rsidRPr="009B444E" w14:paraId="06DA174E" w14:textId="77777777" w:rsidTr="003206E8">
        <w:tc>
          <w:tcPr>
            <w:tcW w:w="3681" w:type="dxa"/>
          </w:tcPr>
          <w:p w14:paraId="1E3E6866" w14:textId="77777777" w:rsidR="001D441F" w:rsidRPr="009B444E" w:rsidRDefault="001D441F" w:rsidP="003206E8">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5B37CDAC" w14:textId="77777777" w:rsidR="001D441F" w:rsidRPr="009B444E" w:rsidRDefault="001D441F" w:rsidP="003206E8">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1D441F" w:rsidRPr="009B444E" w14:paraId="46951CE5" w14:textId="77777777" w:rsidTr="003206E8">
        <w:tc>
          <w:tcPr>
            <w:tcW w:w="3681" w:type="dxa"/>
          </w:tcPr>
          <w:p w14:paraId="77BCBA50" w14:textId="77777777" w:rsidR="001D441F" w:rsidRPr="009B444E" w:rsidRDefault="001D441F" w:rsidP="003206E8">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1E448AFF" w14:textId="77777777" w:rsidR="001D441F" w:rsidRPr="009B444E" w:rsidRDefault="001D441F" w:rsidP="003206E8">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1D441F" w:rsidRPr="009B444E" w14:paraId="633A4D96" w14:textId="77777777" w:rsidTr="003206E8">
        <w:tc>
          <w:tcPr>
            <w:tcW w:w="3681" w:type="dxa"/>
          </w:tcPr>
          <w:p w14:paraId="6182693C" w14:textId="77777777" w:rsidR="001D441F" w:rsidRPr="009B444E" w:rsidRDefault="001D441F" w:rsidP="003206E8">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630C2026" w14:textId="77777777" w:rsidR="001D441F" w:rsidRPr="009B444E" w:rsidRDefault="001D441F" w:rsidP="003206E8">
            <w:pPr>
              <w:pStyle w:val="ListParagraph"/>
              <w:spacing w:line="360" w:lineRule="auto"/>
              <w:ind w:left="0"/>
              <w:jc w:val="both"/>
              <w:rPr>
                <w:rFonts w:eastAsia="Calibri" w:cs="Arial"/>
                <w:szCs w:val="24"/>
              </w:rPr>
            </w:pPr>
            <w:r w:rsidRPr="009B444E">
              <w:rPr>
                <w:rFonts w:eastAsia="Calibri" w:cs="Arial"/>
                <w:szCs w:val="24"/>
              </w:rPr>
              <w:t>None</w:t>
            </w:r>
          </w:p>
        </w:tc>
      </w:tr>
    </w:tbl>
    <w:p w14:paraId="3E0339EE" w14:textId="48040F9C" w:rsidR="001D441F" w:rsidRDefault="001D441F" w:rsidP="001D441F"/>
    <w:p w14:paraId="1C6E02E6" w14:textId="77777777" w:rsidR="001D441F" w:rsidRDefault="001D441F" w:rsidP="001D441F"/>
    <w:p w14:paraId="0FF512A1" w14:textId="66E6EFCF" w:rsidR="001D441F" w:rsidRDefault="001D441F" w:rsidP="001D441F">
      <w:pPr>
        <w:pStyle w:val="Heading5"/>
        <w:numPr>
          <w:ilvl w:val="4"/>
          <w:numId w:val="2"/>
        </w:numPr>
      </w:pPr>
      <w:r>
        <w:t xml:space="preserve">Sys Doc Stamping </w:t>
      </w:r>
    </w:p>
    <w:p w14:paraId="1C5DA773" w14:textId="77777777" w:rsidR="001D441F" w:rsidRDefault="001D441F" w:rsidP="001D441F"/>
    <w:p w14:paraId="035590C7" w14:textId="0035B063" w:rsidR="001D441F" w:rsidRDefault="001D441F" w:rsidP="001D441F">
      <w:pPr>
        <w:pStyle w:val="Heading6"/>
        <w:numPr>
          <w:ilvl w:val="5"/>
          <w:numId w:val="2"/>
        </w:numPr>
      </w:pPr>
      <w:r>
        <w:t xml:space="preserve">Description </w:t>
      </w:r>
    </w:p>
    <w:p w14:paraId="296EA000" w14:textId="77777777" w:rsidR="001D441F" w:rsidRDefault="001D441F" w:rsidP="001D441F"/>
    <w:p w14:paraId="671B6C0A" w14:textId="7A5175E1" w:rsidR="001D441F" w:rsidRDefault="009A55A7" w:rsidP="00802EF3">
      <w:pPr>
        <w:pStyle w:val="ListParagraph"/>
        <w:numPr>
          <w:ilvl w:val="0"/>
          <w:numId w:val="5"/>
        </w:numPr>
        <w:spacing w:line="360" w:lineRule="auto"/>
      </w:pPr>
      <w:r>
        <w:t xml:space="preserve">This will be a system queue. i.e., the users will not have access to this queue. </w:t>
      </w:r>
    </w:p>
    <w:p w14:paraId="60816020" w14:textId="3EDBD841" w:rsidR="009A55A7" w:rsidRDefault="009A55A7" w:rsidP="00802EF3">
      <w:pPr>
        <w:pStyle w:val="ListParagraph"/>
        <w:numPr>
          <w:ilvl w:val="0"/>
          <w:numId w:val="5"/>
        </w:numPr>
        <w:spacing w:line="360" w:lineRule="auto"/>
      </w:pPr>
      <w:r>
        <w:t>The WI will route to this queue based on the condition below:</w:t>
      </w:r>
    </w:p>
    <w:p w14:paraId="1BB53F21" w14:textId="7D83ADD7" w:rsidR="009A55A7" w:rsidRDefault="00CA75E4" w:rsidP="002543AD">
      <w:pPr>
        <w:pStyle w:val="ListParagraph"/>
        <w:numPr>
          <w:ilvl w:val="0"/>
          <w:numId w:val="25"/>
        </w:numPr>
        <w:spacing w:line="360" w:lineRule="auto"/>
      </w:pPr>
      <w:r>
        <w:t xml:space="preserve">The WI will route from Sys Await CPF Consent queue post successfully WI has received the consent from CPF via WI Update call with the consent details. </w:t>
      </w:r>
    </w:p>
    <w:p w14:paraId="5F21828D" w14:textId="626BD0D7" w:rsidR="00F97D23" w:rsidRDefault="00F97D23" w:rsidP="00802EF3">
      <w:pPr>
        <w:pStyle w:val="ListParagraph"/>
        <w:numPr>
          <w:ilvl w:val="0"/>
          <w:numId w:val="5"/>
        </w:numPr>
        <w:spacing w:line="360" w:lineRule="auto"/>
      </w:pPr>
      <w:r>
        <w:t xml:space="preserve">The purpose of this queue is to digitally stamp the documents. </w:t>
      </w:r>
    </w:p>
    <w:p w14:paraId="7C146E96" w14:textId="17AFEF47" w:rsidR="00F97D23" w:rsidRDefault="00F97D23" w:rsidP="00802EF3">
      <w:pPr>
        <w:pStyle w:val="ListParagraph"/>
        <w:numPr>
          <w:ilvl w:val="0"/>
          <w:numId w:val="5"/>
        </w:numPr>
        <w:spacing w:line="360" w:lineRule="auto"/>
      </w:pPr>
      <w:r>
        <w:t xml:space="preserve">The CPF Consent Details received via WI Update will be utilized to digitally stamp the documents. </w:t>
      </w:r>
    </w:p>
    <w:p w14:paraId="3A1C67B1" w14:textId="0E94606B" w:rsidR="00137718" w:rsidRDefault="00137718" w:rsidP="00802EF3">
      <w:pPr>
        <w:pStyle w:val="ListParagraph"/>
        <w:numPr>
          <w:ilvl w:val="0"/>
          <w:numId w:val="5"/>
        </w:numPr>
        <w:spacing w:line="360" w:lineRule="auto"/>
      </w:pPr>
      <w:r>
        <w:lastRenderedPageBreak/>
        <w:t xml:space="preserve">The document </w:t>
      </w:r>
      <w:r w:rsidR="00F043B6">
        <w:t>which will be stamped at this queue:</w:t>
      </w:r>
    </w:p>
    <w:p w14:paraId="52C7726A" w14:textId="6D5C7228" w:rsidR="00F043B6" w:rsidRDefault="00F043B6" w:rsidP="003E3F52">
      <w:pPr>
        <w:pStyle w:val="ListParagraph"/>
        <w:numPr>
          <w:ilvl w:val="0"/>
          <w:numId w:val="60"/>
        </w:numPr>
        <w:spacing w:line="360" w:lineRule="auto"/>
      </w:pPr>
      <w:r>
        <w:t>Assessment and Suitability</w:t>
      </w:r>
    </w:p>
    <w:p w14:paraId="0E4F1D27" w14:textId="68E1019A" w:rsidR="00F97D23" w:rsidRPr="00161423" w:rsidRDefault="003734CB" w:rsidP="00802EF3">
      <w:pPr>
        <w:pStyle w:val="ListParagraph"/>
        <w:numPr>
          <w:ilvl w:val="0"/>
          <w:numId w:val="5"/>
        </w:numPr>
        <w:spacing w:line="360" w:lineRule="auto"/>
      </w:pPr>
      <w:r w:rsidRPr="00161423">
        <w:t xml:space="preserve">On stamping the document, a new document type as &lt;doc </w:t>
      </w:r>
      <w:proofErr w:type="spellStart"/>
      <w:r w:rsidRPr="00161423">
        <w:t>type_stamped</w:t>
      </w:r>
      <w:proofErr w:type="spellEnd"/>
      <w:r w:rsidRPr="00161423">
        <w:t xml:space="preserve">&gt; will be generated in addition </w:t>
      </w:r>
      <w:r w:rsidR="00161423">
        <w:t xml:space="preserve">to the original document with a stamped version. This way original and stamped document can be segregated. For </w:t>
      </w:r>
      <w:proofErr w:type="spellStart"/>
      <w:r w:rsidR="00161423">
        <w:t>eg.</w:t>
      </w:r>
      <w:proofErr w:type="spellEnd"/>
      <w:r w:rsidR="00161423">
        <w:t xml:space="preserve">, </w:t>
      </w:r>
      <w:r w:rsidR="00F043B6" w:rsidRPr="00F043B6">
        <w:rPr>
          <w:b/>
          <w:bCs/>
        </w:rPr>
        <w:t>Assessment and Suitability</w:t>
      </w:r>
      <w:r w:rsidR="00161423">
        <w:t xml:space="preserve"> doc type was stamped with Consent Details. The stamped document will be visible under ‘</w:t>
      </w:r>
      <w:r w:rsidR="00F043B6" w:rsidRPr="00F043B6">
        <w:rPr>
          <w:b/>
          <w:bCs/>
        </w:rPr>
        <w:t>Assessment and Suitability Stamped’</w:t>
      </w:r>
      <w:r w:rsidR="00161423">
        <w:t xml:space="preserve"> document type. </w:t>
      </w:r>
    </w:p>
    <w:p w14:paraId="6BD9D762" w14:textId="47309FFB" w:rsidR="003734CB" w:rsidRDefault="00A009C6" w:rsidP="00802EF3">
      <w:pPr>
        <w:pStyle w:val="ListParagraph"/>
        <w:numPr>
          <w:ilvl w:val="0"/>
          <w:numId w:val="5"/>
        </w:numPr>
        <w:spacing w:line="360" w:lineRule="auto"/>
      </w:pPr>
      <w:r>
        <w:t>Once the document stamping is successfully done, the WI will be treated as Success and with this the first distributed Instance 1</w:t>
      </w:r>
      <w:r w:rsidR="00004405">
        <w:t>(Child)</w:t>
      </w:r>
      <w:r>
        <w:t xml:space="preserve"> will be completed</w:t>
      </w:r>
      <w:r w:rsidR="00004405">
        <w:t xml:space="preserve"> and will get combined with the Instance 2 (Parent) in whichever queue it is. </w:t>
      </w:r>
    </w:p>
    <w:p w14:paraId="4D5B54AA" w14:textId="1EDB9E1A" w:rsidR="00C72F57" w:rsidRDefault="00C91F4E" w:rsidP="00A148C4">
      <w:pPr>
        <w:pStyle w:val="ListParagraph"/>
        <w:numPr>
          <w:ilvl w:val="0"/>
          <w:numId w:val="5"/>
        </w:numPr>
        <w:spacing w:line="360" w:lineRule="auto"/>
      </w:pPr>
      <w:r>
        <w:t xml:space="preserve">In case of any errors while stamping the documents, the WI will be treated as a Failure and will move to </w:t>
      </w:r>
      <w:r w:rsidR="00CE0750">
        <w:t>the Integration</w:t>
      </w:r>
      <w:r>
        <w:t xml:space="preserve"> Error Handling queue. </w:t>
      </w:r>
      <w:r w:rsidR="00E06F16">
        <w:t xml:space="preserve"> </w:t>
      </w:r>
    </w:p>
    <w:p w14:paraId="732FD57C" w14:textId="77777777" w:rsidR="009334B6" w:rsidRDefault="009334B6" w:rsidP="009334B6">
      <w:pPr>
        <w:pStyle w:val="ListParagraph"/>
        <w:numPr>
          <w:ilvl w:val="0"/>
          <w:numId w:val="5"/>
        </w:numPr>
        <w:spacing w:line="360" w:lineRule="auto"/>
      </w:pPr>
      <w:r>
        <w:t xml:space="preserve">Stamping of document will be done in the below format at the last of the document content: </w:t>
      </w:r>
    </w:p>
    <w:p w14:paraId="57D49CF1" w14:textId="77777777" w:rsidR="00D0424B" w:rsidRDefault="00D0424B" w:rsidP="00D0424B">
      <w:pPr>
        <w:pStyle w:val="ListParagraph"/>
        <w:spacing w:line="360" w:lineRule="auto"/>
      </w:pPr>
    </w:p>
    <w:p w14:paraId="111A4B78" w14:textId="77777777" w:rsidR="00D0424B" w:rsidRDefault="00D0424B" w:rsidP="00D0424B">
      <w:pPr>
        <w:pStyle w:val="ListParagraph"/>
        <w:spacing w:line="360" w:lineRule="auto"/>
      </w:pPr>
    </w:p>
    <w:tbl>
      <w:tblPr>
        <w:tblStyle w:val="TableGrid"/>
        <w:tblW w:w="0" w:type="auto"/>
        <w:jc w:val="center"/>
        <w:tblLook w:val="04A0" w:firstRow="1" w:lastRow="0" w:firstColumn="1" w:lastColumn="0" w:noHBand="0" w:noVBand="1"/>
      </w:tblPr>
      <w:tblGrid>
        <w:gridCol w:w="3005"/>
        <w:gridCol w:w="3006"/>
      </w:tblGrid>
      <w:tr w:rsidR="00D0424B" w14:paraId="039FEF22" w14:textId="77777777" w:rsidTr="00D0424B">
        <w:trPr>
          <w:jc w:val="center"/>
        </w:trPr>
        <w:tc>
          <w:tcPr>
            <w:tcW w:w="6011" w:type="dxa"/>
            <w:gridSpan w:val="2"/>
          </w:tcPr>
          <w:p w14:paraId="327312AB" w14:textId="5A664987" w:rsidR="00D0424B" w:rsidRPr="00E23F1D" w:rsidRDefault="00D0424B" w:rsidP="00D0424B">
            <w:pPr>
              <w:spacing w:line="360" w:lineRule="auto"/>
              <w:jc w:val="center"/>
              <w:rPr>
                <w:b/>
                <w:bCs/>
              </w:rPr>
            </w:pPr>
            <w:r>
              <w:rPr>
                <w:b/>
                <w:bCs/>
              </w:rPr>
              <w:t xml:space="preserve">Customer Consent </w:t>
            </w:r>
          </w:p>
        </w:tc>
      </w:tr>
      <w:tr w:rsidR="00D0424B" w14:paraId="5E2670FE" w14:textId="77777777" w:rsidTr="00D0424B">
        <w:trPr>
          <w:jc w:val="center"/>
        </w:trPr>
        <w:tc>
          <w:tcPr>
            <w:tcW w:w="3005" w:type="dxa"/>
          </w:tcPr>
          <w:p w14:paraId="12E03733" w14:textId="2640AEEF" w:rsidR="00D0424B" w:rsidRPr="00E23F1D" w:rsidRDefault="00D0424B" w:rsidP="00D0424B">
            <w:pPr>
              <w:spacing w:line="360" w:lineRule="auto"/>
              <w:rPr>
                <w:b/>
                <w:bCs/>
              </w:rPr>
            </w:pPr>
            <w:r w:rsidRPr="00E23F1D">
              <w:rPr>
                <w:b/>
                <w:bCs/>
              </w:rPr>
              <w:t>Date &amp; Time</w:t>
            </w:r>
          </w:p>
        </w:tc>
        <w:tc>
          <w:tcPr>
            <w:tcW w:w="3006" w:type="dxa"/>
          </w:tcPr>
          <w:p w14:paraId="3EB26DAE" w14:textId="1A83CBD6" w:rsidR="00D0424B" w:rsidRPr="00E23F1D" w:rsidRDefault="00D0424B" w:rsidP="00D0424B">
            <w:pPr>
              <w:spacing w:line="360" w:lineRule="auto"/>
              <w:rPr>
                <w:b/>
                <w:bCs/>
              </w:rPr>
            </w:pPr>
            <w:r w:rsidRPr="00E23F1D">
              <w:rPr>
                <w:b/>
                <w:bCs/>
              </w:rPr>
              <w:t>Place of Issue</w:t>
            </w:r>
          </w:p>
        </w:tc>
      </w:tr>
      <w:tr w:rsidR="00D0424B" w14:paraId="6543A1F6" w14:textId="77777777" w:rsidTr="00D0424B">
        <w:trPr>
          <w:jc w:val="center"/>
        </w:trPr>
        <w:tc>
          <w:tcPr>
            <w:tcW w:w="3005" w:type="dxa"/>
          </w:tcPr>
          <w:p w14:paraId="438F9FC2" w14:textId="57FD8F77" w:rsidR="00D0424B" w:rsidRDefault="00D0424B" w:rsidP="00D0424B">
            <w:pPr>
              <w:spacing w:line="360" w:lineRule="auto"/>
            </w:pPr>
            <w:r>
              <w:t xml:space="preserve">Date Time received from CPF Consent </w:t>
            </w:r>
          </w:p>
        </w:tc>
        <w:tc>
          <w:tcPr>
            <w:tcW w:w="3006" w:type="dxa"/>
          </w:tcPr>
          <w:p w14:paraId="77F0A054" w14:textId="6C4BC515" w:rsidR="00D0424B" w:rsidRDefault="00D0424B" w:rsidP="00D0424B">
            <w:pPr>
              <w:spacing w:line="360" w:lineRule="auto"/>
            </w:pPr>
            <w:r>
              <w:t>Received from CPF Consent</w:t>
            </w:r>
          </w:p>
        </w:tc>
      </w:tr>
    </w:tbl>
    <w:p w14:paraId="2250072C" w14:textId="77777777" w:rsidR="009334B6" w:rsidRPr="00C72F57" w:rsidRDefault="009334B6" w:rsidP="009334B6">
      <w:pPr>
        <w:pStyle w:val="ListParagraph"/>
        <w:spacing w:line="360" w:lineRule="auto"/>
      </w:pPr>
    </w:p>
    <w:p w14:paraId="1AB3D88F" w14:textId="1DEC303A" w:rsidR="00A009C6" w:rsidRDefault="00A009C6" w:rsidP="00802EF3">
      <w:pPr>
        <w:pStyle w:val="ListParagraph"/>
        <w:numPr>
          <w:ilvl w:val="0"/>
          <w:numId w:val="5"/>
        </w:numPr>
        <w:spacing w:line="360" w:lineRule="auto"/>
      </w:pPr>
      <w:r>
        <w:t>The completed Instance 1</w:t>
      </w:r>
      <w:r w:rsidR="004418F7">
        <w:t>(Child)</w:t>
      </w:r>
      <w:r>
        <w:t xml:space="preserve"> will move to ‘Collect</w:t>
      </w:r>
      <w:r w:rsidR="004418F7">
        <w:t xml:space="preserve"> 1</w:t>
      </w:r>
      <w:r>
        <w:t>’ queue</w:t>
      </w:r>
      <w:r w:rsidR="004418F7">
        <w:t xml:space="preserve"> or get combined with the Instance 2 (Parent WI)</w:t>
      </w:r>
    </w:p>
    <w:p w14:paraId="3BA76B17" w14:textId="77777777" w:rsidR="00A009C6" w:rsidRDefault="00A009C6" w:rsidP="00A009C6">
      <w:pPr>
        <w:spacing w:line="360" w:lineRule="auto"/>
      </w:pPr>
    </w:p>
    <w:p w14:paraId="6C45B825" w14:textId="3CB7859C" w:rsidR="00A009C6" w:rsidRDefault="00A009C6" w:rsidP="00A009C6">
      <w:pPr>
        <w:spacing w:line="360" w:lineRule="auto"/>
      </w:pPr>
      <w:r>
        <w:t xml:space="preserve">The WI will route as: </w:t>
      </w:r>
    </w:p>
    <w:tbl>
      <w:tblPr>
        <w:tblStyle w:val="TableGrid"/>
        <w:tblW w:w="0" w:type="auto"/>
        <w:tblLook w:val="04A0" w:firstRow="1" w:lastRow="0" w:firstColumn="1" w:lastColumn="0" w:noHBand="0" w:noVBand="1"/>
      </w:tblPr>
      <w:tblGrid>
        <w:gridCol w:w="3005"/>
        <w:gridCol w:w="3005"/>
        <w:gridCol w:w="3006"/>
      </w:tblGrid>
      <w:tr w:rsidR="00A009C6" w14:paraId="105BCEEB" w14:textId="77777777" w:rsidTr="00A009C6">
        <w:tc>
          <w:tcPr>
            <w:tcW w:w="3005" w:type="dxa"/>
          </w:tcPr>
          <w:p w14:paraId="6864AF04" w14:textId="463C8353" w:rsidR="00A009C6" w:rsidRPr="00CF3E57" w:rsidRDefault="000125B0" w:rsidP="00A009C6">
            <w:pPr>
              <w:spacing w:line="360" w:lineRule="auto"/>
              <w:rPr>
                <w:b/>
                <w:bCs/>
              </w:rPr>
            </w:pPr>
            <w:r w:rsidRPr="00CF3E57">
              <w:rPr>
                <w:b/>
                <w:bCs/>
              </w:rPr>
              <w:t>Decision</w:t>
            </w:r>
          </w:p>
        </w:tc>
        <w:tc>
          <w:tcPr>
            <w:tcW w:w="3005" w:type="dxa"/>
          </w:tcPr>
          <w:p w14:paraId="799B0FE1" w14:textId="5904B464" w:rsidR="00A009C6" w:rsidRPr="00CF3E57" w:rsidRDefault="000125B0" w:rsidP="00A009C6">
            <w:pPr>
              <w:spacing w:line="360" w:lineRule="auto"/>
              <w:rPr>
                <w:b/>
                <w:bCs/>
              </w:rPr>
            </w:pPr>
            <w:r w:rsidRPr="00CF3E57">
              <w:rPr>
                <w:b/>
                <w:bCs/>
              </w:rPr>
              <w:t>Condition</w:t>
            </w:r>
          </w:p>
        </w:tc>
        <w:tc>
          <w:tcPr>
            <w:tcW w:w="3006" w:type="dxa"/>
          </w:tcPr>
          <w:p w14:paraId="4CBD2C5D" w14:textId="67BC4D24" w:rsidR="00A009C6" w:rsidRPr="00CF3E57" w:rsidRDefault="000125B0" w:rsidP="00A009C6">
            <w:pPr>
              <w:spacing w:line="360" w:lineRule="auto"/>
              <w:rPr>
                <w:b/>
                <w:bCs/>
              </w:rPr>
            </w:pPr>
            <w:r w:rsidRPr="00CF3E57">
              <w:rPr>
                <w:b/>
                <w:bCs/>
              </w:rPr>
              <w:t xml:space="preserve">WI moves to </w:t>
            </w:r>
          </w:p>
        </w:tc>
      </w:tr>
      <w:tr w:rsidR="00A009C6" w14:paraId="21AC5815" w14:textId="77777777" w:rsidTr="00A009C6">
        <w:tc>
          <w:tcPr>
            <w:tcW w:w="3005" w:type="dxa"/>
          </w:tcPr>
          <w:p w14:paraId="2D1DCCC3" w14:textId="63A133A0" w:rsidR="00A009C6" w:rsidRDefault="000125B0" w:rsidP="00A009C6">
            <w:pPr>
              <w:spacing w:line="360" w:lineRule="auto"/>
            </w:pPr>
            <w:r>
              <w:t>Success</w:t>
            </w:r>
          </w:p>
        </w:tc>
        <w:tc>
          <w:tcPr>
            <w:tcW w:w="3005" w:type="dxa"/>
          </w:tcPr>
          <w:p w14:paraId="6B4521F0" w14:textId="4C33CF31" w:rsidR="00A009C6" w:rsidRDefault="000125B0" w:rsidP="00A009C6">
            <w:pPr>
              <w:spacing w:line="360" w:lineRule="auto"/>
            </w:pPr>
            <w:r>
              <w:t xml:space="preserve">Doc Stamping done </w:t>
            </w:r>
          </w:p>
        </w:tc>
        <w:tc>
          <w:tcPr>
            <w:tcW w:w="3006" w:type="dxa"/>
          </w:tcPr>
          <w:p w14:paraId="5633F0DE" w14:textId="5C48B440" w:rsidR="00A009C6" w:rsidRDefault="00863A25" w:rsidP="00A009C6">
            <w:pPr>
              <w:spacing w:line="360" w:lineRule="auto"/>
            </w:pPr>
            <w:r>
              <w:t xml:space="preserve">Collect </w:t>
            </w:r>
            <w:r w:rsidR="004418F7">
              <w:t xml:space="preserve">1 or Combine with Parent </w:t>
            </w:r>
          </w:p>
        </w:tc>
      </w:tr>
      <w:tr w:rsidR="00A009C6" w14:paraId="08233CDB" w14:textId="77777777" w:rsidTr="00A009C6">
        <w:tc>
          <w:tcPr>
            <w:tcW w:w="3005" w:type="dxa"/>
          </w:tcPr>
          <w:p w14:paraId="6BBBD287" w14:textId="27F9FE09" w:rsidR="00A009C6" w:rsidRDefault="00863A25" w:rsidP="00A009C6">
            <w:pPr>
              <w:spacing w:line="360" w:lineRule="auto"/>
            </w:pPr>
            <w:r w:rsidRPr="00C91F4E">
              <w:t>Failure</w:t>
            </w:r>
            <w:r>
              <w:t xml:space="preserve"> </w:t>
            </w:r>
          </w:p>
        </w:tc>
        <w:tc>
          <w:tcPr>
            <w:tcW w:w="3005" w:type="dxa"/>
          </w:tcPr>
          <w:p w14:paraId="1F886807" w14:textId="5235FBCB" w:rsidR="00A009C6" w:rsidRDefault="00C91F4E" w:rsidP="00A009C6">
            <w:pPr>
              <w:spacing w:line="360" w:lineRule="auto"/>
            </w:pPr>
            <w:r>
              <w:t>Error while stamping docs</w:t>
            </w:r>
          </w:p>
        </w:tc>
        <w:tc>
          <w:tcPr>
            <w:tcW w:w="3006" w:type="dxa"/>
          </w:tcPr>
          <w:p w14:paraId="4F0B8612" w14:textId="0D055660" w:rsidR="00A009C6" w:rsidRDefault="00C91F4E" w:rsidP="00A009C6">
            <w:pPr>
              <w:spacing w:line="360" w:lineRule="auto"/>
            </w:pPr>
            <w:r>
              <w:t>Integration Error Handling</w:t>
            </w:r>
          </w:p>
        </w:tc>
      </w:tr>
    </w:tbl>
    <w:p w14:paraId="12888512" w14:textId="77777777" w:rsidR="00A009C6" w:rsidRPr="003734CB" w:rsidRDefault="00A009C6" w:rsidP="00A009C6">
      <w:pPr>
        <w:spacing w:line="360" w:lineRule="auto"/>
      </w:pPr>
    </w:p>
    <w:p w14:paraId="04B49FFF" w14:textId="4014F298" w:rsidR="00C96E54" w:rsidRDefault="00C96E54" w:rsidP="00C96E54">
      <w:pPr>
        <w:pStyle w:val="Heading6"/>
        <w:numPr>
          <w:ilvl w:val="5"/>
          <w:numId w:val="2"/>
        </w:numPr>
      </w:pPr>
      <w:r>
        <w:t>Access Details</w:t>
      </w:r>
    </w:p>
    <w:p w14:paraId="12EEF38F" w14:textId="77777777" w:rsidR="00C96E54" w:rsidRDefault="00C96E54" w:rsidP="00C96E54"/>
    <w:p w14:paraId="1DD9D356" w14:textId="77777777" w:rsidR="00C96E54" w:rsidRPr="00C96E54" w:rsidRDefault="00C96E54" w:rsidP="00C96E54"/>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C96E54" w:rsidRPr="009B444E" w14:paraId="700D9ECF" w14:textId="77777777" w:rsidTr="003206E8">
        <w:tc>
          <w:tcPr>
            <w:tcW w:w="3681" w:type="dxa"/>
          </w:tcPr>
          <w:p w14:paraId="1B37E227" w14:textId="77777777" w:rsidR="00C96E54" w:rsidRPr="009B444E" w:rsidRDefault="00C96E54" w:rsidP="003206E8">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49EBA45F" w14:textId="5C838672" w:rsidR="00C96E54" w:rsidRPr="009B444E" w:rsidRDefault="00C96E54" w:rsidP="003206E8">
            <w:pPr>
              <w:pStyle w:val="ListParagraph"/>
              <w:spacing w:line="360" w:lineRule="auto"/>
              <w:ind w:left="43"/>
              <w:jc w:val="both"/>
              <w:rPr>
                <w:rFonts w:eastAsia="Calibri" w:cs="Arial"/>
                <w:szCs w:val="24"/>
              </w:rPr>
            </w:pPr>
            <w:r w:rsidRPr="009B444E">
              <w:rPr>
                <w:rFonts w:eastAsia="Calibri" w:cs="Arial"/>
                <w:szCs w:val="24"/>
              </w:rPr>
              <w:t xml:space="preserve">The </w:t>
            </w:r>
            <w:r w:rsidR="0068148C">
              <w:rPr>
                <w:rFonts w:eastAsia="Calibri" w:cs="Arial"/>
                <w:szCs w:val="24"/>
              </w:rPr>
              <w:t xml:space="preserve">system </w:t>
            </w:r>
            <w:r w:rsidRPr="009B444E">
              <w:rPr>
                <w:rFonts w:eastAsia="Calibri" w:cs="Arial"/>
                <w:szCs w:val="24"/>
              </w:rPr>
              <w:t xml:space="preserve">queue will be accessed by </w:t>
            </w:r>
            <w:r>
              <w:rPr>
                <w:rFonts w:eastAsia="Calibri" w:cs="Arial"/>
                <w:szCs w:val="24"/>
              </w:rPr>
              <w:t xml:space="preserve">users added to the </w:t>
            </w:r>
            <w:r w:rsidR="0068148C">
              <w:rPr>
                <w:rFonts w:eastAsia="Calibri" w:cs="Arial"/>
                <w:szCs w:val="24"/>
              </w:rPr>
              <w:t>Query</w:t>
            </w:r>
            <w:r>
              <w:rPr>
                <w:rFonts w:eastAsia="Calibri" w:cs="Arial"/>
                <w:szCs w:val="24"/>
              </w:rPr>
              <w:t xml:space="preserve"> group. </w:t>
            </w:r>
          </w:p>
        </w:tc>
      </w:tr>
      <w:tr w:rsidR="00C96E54" w:rsidRPr="009B444E" w14:paraId="57CDA021" w14:textId="77777777" w:rsidTr="003206E8">
        <w:tc>
          <w:tcPr>
            <w:tcW w:w="3681" w:type="dxa"/>
          </w:tcPr>
          <w:p w14:paraId="55926448" w14:textId="77777777" w:rsidR="00C96E54" w:rsidRPr="009B444E" w:rsidRDefault="00C96E54" w:rsidP="003206E8">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6C1E0C60" w14:textId="77777777" w:rsidR="00C96E54" w:rsidRPr="009B444E" w:rsidRDefault="00C96E54" w:rsidP="003206E8">
            <w:pPr>
              <w:pStyle w:val="ListParagraph"/>
              <w:spacing w:line="360" w:lineRule="auto"/>
              <w:ind w:left="0"/>
              <w:jc w:val="both"/>
              <w:rPr>
                <w:rFonts w:eastAsia="Calibri" w:cs="Arial"/>
                <w:szCs w:val="24"/>
              </w:rPr>
            </w:pPr>
            <w:r>
              <w:rPr>
                <w:rFonts w:eastAsia="Calibri" w:cs="Arial"/>
                <w:szCs w:val="24"/>
              </w:rPr>
              <w:t>NA</w:t>
            </w:r>
          </w:p>
        </w:tc>
      </w:tr>
      <w:tr w:rsidR="00C96E54" w:rsidRPr="009B444E" w14:paraId="42650708" w14:textId="77777777" w:rsidTr="003206E8">
        <w:tc>
          <w:tcPr>
            <w:tcW w:w="3681" w:type="dxa"/>
          </w:tcPr>
          <w:p w14:paraId="06850981" w14:textId="77777777" w:rsidR="00C96E54" w:rsidRPr="009B444E" w:rsidRDefault="00C96E54" w:rsidP="003206E8">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38CA427A" w14:textId="77777777" w:rsidR="00C96E54" w:rsidRPr="009B444E" w:rsidRDefault="00C96E54" w:rsidP="003206E8">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C96E54" w:rsidRPr="009B444E" w14:paraId="1FE17739" w14:textId="77777777" w:rsidTr="003206E8">
        <w:tc>
          <w:tcPr>
            <w:tcW w:w="3681" w:type="dxa"/>
          </w:tcPr>
          <w:p w14:paraId="38CB8709" w14:textId="77777777" w:rsidR="00C96E54" w:rsidRPr="009B444E" w:rsidRDefault="00C96E54" w:rsidP="003206E8">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730848E5" w14:textId="77777777" w:rsidR="00C96E54" w:rsidRPr="009B444E" w:rsidRDefault="00C96E54" w:rsidP="003206E8">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C96E54" w:rsidRPr="009B444E" w14:paraId="63924079" w14:textId="77777777" w:rsidTr="003206E8">
        <w:tc>
          <w:tcPr>
            <w:tcW w:w="3681" w:type="dxa"/>
          </w:tcPr>
          <w:p w14:paraId="27A78D44" w14:textId="77777777" w:rsidR="00C96E54" w:rsidRPr="009B444E" w:rsidRDefault="00C96E54" w:rsidP="003206E8">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61E32F16" w14:textId="77777777" w:rsidR="00C96E54" w:rsidRPr="009B444E" w:rsidRDefault="00C96E54" w:rsidP="003206E8">
            <w:pPr>
              <w:pStyle w:val="ListParagraph"/>
              <w:spacing w:line="360" w:lineRule="auto"/>
              <w:ind w:left="0"/>
              <w:jc w:val="both"/>
              <w:rPr>
                <w:rFonts w:eastAsia="Calibri" w:cs="Arial"/>
                <w:szCs w:val="24"/>
              </w:rPr>
            </w:pPr>
            <w:r w:rsidRPr="009B444E">
              <w:rPr>
                <w:rFonts w:eastAsia="Calibri" w:cs="Arial"/>
                <w:szCs w:val="24"/>
              </w:rPr>
              <w:t>None</w:t>
            </w:r>
          </w:p>
        </w:tc>
      </w:tr>
    </w:tbl>
    <w:p w14:paraId="503B6D40" w14:textId="77777777" w:rsidR="00823C28" w:rsidRDefault="00823C28" w:rsidP="00F72E43">
      <w:pPr>
        <w:spacing w:line="360" w:lineRule="auto"/>
      </w:pPr>
    </w:p>
    <w:p w14:paraId="242FA1FF" w14:textId="77777777" w:rsidR="00FE5AF2" w:rsidRDefault="00FE5AF2" w:rsidP="00F72E43">
      <w:pPr>
        <w:spacing w:line="360" w:lineRule="auto"/>
      </w:pPr>
    </w:p>
    <w:p w14:paraId="0993E268" w14:textId="77777777" w:rsidR="008E59CE" w:rsidRDefault="008E59CE" w:rsidP="00F72E43">
      <w:pPr>
        <w:spacing w:line="360" w:lineRule="auto"/>
      </w:pPr>
    </w:p>
    <w:p w14:paraId="7B31C9BA" w14:textId="77777777" w:rsidR="008E59CE" w:rsidRDefault="008E59CE" w:rsidP="00F72E43">
      <w:pPr>
        <w:spacing w:line="360" w:lineRule="auto"/>
      </w:pPr>
    </w:p>
    <w:p w14:paraId="7C8252B5" w14:textId="77777777" w:rsidR="008E59CE" w:rsidRDefault="008E59CE" w:rsidP="00F72E43">
      <w:pPr>
        <w:spacing w:line="360" w:lineRule="auto"/>
      </w:pPr>
    </w:p>
    <w:p w14:paraId="14664BE4" w14:textId="77777777" w:rsidR="008E59CE" w:rsidRDefault="008E59CE" w:rsidP="00F72E43">
      <w:pPr>
        <w:spacing w:line="360" w:lineRule="auto"/>
      </w:pPr>
    </w:p>
    <w:p w14:paraId="6D44BC35" w14:textId="77777777" w:rsidR="008E59CE" w:rsidRDefault="008E59CE" w:rsidP="00F72E43">
      <w:pPr>
        <w:spacing w:line="360" w:lineRule="auto"/>
      </w:pPr>
    </w:p>
    <w:p w14:paraId="57191328" w14:textId="77777777" w:rsidR="008E59CE" w:rsidRDefault="008E59CE" w:rsidP="00F72E43">
      <w:pPr>
        <w:spacing w:line="360" w:lineRule="auto"/>
      </w:pPr>
    </w:p>
    <w:p w14:paraId="4ED1A71F" w14:textId="77777777" w:rsidR="008E59CE" w:rsidRDefault="008E59CE" w:rsidP="00F72E43">
      <w:pPr>
        <w:spacing w:line="360" w:lineRule="auto"/>
      </w:pPr>
    </w:p>
    <w:p w14:paraId="4AA27C78" w14:textId="77777777" w:rsidR="00147F3F" w:rsidRDefault="00147F3F" w:rsidP="00F72E43">
      <w:pPr>
        <w:spacing w:line="360" w:lineRule="auto"/>
      </w:pPr>
    </w:p>
    <w:p w14:paraId="6EF23A49" w14:textId="75164912" w:rsidR="000B0A51" w:rsidRDefault="000B0A51" w:rsidP="000B0A51">
      <w:pPr>
        <w:pStyle w:val="Heading3"/>
        <w:numPr>
          <w:ilvl w:val="2"/>
          <w:numId w:val="2"/>
        </w:numPr>
      </w:pPr>
      <w:bookmarkStart w:id="52" w:name="_Toc206760627"/>
      <w:r>
        <w:t xml:space="preserve">Instance 2 </w:t>
      </w:r>
      <w:r w:rsidR="002F6CFD">
        <w:t>(Parent WI)</w:t>
      </w:r>
      <w:bookmarkEnd w:id="52"/>
    </w:p>
    <w:p w14:paraId="54D1A062" w14:textId="6AA342C8" w:rsidR="00800782" w:rsidRDefault="00800782" w:rsidP="00802EF3">
      <w:pPr>
        <w:pStyle w:val="ListParagraph"/>
        <w:numPr>
          <w:ilvl w:val="0"/>
          <w:numId w:val="5"/>
        </w:numPr>
        <w:spacing w:line="360" w:lineRule="auto"/>
      </w:pPr>
      <w:r>
        <w:t>The Second Instance</w:t>
      </w:r>
      <w:r w:rsidR="00202BF4">
        <w:t xml:space="preserve"> (Parent WI)</w:t>
      </w:r>
      <w:r>
        <w:t xml:space="preserve"> will always check for the condition below</w:t>
      </w:r>
      <w:r w:rsidR="00202BF4">
        <w:t xml:space="preserve"> after PB Credit Checker or Pending Clearance has approved the WI</w:t>
      </w:r>
      <w:r>
        <w:t>:</w:t>
      </w:r>
    </w:p>
    <w:p w14:paraId="4BE1CFD3" w14:textId="466426B0" w:rsidR="00800782" w:rsidRDefault="00800782" w:rsidP="002543AD">
      <w:pPr>
        <w:pStyle w:val="ListParagraph"/>
        <w:numPr>
          <w:ilvl w:val="0"/>
          <w:numId w:val="25"/>
        </w:numPr>
        <w:spacing w:line="360" w:lineRule="auto"/>
      </w:pPr>
      <w:r>
        <w:t xml:space="preserve">If </w:t>
      </w:r>
      <w:r w:rsidR="008E59CE">
        <w:rPr>
          <w:b/>
          <w:bCs/>
        </w:rPr>
        <w:t>Request Type = Non STP</w:t>
      </w:r>
      <w:r w:rsidR="003E695E">
        <w:t>, then the</w:t>
      </w:r>
      <w:r w:rsidR="00437C1D">
        <w:t xml:space="preserve"> main</w:t>
      </w:r>
      <w:r w:rsidR="003E695E">
        <w:t xml:space="preserve"> Instance</w:t>
      </w:r>
      <w:r w:rsidR="00437C1D">
        <w:t xml:space="preserve"> (Parent)</w:t>
      </w:r>
      <w:r w:rsidR="003E695E">
        <w:t xml:space="preserve"> will move to ‘Awaiting Original Validation’ queue. </w:t>
      </w:r>
    </w:p>
    <w:p w14:paraId="61934DAB" w14:textId="4C3AE80B" w:rsidR="003E695E" w:rsidRDefault="003E695E" w:rsidP="002543AD">
      <w:pPr>
        <w:pStyle w:val="ListParagraph"/>
        <w:numPr>
          <w:ilvl w:val="0"/>
          <w:numId w:val="25"/>
        </w:numPr>
        <w:spacing w:line="360" w:lineRule="auto"/>
      </w:pPr>
      <w:r>
        <w:t xml:space="preserve">If </w:t>
      </w:r>
      <w:r w:rsidR="008E59CE">
        <w:rPr>
          <w:b/>
          <w:bCs/>
        </w:rPr>
        <w:t>Request Type = STP,</w:t>
      </w:r>
      <w:r>
        <w:t xml:space="preserve"> in the WI, then the </w:t>
      </w:r>
      <w:r w:rsidR="00437C1D">
        <w:t xml:space="preserve">main Instance (Parent) </w:t>
      </w:r>
      <w:r>
        <w:t xml:space="preserve">will move to ‘Cons Doc Check’ queue. </w:t>
      </w:r>
    </w:p>
    <w:p w14:paraId="3D394126" w14:textId="08ACEF81" w:rsidR="00437C1D" w:rsidRDefault="00437C1D" w:rsidP="002543AD">
      <w:pPr>
        <w:pStyle w:val="ListParagraph"/>
        <w:numPr>
          <w:ilvl w:val="0"/>
          <w:numId w:val="25"/>
        </w:numPr>
        <w:spacing w:line="360" w:lineRule="auto"/>
      </w:pPr>
      <w:r>
        <w:t xml:space="preserve">If </w:t>
      </w:r>
      <w:r>
        <w:rPr>
          <w:b/>
          <w:bCs/>
        </w:rPr>
        <w:t xml:space="preserve">Sub-Product = Reschedule Collections, </w:t>
      </w:r>
      <w:r>
        <w:t xml:space="preserve">then the main Instance (Parent) will move to ‘Awaiting Docs’ queue. </w:t>
      </w:r>
    </w:p>
    <w:p w14:paraId="1F8F4095" w14:textId="4E9293C8" w:rsidR="003E695E" w:rsidRDefault="003E695E" w:rsidP="003E695E">
      <w:pPr>
        <w:spacing w:line="360" w:lineRule="auto"/>
      </w:pPr>
    </w:p>
    <w:p w14:paraId="4C2216F6" w14:textId="1B58659B" w:rsidR="003E695E" w:rsidRDefault="003E695E" w:rsidP="003E695E">
      <w:pPr>
        <w:pStyle w:val="Heading4"/>
        <w:numPr>
          <w:ilvl w:val="3"/>
          <w:numId w:val="2"/>
        </w:numPr>
      </w:pPr>
      <w:r>
        <w:t xml:space="preserve">If </w:t>
      </w:r>
      <w:r w:rsidR="008E59CE">
        <w:t>Request Type</w:t>
      </w:r>
      <w:r>
        <w:t xml:space="preserve"> –</w:t>
      </w:r>
      <w:r w:rsidR="00E01ED2">
        <w:t xml:space="preserve"> Non</w:t>
      </w:r>
      <w:r>
        <w:t xml:space="preserve"> STP </w:t>
      </w:r>
    </w:p>
    <w:p w14:paraId="39EB3096" w14:textId="77777777" w:rsidR="003E695E" w:rsidRDefault="003E695E" w:rsidP="003E695E"/>
    <w:p w14:paraId="1FED54A9" w14:textId="0FECB78A" w:rsidR="003E695E" w:rsidRDefault="00565E3B" w:rsidP="00802EF3">
      <w:pPr>
        <w:pStyle w:val="ListParagraph"/>
        <w:numPr>
          <w:ilvl w:val="0"/>
          <w:numId w:val="5"/>
        </w:numPr>
        <w:spacing w:line="360" w:lineRule="auto"/>
      </w:pPr>
      <w:r>
        <w:t xml:space="preserve">For </w:t>
      </w:r>
      <w:r w:rsidR="00E01ED2">
        <w:t xml:space="preserve">Non </w:t>
      </w:r>
      <w:r>
        <w:t xml:space="preserve">STP case, the Instance 2 will move to Awaiting Original Validation flow first and then to Cons Doc Check. </w:t>
      </w:r>
    </w:p>
    <w:p w14:paraId="50FE1404" w14:textId="77777777" w:rsidR="00565E3B" w:rsidRDefault="00565E3B" w:rsidP="00565E3B">
      <w:pPr>
        <w:spacing w:line="360" w:lineRule="auto"/>
      </w:pPr>
    </w:p>
    <w:p w14:paraId="4A1939AD" w14:textId="658B5B1F" w:rsidR="00565E3B" w:rsidRDefault="00565E3B" w:rsidP="00565E3B">
      <w:pPr>
        <w:pStyle w:val="Heading5"/>
        <w:numPr>
          <w:ilvl w:val="4"/>
          <w:numId w:val="2"/>
        </w:numPr>
      </w:pPr>
      <w:r>
        <w:lastRenderedPageBreak/>
        <w:t xml:space="preserve">Awaiting </w:t>
      </w:r>
      <w:r w:rsidR="004C4D7B">
        <w:t>Original Validation</w:t>
      </w:r>
    </w:p>
    <w:p w14:paraId="0310DD8C" w14:textId="77777777" w:rsidR="00565E3B" w:rsidRDefault="00565E3B" w:rsidP="00565E3B"/>
    <w:p w14:paraId="64474721" w14:textId="02717CE9" w:rsidR="00565E3B" w:rsidRDefault="00565E3B" w:rsidP="00565E3B">
      <w:pPr>
        <w:pStyle w:val="Heading6"/>
        <w:numPr>
          <w:ilvl w:val="5"/>
          <w:numId w:val="2"/>
        </w:numPr>
      </w:pPr>
      <w:r>
        <w:t>Description</w:t>
      </w:r>
    </w:p>
    <w:p w14:paraId="436FC4D6" w14:textId="77777777" w:rsidR="00565E3B" w:rsidRDefault="00565E3B" w:rsidP="00565E3B"/>
    <w:p w14:paraId="54C06BD9" w14:textId="6CB72C00" w:rsidR="00565E3B" w:rsidRDefault="00565E3B" w:rsidP="00802EF3">
      <w:pPr>
        <w:pStyle w:val="ListParagraph"/>
        <w:numPr>
          <w:ilvl w:val="0"/>
          <w:numId w:val="5"/>
        </w:numPr>
        <w:spacing w:line="360" w:lineRule="auto"/>
      </w:pPr>
      <w:r>
        <w:t xml:space="preserve">This will be a user queue. i.e., the users will have access to this queue. </w:t>
      </w:r>
    </w:p>
    <w:p w14:paraId="7D226547" w14:textId="0B349341" w:rsidR="008D543E" w:rsidRDefault="001F47A1" w:rsidP="00802EF3">
      <w:pPr>
        <w:pStyle w:val="ListParagraph"/>
        <w:numPr>
          <w:ilvl w:val="0"/>
          <w:numId w:val="5"/>
        </w:numPr>
        <w:spacing w:line="360" w:lineRule="auto"/>
      </w:pPr>
      <w:r>
        <w:t>The WI will route to this queue based on the conditions below:</w:t>
      </w:r>
    </w:p>
    <w:p w14:paraId="12BD05A8" w14:textId="51C14339" w:rsidR="001F47A1" w:rsidRDefault="00601972" w:rsidP="002543AD">
      <w:pPr>
        <w:pStyle w:val="ListParagraph"/>
        <w:numPr>
          <w:ilvl w:val="0"/>
          <w:numId w:val="26"/>
        </w:numPr>
        <w:spacing w:line="360" w:lineRule="auto"/>
      </w:pPr>
      <w:r>
        <w:t xml:space="preserve">The </w:t>
      </w:r>
      <w:r w:rsidR="00945485">
        <w:t>Parent</w:t>
      </w:r>
      <w:r>
        <w:t xml:space="preserve"> WI will route to this queue if </w:t>
      </w:r>
      <w:r w:rsidR="008E59CE">
        <w:t xml:space="preserve">Request Type </w:t>
      </w:r>
      <w:r w:rsidR="00B27D40">
        <w:t xml:space="preserve">is </w:t>
      </w:r>
      <w:r w:rsidR="008E59CE">
        <w:t>Non STP</w:t>
      </w:r>
      <w:r>
        <w:t xml:space="preserve">. </w:t>
      </w:r>
    </w:p>
    <w:p w14:paraId="238A29EC" w14:textId="23781C1A" w:rsidR="00601972" w:rsidRDefault="00601972" w:rsidP="00802EF3">
      <w:pPr>
        <w:pStyle w:val="ListParagraph"/>
        <w:numPr>
          <w:ilvl w:val="0"/>
          <w:numId w:val="5"/>
        </w:numPr>
        <w:spacing w:line="360" w:lineRule="auto"/>
      </w:pPr>
      <w:r>
        <w:t xml:space="preserve">The user will open the WI </w:t>
      </w:r>
      <w:r w:rsidR="0049580E">
        <w:t xml:space="preserve">and review it. </w:t>
      </w:r>
    </w:p>
    <w:p w14:paraId="55D4A8F3" w14:textId="047658FC" w:rsidR="0049580E" w:rsidRDefault="0049580E" w:rsidP="00802EF3">
      <w:pPr>
        <w:pStyle w:val="ListParagraph"/>
        <w:numPr>
          <w:ilvl w:val="0"/>
          <w:numId w:val="5"/>
        </w:numPr>
        <w:spacing w:line="360" w:lineRule="auto"/>
      </w:pPr>
      <w:r>
        <w:t xml:space="preserve">The user will </w:t>
      </w:r>
      <w:r w:rsidR="00C809AE">
        <w:t xml:space="preserve">be collecting the originals from the customer and will upload it in the WI. </w:t>
      </w:r>
    </w:p>
    <w:p w14:paraId="4DD31093" w14:textId="62ADF66E" w:rsidR="00885CDE" w:rsidRDefault="00885CDE" w:rsidP="00424F37">
      <w:pPr>
        <w:pStyle w:val="ListParagraph"/>
        <w:numPr>
          <w:ilvl w:val="0"/>
          <w:numId w:val="5"/>
        </w:numPr>
        <w:spacing w:line="360" w:lineRule="auto"/>
      </w:pPr>
      <w:r>
        <w:t xml:space="preserve">For </w:t>
      </w:r>
      <w:r w:rsidR="001D006F" w:rsidRPr="001D006F">
        <w:rPr>
          <w:b/>
          <w:bCs/>
        </w:rPr>
        <w:t>T</w:t>
      </w:r>
      <w:r w:rsidRPr="001D006F">
        <w:rPr>
          <w:b/>
          <w:bCs/>
        </w:rPr>
        <w:t xml:space="preserve">akeover </w:t>
      </w:r>
      <w:r w:rsidR="001D006F">
        <w:rPr>
          <w:b/>
          <w:bCs/>
        </w:rPr>
        <w:t>L</w:t>
      </w:r>
      <w:r w:rsidRPr="001D006F">
        <w:rPr>
          <w:b/>
          <w:bCs/>
        </w:rPr>
        <w:t>oans</w:t>
      </w:r>
      <w:r>
        <w:t xml:space="preserve">, the user can select if </w:t>
      </w:r>
      <w:r w:rsidRPr="008C57A7">
        <w:rPr>
          <w:b/>
          <w:bCs/>
        </w:rPr>
        <w:t>LC attached is Yes or No</w:t>
      </w:r>
      <w:r>
        <w:t>.</w:t>
      </w:r>
      <w:r w:rsidR="00424F37">
        <w:t xml:space="preserve"> (A Radio Button). If selected, then it will be mandatory for the user to upload ‘</w:t>
      </w:r>
      <w:r w:rsidR="00424F37" w:rsidRPr="00424F37">
        <w:rPr>
          <w:b/>
          <w:bCs/>
        </w:rPr>
        <w:t>Liability Certificate’</w:t>
      </w:r>
      <w:r w:rsidR="00424F37">
        <w:t xml:space="preserve"> Doc Type in the WI. If not uploaded during submission of WI, system will throw error. In this case, either the user will have to upload the document or un-select the ‘</w:t>
      </w:r>
      <w:r w:rsidR="00424F37" w:rsidRPr="00424F37">
        <w:rPr>
          <w:b/>
          <w:bCs/>
        </w:rPr>
        <w:t>LC Attached’</w:t>
      </w:r>
      <w:r w:rsidR="00424F37">
        <w:t xml:space="preserve"> flag. </w:t>
      </w:r>
      <w:r>
        <w:t xml:space="preserve"> </w:t>
      </w:r>
    </w:p>
    <w:p w14:paraId="2C68DC2A" w14:textId="411F43C9" w:rsidR="00885CDE" w:rsidRDefault="00424F37" w:rsidP="00474817">
      <w:pPr>
        <w:pStyle w:val="ListParagraph"/>
        <w:numPr>
          <w:ilvl w:val="0"/>
          <w:numId w:val="5"/>
        </w:numPr>
        <w:spacing w:line="360" w:lineRule="auto"/>
      </w:pPr>
      <w:r>
        <w:t xml:space="preserve">Similarly, </w:t>
      </w:r>
      <w:r w:rsidR="00885CDE" w:rsidRPr="001D006F">
        <w:rPr>
          <w:b/>
          <w:bCs/>
        </w:rPr>
        <w:t xml:space="preserve">For </w:t>
      </w:r>
      <w:r w:rsidR="00842EEB" w:rsidRPr="001D006F">
        <w:rPr>
          <w:b/>
          <w:bCs/>
        </w:rPr>
        <w:t>New Loans</w:t>
      </w:r>
      <w:r w:rsidR="001D006F" w:rsidRPr="001D006F">
        <w:rPr>
          <w:b/>
          <w:bCs/>
        </w:rPr>
        <w:t>(Primary or Secondary Bank LC)</w:t>
      </w:r>
      <w:r w:rsidR="00885CDE">
        <w:t xml:space="preserve">, then user </w:t>
      </w:r>
      <w:r w:rsidR="001D006F">
        <w:t>can</w:t>
      </w:r>
      <w:r w:rsidR="00885CDE">
        <w:t xml:space="preserve"> select if </w:t>
      </w:r>
      <w:r w:rsidR="00885CDE" w:rsidRPr="00FA00C7">
        <w:rPr>
          <w:b/>
          <w:bCs/>
        </w:rPr>
        <w:t>STL attached is Yes or No</w:t>
      </w:r>
      <w:r w:rsidR="00885CDE">
        <w:t>.</w:t>
      </w:r>
      <w:r>
        <w:t xml:space="preserve"> (A Radio Button). If selected, then it will be mandatory for the user to upload ‘</w:t>
      </w:r>
      <w:r>
        <w:rPr>
          <w:b/>
          <w:bCs/>
        </w:rPr>
        <w:t>Salary Transfer Letter</w:t>
      </w:r>
      <w:r w:rsidRPr="00424F37">
        <w:rPr>
          <w:b/>
          <w:bCs/>
        </w:rPr>
        <w:t>’</w:t>
      </w:r>
      <w:r>
        <w:t xml:space="preserve"> Doc Type in the WI. If not uploaded during submission of WI, system will throw error. In this case, either the user will have to upload the document or un-select the ‘</w:t>
      </w:r>
      <w:r w:rsidR="00474817">
        <w:rPr>
          <w:b/>
          <w:bCs/>
        </w:rPr>
        <w:t>STL</w:t>
      </w:r>
      <w:r w:rsidRPr="00424F37">
        <w:rPr>
          <w:b/>
          <w:bCs/>
        </w:rPr>
        <w:t xml:space="preserve"> Attached’</w:t>
      </w:r>
      <w:r>
        <w:t xml:space="preserve"> flag.  </w:t>
      </w:r>
    </w:p>
    <w:p w14:paraId="7F46C980" w14:textId="6D86D42B" w:rsidR="00C809AE" w:rsidRDefault="00C809AE" w:rsidP="00802EF3">
      <w:pPr>
        <w:pStyle w:val="ListParagraph"/>
        <w:numPr>
          <w:ilvl w:val="0"/>
          <w:numId w:val="5"/>
        </w:numPr>
        <w:spacing w:line="360" w:lineRule="auto"/>
      </w:pPr>
      <w:r>
        <w:t>The user will have the following decisions:</w:t>
      </w:r>
    </w:p>
    <w:p w14:paraId="07354A7E" w14:textId="003C07EB" w:rsidR="00C809AE" w:rsidRDefault="00A607ED" w:rsidP="002543AD">
      <w:pPr>
        <w:pStyle w:val="ListParagraph"/>
        <w:numPr>
          <w:ilvl w:val="0"/>
          <w:numId w:val="26"/>
        </w:numPr>
        <w:spacing w:line="360" w:lineRule="auto"/>
      </w:pPr>
      <w:r>
        <w:rPr>
          <w:b/>
          <w:bCs/>
        </w:rPr>
        <w:t>S</w:t>
      </w:r>
      <w:r w:rsidR="00D83C5A">
        <w:rPr>
          <w:b/>
          <w:bCs/>
        </w:rPr>
        <w:t>end</w:t>
      </w:r>
      <w:r>
        <w:rPr>
          <w:b/>
          <w:bCs/>
        </w:rPr>
        <w:t xml:space="preserve"> to Checker</w:t>
      </w:r>
      <w:r w:rsidR="00C809AE" w:rsidRPr="00BE1140">
        <w:rPr>
          <w:b/>
          <w:bCs/>
        </w:rPr>
        <w:t>:</w:t>
      </w:r>
      <w:r w:rsidR="00C809AE">
        <w:t xml:space="preserve"> The user will take this decision if he wants to send the WI to the checker for further validation.</w:t>
      </w:r>
      <w:r w:rsidR="00BF34CF">
        <w:t xml:space="preserve"> This decision will only be applicable for branches. </w:t>
      </w:r>
      <w:r w:rsidR="00C809AE">
        <w:t xml:space="preserve"> </w:t>
      </w:r>
    </w:p>
    <w:p w14:paraId="0EB12BA6" w14:textId="07898333" w:rsidR="00C809AE" w:rsidRDefault="00BF34CF" w:rsidP="002543AD">
      <w:pPr>
        <w:pStyle w:val="ListParagraph"/>
        <w:numPr>
          <w:ilvl w:val="0"/>
          <w:numId w:val="26"/>
        </w:numPr>
        <w:spacing w:line="360" w:lineRule="auto"/>
      </w:pPr>
      <w:r>
        <w:rPr>
          <w:b/>
          <w:bCs/>
        </w:rPr>
        <w:t>Approve</w:t>
      </w:r>
      <w:r w:rsidR="00C809AE" w:rsidRPr="00BE1140">
        <w:rPr>
          <w:b/>
          <w:bCs/>
        </w:rPr>
        <w:t>:</w:t>
      </w:r>
      <w:r w:rsidR="00C809AE">
        <w:t xml:space="preserve"> The user will take this decision if he wants to send the WI to </w:t>
      </w:r>
      <w:r>
        <w:t xml:space="preserve">Cons Doc Check </w:t>
      </w:r>
      <w:r w:rsidR="00C809AE">
        <w:t xml:space="preserve">team for further actions. </w:t>
      </w:r>
      <w:r>
        <w:t xml:space="preserve">This decision will be applicable for both business and branches. </w:t>
      </w:r>
    </w:p>
    <w:p w14:paraId="61260B72" w14:textId="4B157083" w:rsidR="00C809AE" w:rsidRDefault="00C809AE" w:rsidP="002543AD">
      <w:pPr>
        <w:pStyle w:val="ListParagraph"/>
        <w:numPr>
          <w:ilvl w:val="0"/>
          <w:numId w:val="26"/>
        </w:numPr>
        <w:spacing w:line="360" w:lineRule="auto"/>
      </w:pPr>
      <w:r w:rsidRPr="00BE1140">
        <w:rPr>
          <w:b/>
          <w:bCs/>
        </w:rPr>
        <w:t>Return to Source:</w:t>
      </w:r>
      <w:r>
        <w:t xml:space="preserve"> The user will take this decision if he wants to send the WI back to the Introduction stage </w:t>
      </w:r>
      <w:r w:rsidR="00FA60A5">
        <w:t xml:space="preserve">for some amendments. </w:t>
      </w:r>
    </w:p>
    <w:p w14:paraId="1B2C62C2" w14:textId="54081F1B" w:rsidR="00C809AE" w:rsidRDefault="00C809AE" w:rsidP="002543AD">
      <w:pPr>
        <w:pStyle w:val="ListParagraph"/>
        <w:numPr>
          <w:ilvl w:val="0"/>
          <w:numId w:val="26"/>
        </w:numPr>
        <w:spacing w:line="360" w:lineRule="auto"/>
      </w:pPr>
      <w:r w:rsidRPr="00BE1140">
        <w:rPr>
          <w:b/>
          <w:bCs/>
        </w:rPr>
        <w:t>Reject:</w:t>
      </w:r>
      <w:r>
        <w:t xml:space="preserve"> </w:t>
      </w:r>
      <w:r w:rsidR="00FA60A5">
        <w:t>The user will take this decision if he wants to Reject the application. In this case, the user will select Reject Reasons from the below options:</w:t>
      </w:r>
    </w:p>
    <w:p w14:paraId="68823983" w14:textId="77777777" w:rsidR="00FA60A5" w:rsidRDefault="00FA60A5" w:rsidP="002543AD">
      <w:pPr>
        <w:pStyle w:val="ListParagraph"/>
        <w:numPr>
          <w:ilvl w:val="2"/>
          <w:numId w:val="26"/>
        </w:numPr>
        <w:spacing w:line="360" w:lineRule="auto"/>
      </w:pPr>
      <w:r>
        <w:t>Due to Internal Policy/Credibility</w:t>
      </w:r>
    </w:p>
    <w:p w14:paraId="0FD60404" w14:textId="6CCD2B0B" w:rsidR="00FA60A5" w:rsidRDefault="00FA60A5" w:rsidP="002543AD">
      <w:pPr>
        <w:pStyle w:val="ListParagraph"/>
        <w:numPr>
          <w:ilvl w:val="2"/>
          <w:numId w:val="26"/>
        </w:numPr>
        <w:spacing w:line="360" w:lineRule="auto"/>
      </w:pPr>
      <w:r>
        <w:lastRenderedPageBreak/>
        <w:t>As per Customer’s Request</w:t>
      </w:r>
    </w:p>
    <w:p w14:paraId="584D93C7" w14:textId="708E1877" w:rsidR="004C4184" w:rsidRDefault="004C4184" w:rsidP="00802EF3">
      <w:pPr>
        <w:pStyle w:val="ListParagraph"/>
        <w:numPr>
          <w:ilvl w:val="0"/>
          <w:numId w:val="5"/>
        </w:numPr>
        <w:spacing w:line="360" w:lineRule="auto"/>
      </w:pPr>
      <w:r>
        <w:t>If the WI is not processed from this queue for 30 days, i.e., the WI remains on this queue for more than 30 days, then the WI will</w:t>
      </w:r>
      <w:r w:rsidR="002402A9">
        <w:t xml:space="preserve"> be </w:t>
      </w:r>
      <w:r w:rsidR="00010DB0">
        <w:t>auto expired</w:t>
      </w:r>
      <w:r w:rsidR="002402A9">
        <w:t xml:space="preserve"> and will be considered as Rejected. This auto-expired WI will move to Sys Notify CPF to send notification to CPF for the rejection stage. </w:t>
      </w:r>
    </w:p>
    <w:p w14:paraId="171444F3" w14:textId="034684B7" w:rsidR="00FA60A5" w:rsidRDefault="00FA60A5" w:rsidP="00802EF3">
      <w:pPr>
        <w:pStyle w:val="ListParagraph"/>
        <w:numPr>
          <w:ilvl w:val="0"/>
          <w:numId w:val="5"/>
        </w:numPr>
        <w:spacing w:line="360" w:lineRule="auto"/>
      </w:pPr>
      <w:r>
        <w:t xml:space="preserve">The WI will move </w:t>
      </w:r>
      <w:r w:rsidR="00F407A4">
        <w:t xml:space="preserve">to the following queues </w:t>
      </w:r>
      <w:r>
        <w:t xml:space="preserve">as per </w:t>
      </w:r>
      <w:r w:rsidR="00F407A4">
        <w:t>the conditions below</w:t>
      </w:r>
      <w:r>
        <w:t xml:space="preserve">: </w:t>
      </w:r>
    </w:p>
    <w:p w14:paraId="37D59334" w14:textId="64921823" w:rsidR="00FA60A5" w:rsidRDefault="00F407A4" w:rsidP="002543AD">
      <w:pPr>
        <w:pStyle w:val="ListParagraph"/>
        <w:numPr>
          <w:ilvl w:val="0"/>
          <w:numId w:val="27"/>
        </w:numPr>
        <w:spacing w:line="360" w:lineRule="auto"/>
      </w:pPr>
      <w:r w:rsidRPr="00BE1140">
        <w:rPr>
          <w:b/>
          <w:bCs/>
        </w:rPr>
        <w:t>Awaiting Original Validation Checker:</w:t>
      </w:r>
      <w:r>
        <w:t xml:space="preserve"> The WI will move to </w:t>
      </w:r>
      <w:r w:rsidR="00A56990">
        <w:t xml:space="preserve">this queue if the user took the decision as </w:t>
      </w:r>
      <w:r w:rsidR="00BF34CF">
        <w:t>S</w:t>
      </w:r>
      <w:r w:rsidR="001309DB">
        <w:t>end</w:t>
      </w:r>
      <w:r w:rsidR="00BF34CF">
        <w:t xml:space="preserve"> to Checker</w:t>
      </w:r>
      <w:r w:rsidR="00A56990">
        <w:t xml:space="preserve">. </w:t>
      </w:r>
    </w:p>
    <w:p w14:paraId="38829EBB" w14:textId="164053CC" w:rsidR="00F407A4" w:rsidRDefault="00F407A4" w:rsidP="002543AD">
      <w:pPr>
        <w:pStyle w:val="ListParagraph"/>
        <w:numPr>
          <w:ilvl w:val="0"/>
          <w:numId w:val="27"/>
        </w:numPr>
        <w:spacing w:line="360" w:lineRule="auto"/>
      </w:pPr>
      <w:commentRangeStart w:id="53"/>
      <w:commentRangeStart w:id="54"/>
      <w:r w:rsidRPr="00BE1140">
        <w:rPr>
          <w:b/>
          <w:bCs/>
        </w:rPr>
        <w:t>Cons Doc Check:</w:t>
      </w:r>
      <w:r>
        <w:t xml:space="preserve"> </w:t>
      </w:r>
      <w:r w:rsidR="00A56990">
        <w:t xml:space="preserve">The WI will move to this queue if user </w:t>
      </w:r>
      <w:r w:rsidR="00BE1140">
        <w:t>takes</w:t>
      </w:r>
      <w:r w:rsidR="00A56990">
        <w:t xml:space="preserve"> decision as </w:t>
      </w:r>
      <w:r w:rsidR="00BF34CF">
        <w:t>Approve</w:t>
      </w:r>
      <w:r w:rsidR="00A56990">
        <w:t xml:space="preserve">. </w:t>
      </w:r>
      <w:commentRangeEnd w:id="53"/>
      <w:r w:rsidR="008E5F25">
        <w:rPr>
          <w:rStyle w:val="CommentReference"/>
          <w:sz w:val="24"/>
          <w:szCs w:val="20"/>
        </w:rPr>
        <w:commentReference w:id="53"/>
      </w:r>
      <w:commentRangeEnd w:id="54"/>
      <w:r w:rsidR="00B67F70">
        <w:rPr>
          <w:rStyle w:val="CommentReference"/>
          <w:sz w:val="24"/>
          <w:szCs w:val="20"/>
        </w:rPr>
        <w:commentReference w:id="54"/>
      </w:r>
    </w:p>
    <w:p w14:paraId="7AF3304B" w14:textId="5B1B7CC4" w:rsidR="00F407A4" w:rsidRDefault="002B2A95" w:rsidP="002543AD">
      <w:pPr>
        <w:pStyle w:val="ListParagraph"/>
        <w:numPr>
          <w:ilvl w:val="0"/>
          <w:numId w:val="27"/>
        </w:numPr>
        <w:spacing w:line="360" w:lineRule="auto"/>
      </w:pPr>
      <w:r w:rsidRPr="00BE1140">
        <w:rPr>
          <w:b/>
          <w:bCs/>
        </w:rPr>
        <w:t>Initiator Return</w:t>
      </w:r>
      <w:r w:rsidR="00F407A4" w:rsidRPr="00BE1140">
        <w:rPr>
          <w:b/>
          <w:bCs/>
        </w:rPr>
        <w:t>:</w:t>
      </w:r>
      <w:r w:rsidR="00A56990">
        <w:t xml:space="preserve"> The WI will move to this queue if the user takes decision as Return to Source. </w:t>
      </w:r>
      <w:r w:rsidR="00F407A4">
        <w:t xml:space="preserve"> </w:t>
      </w:r>
    </w:p>
    <w:p w14:paraId="7E36BA24" w14:textId="2AAE9B85" w:rsidR="00F407A4" w:rsidRDefault="00F407A4" w:rsidP="002543AD">
      <w:pPr>
        <w:pStyle w:val="ListParagraph"/>
        <w:numPr>
          <w:ilvl w:val="0"/>
          <w:numId w:val="27"/>
        </w:numPr>
        <w:spacing w:line="360" w:lineRule="auto"/>
      </w:pPr>
      <w:r w:rsidRPr="00BE1140">
        <w:rPr>
          <w:b/>
          <w:bCs/>
        </w:rPr>
        <w:t>Sys Notify CPF:</w:t>
      </w:r>
      <w:r w:rsidR="00A56990">
        <w:t xml:space="preserve"> The WI will move to this queue if user takes decision as Reject</w:t>
      </w:r>
      <w:r w:rsidR="002402A9">
        <w:t xml:space="preserve"> or if the WI is auto-expired post 30 days. </w:t>
      </w:r>
    </w:p>
    <w:p w14:paraId="7333C566" w14:textId="77777777" w:rsidR="00A56990" w:rsidRDefault="00A56990" w:rsidP="00A56990">
      <w:pPr>
        <w:spacing w:line="360" w:lineRule="auto"/>
      </w:pPr>
    </w:p>
    <w:p w14:paraId="7CAED083" w14:textId="2D64B97F" w:rsidR="00A56990" w:rsidRDefault="00A56990" w:rsidP="00A56990">
      <w:pPr>
        <w:spacing w:line="360" w:lineRule="auto"/>
      </w:pPr>
      <w:r>
        <w:t xml:space="preserve">The WI will route as per: </w:t>
      </w:r>
    </w:p>
    <w:tbl>
      <w:tblPr>
        <w:tblStyle w:val="TableGrid"/>
        <w:tblW w:w="0" w:type="auto"/>
        <w:tblLook w:val="04A0" w:firstRow="1" w:lastRow="0" w:firstColumn="1" w:lastColumn="0" w:noHBand="0" w:noVBand="1"/>
      </w:tblPr>
      <w:tblGrid>
        <w:gridCol w:w="2547"/>
        <w:gridCol w:w="2410"/>
        <w:gridCol w:w="4059"/>
      </w:tblGrid>
      <w:tr w:rsidR="00A56990" w14:paraId="6AECD042" w14:textId="77777777" w:rsidTr="00E7666E">
        <w:tc>
          <w:tcPr>
            <w:tcW w:w="2547" w:type="dxa"/>
          </w:tcPr>
          <w:p w14:paraId="65848B3B" w14:textId="02F1E9D8" w:rsidR="00A56990" w:rsidRPr="00A56990" w:rsidRDefault="00A56990" w:rsidP="00A56990">
            <w:pPr>
              <w:spacing w:line="360" w:lineRule="auto"/>
              <w:rPr>
                <w:b/>
                <w:bCs/>
              </w:rPr>
            </w:pPr>
            <w:r w:rsidRPr="00A56990">
              <w:rPr>
                <w:b/>
                <w:bCs/>
              </w:rPr>
              <w:t>Decision</w:t>
            </w:r>
          </w:p>
        </w:tc>
        <w:tc>
          <w:tcPr>
            <w:tcW w:w="2410" w:type="dxa"/>
          </w:tcPr>
          <w:p w14:paraId="28DE54FD" w14:textId="2EDA3641" w:rsidR="00A56990" w:rsidRPr="00A56990" w:rsidRDefault="00A56990" w:rsidP="00A56990">
            <w:pPr>
              <w:spacing w:line="360" w:lineRule="auto"/>
              <w:rPr>
                <w:b/>
                <w:bCs/>
              </w:rPr>
            </w:pPr>
            <w:r w:rsidRPr="00A56990">
              <w:rPr>
                <w:b/>
                <w:bCs/>
              </w:rPr>
              <w:t>Condition</w:t>
            </w:r>
          </w:p>
        </w:tc>
        <w:tc>
          <w:tcPr>
            <w:tcW w:w="4059" w:type="dxa"/>
          </w:tcPr>
          <w:p w14:paraId="746F3FBB" w14:textId="0F96A970" w:rsidR="00A56990" w:rsidRPr="00A56990" w:rsidRDefault="00A56990" w:rsidP="00A56990">
            <w:pPr>
              <w:spacing w:line="360" w:lineRule="auto"/>
              <w:rPr>
                <w:b/>
                <w:bCs/>
              </w:rPr>
            </w:pPr>
            <w:r w:rsidRPr="00A56990">
              <w:rPr>
                <w:b/>
                <w:bCs/>
              </w:rPr>
              <w:t xml:space="preserve">WI moves to </w:t>
            </w:r>
          </w:p>
        </w:tc>
      </w:tr>
      <w:tr w:rsidR="00A56990" w14:paraId="146724DD" w14:textId="77777777" w:rsidTr="00E7666E">
        <w:tc>
          <w:tcPr>
            <w:tcW w:w="2547" w:type="dxa"/>
          </w:tcPr>
          <w:p w14:paraId="19FE6067" w14:textId="5017642E" w:rsidR="00A56990" w:rsidRDefault="00B55D49" w:rsidP="00A56990">
            <w:pPr>
              <w:spacing w:line="360" w:lineRule="auto"/>
            </w:pPr>
            <w:r>
              <w:t>Approve</w:t>
            </w:r>
          </w:p>
        </w:tc>
        <w:tc>
          <w:tcPr>
            <w:tcW w:w="2410" w:type="dxa"/>
          </w:tcPr>
          <w:p w14:paraId="4EC4FC99" w14:textId="77777777" w:rsidR="00A56990" w:rsidRDefault="00A56990" w:rsidP="00A56990">
            <w:pPr>
              <w:spacing w:line="360" w:lineRule="auto"/>
            </w:pPr>
          </w:p>
        </w:tc>
        <w:tc>
          <w:tcPr>
            <w:tcW w:w="4059" w:type="dxa"/>
          </w:tcPr>
          <w:p w14:paraId="761B67B9" w14:textId="176884C7" w:rsidR="00A56990" w:rsidRDefault="00E7666E" w:rsidP="00A56990">
            <w:pPr>
              <w:spacing w:line="360" w:lineRule="auto"/>
            </w:pPr>
            <w:r>
              <w:t>Cons Doc Check</w:t>
            </w:r>
          </w:p>
        </w:tc>
      </w:tr>
      <w:tr w:rsidR="00A56990" w14:paraId="0CE0A3D7" w14:textId="77777777" w:rsidTr="00E7666E">
        <w:tc>
          <w:tcPr>
            <w:tcW w:w="2547" w:type="dxa"/>
          </w:tcPr>
          <w:p w14:paraId="53FDE11D" w14:textId="31412587" w:rsidR="00A56990" w:rsidRDefault="00B55D49" w:rsidP="00A56990">
            <w:pPr>
              <w:spacing w:line="360" w:lineRule="auto"/>
            </w:pPr>
            <w:r>
              <w:t>S</w:t>
            </w:r>
            <w:r w:rsidR="001309DB">
              <w:t>end</w:t>
            </w:r>
            <w:r>
              <w:t xml:space="preserve"> to Checker</w:t>
            </w:r>
          </w:p>
        </w:tc>
        <w:tc>
          <w:tcPr>
            <w:tcW w:w="2410" w:type="dxa"/>
          </w:tcPr>
          <w:p w14:paraId="4DB20388" w14:textId="77777777" w:rsidR="00A56990" w:rsidRDefault="00A56990" w:rsidP="00A56990">
            <w:pPr>
              <w:spacing w:line="360" w:lineRule="auto"/>
            </w:pPr>
          </w:p>
        </w:tc>
        <w:tc>
          <w:tcPr>
            <w:tcW w:w="4059" w:type="dxa"/>
          </w:tcPr>
          <w:p w14:paraId="413E44C2" w14:textId="4A679DD3" w:rsidR="00A56990" w:rsidRDefault="00E7666E" w:rsidP="00A56990">
            <w:pPr>
              <w:spacing w:line="360" w:lineRule="auto"/>
            </w:pPr>
            <w:r>
              <w:t>Awaiting Original Validation Checker</w:t>
            </w:r>
          </w:p>
        </w:tc>
      </w:tr>
      <w:tr w:rsidR="00E7666E" w14:paraId="2910B4C9" w14:textId="77777777" w:rsidTr="00E7666E">
        <w:tc>
          <w:tcPr>
            <w:tcW w:w="2547" w:type="dxa"/>
          </w:tcPr>
          <w:p w14:paraId="2881C691" w14:textId="0E964A00" w:rsidR="00E7666E" w:rsidRDefault="00E7666E" w:rsidP="00A56990">
            <w:pPr>
              <w:spacing w:line="360" w:lineRule="auto"/>
            </w:pPr>
            <w:r>
              <w:t>Return to Source</w:t>
            </w:r>
          </w:p>
        </w:tc>
        <w:tc>
          <w:tcPr>
            <w:tcW w:w="2410" w:type="dxa"/>
          </w:tcPr>
          <w:p w14:paraId="15AB684B" w14:textId="77777777" w:rsidR="00E7666E" w:rsidRDefault="00E7666E" w:rsidP="00A56990">
            <w:pPr>
              <w:spacing w:line="360" w:lineRule="auto"/>
            </w:pPr>
          </w:p>
        </w:tc>
        <w:tc>
          <w:tcPr>
            <w:tcW w:w="4059" w:type="dxa"/>
          </w:tcPr>
          <w:p w14:paraId="6BCCC0E3" w14:textId="1862817C" w:rsidR="00E7666E" w:rsidRDefault="002B2A95" w:rsidP="00A56990">
            <w:pPr>
              <w:spacing w:line="360" w:lineRule="auto"/>
            </w:pPr>
            <w:r>
              <w:t>Initiator Return</w:t>
            </w:r>
          </w:p>
        </w:tc>
      </w:tr>
      <w:tr w:rsidR="00E7666E" w14:paraId="31005F73" w14:textId="77777777" w:rsidTr="00E7666E">
        <w:tc>
          <w:tcPr>
            <w:tcW w:w="2547" w:type="dxa"/>
          </w:tcPr>
          <w:p w14:paraId="1FF267F8" w14:textId="49553DAA" w:rsidR="00E7666E" w:rsidRDefault="00E7666E" w:rsidP="00A56990">
            <w:pPr>
              <w:spacing w:line="360" w:lineRule="auto"/>
            </w:pPr>
            <w:r>
              <w:t>Reject</w:t>
            </w:r>
          </w:p>
        </w:tc>
        <w:tc>
          <w:tcPr>
            <w:tcW w:w="2410" w:type="dxa"/>
          </w:tcPr>
          <w:p w14:paraId="318B4F77" w14:textId="77777777" w:rsidR="00E7666E" w:rsidRDefault="00E7666E" w:rsidP="00A56990">
            <w:pPr>
              <w:spacing w:line="360" w:lineRule="auto"/>
            </w:pPr>
          </w:p>
        </w:tc>
        <w:tc>
          <w:tcPr>
            <w:tcW w:w="4059" w:type="dxa"/>
          </w:tcPr>
          <w:p w14:paraId="48744ED0" w14:textId="1A46462D" w:rsidR="00E7666E" w:rsidRDefault="00E7666E" w:rsidP="00A56990">
            <w:pPr>
              <w:spacing w:line="360" w:lineRule="auto"/>
            </w:pPr>
            <w:r>
              <w:t>Sys Notify CPF</w:t>
            </w:r>
          </w:p>
        </w:tc>
      </w:tr>
      <w:tr w:rsidR="002402A9" w14:paraId="28238F39" w14:textId="77777777" w:rsidTr="00E7666E">
        <w:tc>
          <w:tcPr>
            <w:tcW w:w="2547" w:type="dxa"/>
          </w:tcPr>
          <w:p w14:paraId="4C6860B5" w14:textId="0D64E851" w:rsidR="002402A9" w:rsidRDefault="002402A9" w:rsidP="00A56990">
            <w:pPr>
              <w:spacing w:line="360" w:lineRule="auto"/>
            </w:pPr>
            <w:r>
              <w:t>Auto-Expiry</w:t>
            </w:r>
          </w:p>
        </w:tc>
        <w:tc>
          <w:tcPr>
            <w:tcW w:w="2410" w:type="dxa"/>
          </w:tcPr>
          <w:p w14:paraId="5B52E32F" w14:textId="61A4873F" w:rsidR="002402A9" w:rsidRDefault="002402A9" w:rsidP="00A56990">
            <w:pPr>
              <w:spacing w:line="360" w:lineRule="auto"/>
            </w:pPr>
            <w:r>
              <w:t xml:space="preserve">If WI remains </w:t>
            </w:r>
            <w:r w:rsidR="000615DD">
              <w:t>in</w:t>
            </w:r>
            <w:r>
              <w:t xml:space="preserve"> this queue </w:t>
            </w:r>
            <w:r w:rsidR="000615DD">
              <w:t>for more than 30 days</w:t>
            </w:r>
          </w:p>
        </w:tc>
        <w:tc>
          <w:tcPr>
            <w:tcW w:w="4059" w:type="dxa"/>
          </w:tcPr>
          <w:p w14:paraId="15E25D57" w14:textId="4A33B103" w:rsidR="002402A9" w:rsidRDefault="000615DD" w:rsidP="00A56990">
            <w:pPr>
              <w:spacing w:line="360" w:lineRule="auto"/>
            </w:pPr>
            <w:r>
              <w:t xml:space="preserve">Sys Notify CPF </w:t>
            </w:r>
          </w:p>
        </w:tc>
      </w:tr>
    </w:tbl>
    <w:p w14:paraId="58F80DCD" w14:textId="77777777" w:rsidR="00A56990" w:rsidRDefault="00A56990" w:rsidP="00A56990">
      <w:pPr>
        <w:spacing w:line="360" w:lineRule="auto"/>
      </w:pPr>
    </w:p>
    <w:p w14:paraId="5002DD78" w14:textId="77777777" w:rsidR="00B55D49" w:rsidRDefault="00B55D49" w:rsidP="00A56990">
      <w:pPr>
        <w:spacing w:line="360" w:lineRule="auto"/>
      </w:pPr>
    </w:p>
    <w:p w14:paraId="5BB91599" w14:textId="77777777" w:rsidR="00B55D49" w:rsidRPr="00565E3B" w:rsidRDefault="00B55D49" w:rsidP="00A56990">
      <w:pPr>
        <w:spacing w:line="360" w:lineRule="auto"/>
      </w:pPr>
    </w:p>
    <w:p w14:paraId="4564E390" w14:textId="77777777" w:rsidR="000B0A51" w:rsidRDefault="000B0A51" w:rsidP="000B0A51"/>
    <w:p w14:paraId="6720635E" w14:textId="1FBB438D" w:rsidR="00E7666E" w:rsidRDefault="00E7666E" w:rsidP="00E7666E">
      <w:pPr>
        <w:pStyle w:val="Heading6"/>
        <w:numPr>
          <w:ilvl w:val="5"/>
          <w:numId w:val="2"/>
        </w:numPr>
      </w:pPr>
      <w:r>
        <w:t xml:space="preserve">Access Details </w:t>
      </w:r>
    </w:p>
    <w:p w14:paraId="255F4D12" w14:textId="77777777" w:rsidR="00E7666E" w:rsidRDefault="00E7666E" w:rsidP="00E7666E"/>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E7666E" w:rsidRPr="009B444E" w14:paraId="2EDA62B3" w14:textId="77777777" w:rsidTr="003206E8">
        <w:tc>
          <w:tcPr>
            <w:tcW w:w="3681" w:type="dxa"/>
          </w:tcPr>
          <w:p w14:paraId="10B2EF7E" w14:textId="77777777" w:rsidR="00E7666E" w:rsidRPr="009B444E" w:rsidRDefault="00E7666E" w:rsidP="003206E8">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3B9A707E" w14:textId="6C1A036B" w:rsidR="00E7666E" w:rsidRPr="009B444E" w:rsidRDefault="00E7666E" w:rsidP="003206E8">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 xml:space="preserve">users added to the </w:t>
            </w:r>
            <w:r w:rsidR="00BE1140">
              <w:rPr>
                <w:rFonts w:eastAsia="Calibri" w:cs="Arial"/>
                <w:szCs w:val="24"/>
              </w:rPr>
              <w:t>Awaiting Original Validation</w:t>
            </w:r>
            <w:r>
              <w:rPr>
                <w:rFonts w:eastAsia="Calibri" w:cs="Arial"/>
                <w:szCs w:val="24"/>
              </w:rPr>
              <w:t xml:space="preserve"> group. </w:t>
            </w:r>
          </w:p>
        </w:tc>
      </w:tr>
      <w:tr w:rsidR="00E7666E" w:rsidRPr="009B444E" w14:paraId="6A71B589" w14:textId="77777777" w:rsidTr="003206E8">
        <w:tc>
          <w:tcPr>
            <w:tcW w:w="3681" w:type="dxa"/>
          </w:tcPr>
          <w:p w14:paraId="0B09271A" w14:textId="77777777" w:rsidR="00E7666E" w:rsidRPr="009B444E" w:rsidRDefault="00E7666E" w:rsidP="003206E8">
            <w:pPr>
              <w:pStyle w:val="ListParagraph"/>
              <w:spacing w:line="360" w:lineRule="auto"/>
              <w:ind w:left="0"/>
              <w:jc w:val="both"/>
              <w:rPr>
                <w:rFonts w:eastAsia="Calibri" w:cs="Arial"/>
                <w:szCs w:val="24"/>
              </w:rPr>
            </w:pPr>
            <w:r w:rsidRPr="009B444E">
              <w:rPr>
                <w:rFonts w:eastAsia="Calibri" w:cs="Arial"/>
                <w:szCs w:val="24"/>
              </w:rPr>
              <w:lastRenderedPageBreak/>
              <w:t xml:space="preserve">Filters </w:t>
            </w:r>
          </w:p>
        </w:tc>
        <w:tc>
          <w:tcPr>
            <w:tcW w:w="4626" w:type="dxa"/>
          </w:tcPr>
          <w:p w14:paraId="792DBB27" w14:textId="77777777" w:rsidR="00E7666E" w:rsidRPr="009B444E" w:rsidRDefault="00E7666E" w:rsidP="003206E8">
            <w:pPr>
              <w:pStyle w:val="ListParagraph"/>
              <w:spacing w:line="360" w:lineRule="auto"/>
              <w:ind w:left="0"/>
              <w:jc w:val="both"/>
              <w:rPr>
                <w:rFonts w:eastAsia="Calibri" w:cs="Arial"/>
                <w:szCs w:val="24"/>
              </w:rPr>
            </w:pPr>
            <w:r>
              <w:rPr>
                <w:rFonts w:eastAsia="Calibri" w:cs="Arial"/>
                <w:szCs w:val="24"/>
              </w:rPr>
              <w:t>NA</w:t>
            </w:r>
          </w:p>
        </w:tc>
      </w:tr>
      <w:tr w:rsidR="00E7666E" w:rsidRPr="009B444E" w14:paraId="72C93216" w14:textId="77777777" w:rsidTr="003206E8">
        <w:tc>
          <w:tcPr>
            <w:tcW w:w="3681" w:type="dxa"/>
          </w:tcPr>
          <w:p w14:paraId="274E380A" w14:textId="77777777" w:rsidR="00E7666E" w:rsidRPr="009B444E" w:rsidRDefault="00E7666E" w:rsidP="003206E8">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7EC8A75A" w14:textId="77777777" w:rsidR="00E7666E" w:rsidRPr="009B444E" w:rsidRDefault="00E7666E" w:rsidP="003206E8">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E7666E" w:rsidRPr="009B444E" w14:paraId="14AC986F" w14:textId="77777777" w:rsidTr="003206E8">
        <w:tc>
          <w:tcPr>
            <w:tcW w:w="3681" w:type="dxa"/>
          </w:tcPr>
          <w:p w14:paraId="2B9362B7" w14:textId="77777777" w:rsidR="00E7666E" w:rsidRPr="009B444E" w:rsidRDefault="00E7666E" w:rsidP="003206E8">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503ECF89" w14:textId="77777777" w:rsidR="00E7666E" w:rsidRPr="009B444E" w:rsidRDefault="00E7666E" w:rsidP="003206E8">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E7666E" w:rsidRPr="009B444E" w14:paraId="066DFCFE" w14:textId="77777777" w:rsidTr="003206E8">
        <w:tc>
          <w:tcPr>
            <w:tcW w:w="3681" w:type="dxa"/>
          </w:tcPr>
          <w:p w14:paraId="3C608FC0" w14:textId="77777777" w:rsidR="00E7666E" w:rsidRPr="009B444E" w:rsidRDefault="00E7666E" w:rsidP="003206E8">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5F777FC8" w14:textId="77777777" w:rsidR="00E7666E" w:rsidRPr="009B444E" w:rsidRDefault="00E7666E" w:rsidP="003206E8">
            <w:pPr>
              <w:pStyle w:val="ListParagraph"/>
              <w:spacing w:line="360" w:lineRule="auto"/>
              <w:ind w:left="0"/>
              <w:jc w:val="both"/>
              <w:rPr>
                <w:rFonts w:eastAsia="Calibri" w:cs="Arial"/>
                <w:szCs w:val="24"/>
              </w:rPr>
            </w:pPr>
            <w:r w:rsidRPr="009B444E">
              <w:rPr>
                <w:rFonts w:eastAsia="Calibri" w:cs="Arial"/>
                <w:szCs w:val="24"/>
              </w:rPr>
              <w:t>None</w:t>
            </w:r>
          </w:p>
        </w:tc>
      </w:tr>
    </w:tbl>
    <w:p w14:paraId="608FA173" w14:textId="77777777" w:rsidR="00E7666E" w:rsidRDefault="00E7666E" w:rsidP="00E7666E"/>
    <w:p w14:paraId="48AB6DA8" w14:textId="77777777" w:rsidR="00E7666E" w:rsidRDefault="00E7666E" w:rsidP="00E7666E"/>
    <w:p w14:paraId="0C13F549" w14:textId="77777777" w:rsidR="00E7666E" w:rsidRDefault="00E7666E" w:rsidP="00E7666E"/>
    <w:p w14:paraId="6C7D45EB" w14:textId="18C6E8D9" w:rsidR="00203F85" w:rsidRDefault="00203F85" w:rsidP="00203F85">
      <w:pPr>
        <w:pStyle w:val="Heading5"/>
        <w:numPr>
          <w:ilvl w:val="4"/>
          <w:numId w:val="2"/>
        </w:numPr>
      </w:pPr>
      <w:r>
        <w:t xml:space="preserve">Awaiting Original Validation Checker </w:t>
      </w:r>
    </w:p>
    <w:p w14:paraId="18A8AD16" w14:textId="77777777" w:rsidR="00203F85" w:rsidRDefault="00203F85" w:rsidP="00203F85"/>
    <w:p w14:paraId="404E7487" w14:textId="75784C42" w:rsidR="00203F85" w:rsidRDefault="00203F85" w:rsidP="00A15FCD">
      <w:pPr>
        <w:pStyle w:val="Heading6"/>
        <w:numPr>
          <w:ilvl w:val="5"/>
          <w:numId w:val="33"/>
        </w:numPr>
      </w:pPr>
      <w:r>
        <w:t xml:space="preserve">Description </w:t>
      </w:r>
    </w:p>
    <w:p w14:paraId="0F66084E" w14:textId="77777777" w:rsidR="00203F85" w:rsidRDefault="00203F85" w:rsidP="00203F85"/>
    <w:p w14:paraId="75ACD17F" w14:textId="584BFAAE" w:rsidR="00203F85" w:rsidRDefault="00203F85" w:rsidP="00802EF3">
      <w:pPr>
        <w:pStyle w:val="ListParagraph"/>
        <w:numPr>
          <w:ilvl w:val="0"/>
          <w:numId w:val="5"/>
        </w:numPr>
        <w:spacing w:line="360" w:lineRule="auto"/>
      </w:pPr>
      <w:r>
        <w:t xml:space="preserve">This will be a user queue. i.e., the users will have access to this queue. </w:t>
      </w:r>
    </w:p>
    <w:p w14:paraId="31CAD9B0" w14:textId="4A3AE7CA" w:rsidR="00203F85" w:rsidRDefault="00BA20C6" w:rsidP="00802EF3">
      <w:pPr>
        <w:pStyle w:val="ListParagraph"/>
        <w:numPr>
          <w:ilvl w:val="0"/>
          <w:numId w:val="5"/>
        </w:numPr>
        <w:spacing w:line="360" w:lineRule="auto"/>
      </w:pPr>
      <w:r>
        <w:t xml:space="preserve">The WI will route to this queue based on the condition below: </w:t>
      </w:r>
    </w:p>
    <w:p w14:paraId="001827E1" w14:textId="74633F44" w:rsidR="00BA20C6" w:rsidRDefault="008D4BB8" w:rsidP="002543AD">
      <w:pPr>
        <w:pStyle w:val="ListParagraph"/>
        <w:numPr>
          <w:ilvl w:val="0"/>
          <w:numId w:val="28"/>
        </w:numPr>
        <w:spacing w:line="360" w:lineRule="auto"/>
      </w:pPr>
      <w:r>
        <w:t xml:space="preserve">The WI will route from Awaiting Original Validation queue when the user takes decision as </w:t>
      </w:r>
      <w:r w:rsidR="00B55D49">
        <w:t>S</w:t>
      </w:r>
      <w:r w:rsidR="004410D8">
        <w:t>end</w:t>
      </w:r>
      <w:r w:rsidR="00B55D49">
        <w:t xml:space="preserve"> to Checker</w:t>
      </w:r>
      <w:r>
        <w:t xml:space="preserve">. </w:t>
      </w:r>
    </w:p>
    <w:p w14:paraId="3D8FFBDB" w14:textId="47004F24" w:rsidR="008D4BB8" w:rsidRDefault="008D4BB8" w:rsidP="00802EF3">
      <w:pPr>
        <w:pStyle w:val="ListParagraph"/>
        <w:numPr>
          <w:ilvl w:val="0"/>
          <w:numId w:val="5"/>
        </w:numPr>
        <w:spacing w:line="360" w:lineRule="auto"/>
      </w:pPr>
      <w:r>
        <w:t xml:space="preserve">The user will open the WI and review it. </w:t>
      </w:r>
    </w:p>
    <w:p w14:paraId="413ADB7E" w14:textId="046CEFA9" w:rsidR="008D4BB8" w:rsidRDefault="008D4BB8" w:rsidP="00802EF3">
      <w:pPr>
        <w:pStyle w:val="ListParagraph"/>
        <w:numPr>
          <w:ilvl w:val="0"/>
          <w:numId w:val="5"/>
        </w:numPr>
        <w:spacing w:line="360" w:lineRule="auto"/>
      </w:pPr>
      <w:r>
        <w:t xml:space="preserve">The user can upload documents if required. </w:t>
      </w:r>
    </w:p>
    <w:p w14:paraId="12F13AE3" w14:textId="3BFF1418" w:rsidR="008D4BB8" w:rsidRDefault="008D4BB8" w:rsidP="00802EF3">
      <w:pPr>
        <w:pStyle w:val="ListParagraph"/>
        <w:numPr>
          <w:ilvl w:val="0"/>
          <w:numId w:val="5"/>
        </w:numPr>
        <w:spacing w:line="360" w:lineRule="auto"/>
      </w:pPr>
      <w:r>
        <w:t xml:space="preserve">The user will have the following decision: </w:t>
      </w:r>
    </w:p>
    <w:p w14:paraId="226A4BE2" w14:textId="7ED599C7" w:rsidR="008D4BB8" w:rsidRDefault="006069D4" w:rsidP="002543AD">
      <w:pPr>
        <w:pStyle w:val="ListParagraph"/>
        <w:numPr>
          <w:ilvl w:val="0"/>
          <w:numId w:val="28"/>
        </w:numPr>
        <w:spacing w:line="360" w:lineRule="auto"/>
      </w:pPr>
      <w:r w:rsidRPr="00BE1140">
        <w:rPr>
          <w:b/>
          <w:bCs/>
        </w:rPr>
        <w:t xml:space="preserve">Approve: </w:t>
      </w:r>
      <w:r>
        <w:t xml:space="preserve">The user will take this decision </w:t>
      </w:r>
      <w:r w:rsidR="00BD3AE9">
        <w:t xml:space="preserve">if he wants to submit the WI. </w:t>
      </w:r>
    </w:p>
    <w:p w14:paraId="0E86ACEC" w14:textId="25E1F854" w:rsidR="00BD3AE9" w:rsidRDefault="006069D4" w:rsidP="002543AD">
      <w:pPr>
        <w:pStyle w:val="ListParagraph"/>
        <w:numPr>
          <w:ilvl w:val="0"/>
          <w:numId w:val="28"/>
        </w:numPr>
        <w:spacing w:line="360" w:lineRule="auto"/>
      </w:pPr>
      <w:r w:rsidRPr="00BE1140">
        <w:rPr>
          <w:b/>
          <w:bCs/>
        </w:rPr>
        <w:t>Send Back to Maker:</w:t>
      </w:r>
      <w:r>
        <w:t xml:space="preserve"> </w:t>
      </w:r>
      <w:r w:rsidR="00BD3AE9">
        <w:t xml:space="preserve">The user will take this decision if he wants to send the WI back to the Awaiting Original Validation Maker. </w:t>
      </w:r>
    </w:p>
    <w:p w14:paraId="54BAF76B" w14:textId="03845F9D" w:rsidR="00BD3AE9" w:rsidRDefault="00BD3AE9" w:rsidP="00802EF3">
      <w:pPr>
        <w:pStyle w:val="ListParagraph"/>
        <w:numPr>
          <w:ilvl w:val="0"/>
          <w:numId w:val="5"/>
        </w:numPr>
        <w:spacing w:line="360" w:lineRule="auto"/>
      </w:pPr>
      <w:r>
        <w:t xml:space="preserve">The WI will move to the following queues as per the conditions below: </w:t>
      </w:r>
    </w:p>
    <w:p w14:paraId="43A7955F" w14:textId="71C2383D" w:rsidR="00BD3AE9" w:rsidRDefault="00126668" w:rsidP="002543AD">
      <w:pPr>
        <w:pStyle w:val="ListParagraph"/>
        <w:numPr>
          <w:ilvl w:val="0"/>
          <w:numId w:val="29"/>
        </w:numPr>
        <w:spacing w:line="360" w:lineRule="auto"/>
      </w:pPr>
      <w:r w:rsidRPr="00BE1140">
        <w:rPr>
          <w:b/>
          <w:bCs/>
        </w:rPr>
        <w:t>Cons Doc Check:</w:t>
      </w:r>
      <w:r>
        <w:t xml:space="preserve"> On Approve decision, the WI will move to this queue. </w:t>
      </w:r>
    </w:p>
    <w:p w14:paraId="1796F5D6" w14:textId="09686B6F" w:rsidR="00126668" w:rsidRDefault="00126668" w:rsidP="002543AD">
      <w:pPr>
        <w:pStyle w:val="ListParagraph"/>
        <w:numPr>
          <w:ilvl w:val="0"/>
          <w:numId w:val="29"/>
        </w:numPr>
        <w:spacing w:line="360" w:lineRule="auto"/>
      </w:pPr>
      <w:r w:rsidRPr="00BE1140">
        <w:rPr>
          <w:b/>
          <w:bCs/>
        </w:rPr>
        <w:t>Awaiting Original Validation:</w:t>
      </w:r>
      <w:r>
        <w:t xml:space="preserve"> On Send Back to Maker decision, the WI will move to this queue. </w:t>
      </w:r>
    </w:p>
    <w:p w14:paraId="64E78A31" w14:textId="77777777" w:rsidR="004C4184" w:rsidRDefault="004C4184" w:rsidP="004C4184">
      <w:pPr>
        <w:spacing w:line="360" w:lineRule="auto"/>
      </w:pPr>
    </w:p>
    <w:p w14:paraId="75FF8BA5" w14:textId="564C0D00" w:rsidR="004C4184" w:rsidRDefault="004C4184" w:rsidP="004C4184">
      <w:pPr>
        <w:spacing w:line="360" w:lineRule="auto"/>
      </w:pPr>
      <w:r>
        <w:t xml:space="preserve">The WI will route as: </w:t>
      </w:r>
    </w:p>
    <w:tbl>
      <w:tblPr>
        <w:tblStyle w:val="TableGrid"/>
        <w:tblW w:w="0" w:type="auto"/>
        <w:tblLook w:val="04A0" w:firstRow="1" w:lastRow="0" w:firstColumn="1" w:lastColumn="0" w:noHBand="0" w:noVBand="1"/>
      </w:tblPr>
      <w:tblGrid>
        <w:gridCol w:w="3005"/>
        <w:gridCol w:w="3005"/>
        <w:gridCol w:w="3006"/>
      </w:tblGrid>
      <w:tr w:rsidR="004C4184" w14:paraId="02BB3946" w14:textId="77777777" w:rsidTr="004C4184">
        <w:tc>
          <w:tcPr>
            <w:tcW w:w="3005" w:type="dxa"/>
          </w:tcPr>
          <w:p w14:paraId="7227B77E" w14:textId="484E0078" w:rsidR="004C4184" w:rsidRPr="00BE1140" w:rsidRDefault="004C4184" w:rsidP="004C4184">
            <w:pPr>
              <w:spacing w:line="360" w:lineRule="auto"/>
              <w:rPr>
                <w:b/>
                <w:bCs/>
              </w:rPr>
            </w:pPr>
            <w:r w:rsidRPr="00BE1140">
              <w:rPr>
                <w:b/>
                <w:bCs/>
              </w:rPr>
              <w:t>Decision</w:t>
            </w:r>
          </w:p>
        </w:tc>
        <w:tc>
          <w:tcPr>
            <w:tcW w:w="3005" w:type="dxa"/>
          </w:tcPr>
          <w:p w14:paraId="78B763B7" w14:textId="3531BFFC" w:rsidR="004C4184" w:rsidRPr="00BE1140" w:rsidRDefault="004C4184" w:rsidP="004C4184">
            <w:pPr>
              <w:spacing w:line="360" w:lineRule="auto"/>
              <w:rPr>
                <w:b/>
                <w:bCs/>
              </w:rPr>
            </w:pPr>
            <w:r w:rsidRPr="00BE1140">
              <w:rPr>
                <w:b/>
                <w:bCs/>
              </w:rPr>
              <w:t>Condition</w:t>
            </w:r>
          </w:p>
        </w:tc>
        <w:tc>
          <w:tcPr>
            <w:tcW w:w="3006" w:type="dxa"/>
          </w:tcPr>
          <w:p w14:paraId="2E7968EE" w14:textId="6A0DBA92" w:rsidR="004C4184" w:rsidRPr="00BE1140" w:rsidRDefault="004C4184" w:rsidP="004C4184">
            <w:pPr>
              <w:spacing w:line="360" w:lineRule="auto"/>
              <w:rPr>
                <w:b/>
                <w:bCs/>
              </w:rPr>
            </w:pPr>
            <w:r w:rsidRPr="00BE1140">
              <w:rPr>
                <w:b/>
                <w:bCs/>
              </w:rPr>
              <w:t xml:space="preserve">WI moves to </w:t>
            </w:r>
          </w:p>
        </w:tc>
      </w:tr>
      <w:tr w:rsidR="004C4184" w14:paraId="0EED5D23" w14:textId="77777777" w:rsidTr="004C4184">
        <w:tc>
          <w:tcPr>
            <w:tcW w:w="3005" w:type="dxa"/>
          </w:tcPr>
          <w:p w14:paraId="6390D87E" w14:textId="3C67ABE1" w:rsidR="004C4184" w:rsidRDefault="004C4184" w:rsidP="004C4184">
            <w:pPr>
              <w:spacing w:line="360" w:lineRule="auto"/>
            </w:pPr>
            <w:r>
              <w:t>Approve</w:t>
            </w:r>
          </w:p>
        </w:tc>
        <w:tc>
          <w:tcPr>
            <w:tcW w:w="3005" w:type="dxa"/>
          </w:tcPr>
          <w:p w14:paraId="46CE3E1B" w14:textId="77777777" w:rsidR="004C4184" w:rsidRDefault="004C4184" w:rsidP="004C4184">
            <w:pPr>
              <w:spacing w:line="360" w:lineRule="auto"/>
            </w:pPr>
          </w:p>
        </w:tc>
        <w:tc>
          <w:tcPr>
            <w:tcW w:w="3006" w:type="dxa"/>
          </w:tcPr>
          <w:p w14:paraId="7131649A" w14:textId="212B0948" w:rsidR="004C4184" w:rsidRDefault="004C4184" w:rsidP="004C4184">
            <w:pPr>
              <w:spacing w:line="360" w:lineRule="auto"/>
            </w:pPr>
            <w:r>
              <w:t>Cons Doc Check</w:t>
            </w:r>
          </w:p>
        </w:tc>
      </w:tr>
      <w:tr w:rsidR="004C4184" w14:paraId="2E71F48E" w14:textId="77777777" w:rsidTr="004C4184">
        <w:tc>
          <w:tcPr>
            <w:tcW w:w="3005" w:type="dxa"/>
          </w:tcPr>
          <w:p w14:paraId="431ABE7D" w14:textId="76DB69B1" w:rsidR="004C4184" w:rsidRDefault="004C4184" w:rsidP="004C4184">
            <w:pPr>
              <w:spacing w:line="360" w:lineRule="auto"/>
            </w:pPr>
            <w:r>
              <w:t>Send Back to Maker</w:t>
            </w:r>
          </w:p>
        </w:tc>
        <w:tc>
          <w:tcPr>
            <w:tcW w:w="3005" w:type="dxa"/>
          </w:tcPr>
          <w:p w14:paraId="740A92C8" w14:textId="77777777" w:rsidR="004C4184" w:rsidRDefault="004C4184" w:rsidP="004C4184">
            <w:pPr>
              <w:spacing w:line="360" w:lineRule="auto"/>
            </w:pPr>
          </w:p>
        </w:tc>
        <w:tc>
          <w:tcPr>
            <w:tcW w:w="3006" w:type="dxa"/>
          </w:tcPr>
          <w:p w14:paraId="54ADE689" w14:textId="26EE718B" w:rsidR="004C4184" w:rsidRDefault="004C4184" w:rsidP="004C4184">
            <w:pPr>
              <w:spacing w:line="360" w:lineRule="auto"/>
            </w:pPr>
            <w:r>
              <w:t>Awaiting Original Validation</w:t>
            </w:r>
          </w:p>
        </w:tc>
      </w:tr>
    </w:tbl>
    <w:p w14:paraId="18910FF9" w14:textId="77777777" w:rsidR="00CE0750" w:rsidRPr="00435CA7" w:rsidRDefault="00CE0750" w:rsidP="00F72E43">
      <w:pPr>
        <w:spacing w:line="360" w:lineRule="auto"/>
      </w:pPr>
    </w:p>
    <w:p w14:paraId="35D8245C" w14:textId="097D3194" w:rsidR="00652BAB" w:rsidRDefault="00E001A2" w:rsidP="002F09DB">
      <w:pPr>
        <w:pStyle w:val="Heading6"/>
      </w:pPr>
      <w:r>
        <w:t>3.6.</w:t>
      </w:r>
      <w:r w:rsidR="001856F9">
        <w:t>2.1.2.2</w:t>
      </w:r>
      <w:r>
        <w:t xml:space="preserve"> Access Details </w:t>
      </w:r>
    </w:p>
    <w:p w14:paraId="5284CD77" w14:textId="77777777" w:rsidR="00E001A2" w:rsidRDefault="00E001A2" w:rsidP="00E001A2"/>
    <w:p w14:paraId="6EF6EB82" w14:textId="77777777" w:rsidR="00E001A2" w:rsidRDefault="00E001A2" w:rsidP="00E001A2"/>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E001A2" w:rsidRPr="009B444E" w14:paraId="2B8144C0" w14:textId="77777777" w:rsidTr="003206E8">
        <w:tc>
          <w:tcPr>
            <w:tcW w:w="3681" w:type="dxa"/>
          </w:tcPr>
          <w:p w14:paraId="112C7CF5" w14:textId="77777777" w:rsidR="00E001A2" w:rsidRPr="009B444E" w:rsidRDefault="00E001A2" w:rsidP="003206E8">
            <w:pPr>
              <w:pStyle w:val="ListParagraph"/>
              <w:spacing w:line="360" w:lineRule="auto"/>
              <w:ind w:left="0"/>
              <w:jc w:val="both"/>
              <w:rPr>
                <w:rFonts w:eastAsia="Calibri" w:cs="Arial"/>
                <w:szCs w:val="24"/>
              </w:rPr>
            </w:pPr>
            <w:r w:rsidRPr="009B444E">
              <w:rPr>
                <w:rFonts w:eastAsia="Calibri" w:cs="Arial"/>
                <w:szCs w:val="24"/>
              </w:rPr>
              <w:lastRenderedPageBreak/>
              <w:t>User Group</w:t>
            </w:r>
          </w:p>
        </w:tc>
        <w:tc>
          <w:tcPr>
            <w:tcW w:w="4626" w:type="dxa"/>
          </w:tcPr>
          <w:p w14:paraId="72C28550" w14:textId="28011AC7" w:rsidR="00E001A2" w:rsidRPr="009B444E" w:rsidRDefault="00E001A2" w:rsidP="003206E8">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 xml:space="preserve">users added to the </w:t>
            </w:r>
            <w:r w:rsidR="00794B51">
              <w:rPr>
                <w:rFonts w:eastAsia="Calibri" w:cs="Arial"/>
                <w:szCs w:val="24"/>
              </w:rPr>
              <w:t>Awaiting Original Validation Checker</w:t>
            </w:r>
            <w:r>
              <w:rPr>
                <w:rFonts w:eastAsia="Calibri" w:cs="Arial"/>
                <w:szCs w:val="24"/>
              </w:rPr>
              <w:t xml:space="preserve"> group. </w:t>
            </w:r>
          </w:p>
        </w:tc>
      </w:tr>
      <w:tr w:rsidR="00E001A2" w:rsidRPr="009B444E" w14:paraId="4409192D" w14:textId="77777777" w:rsidTr="003206E8">
        <w:tc>
          <w:tcPr>
            <w:tcW w:w="3681" w:type="dxa"/>
          </w:tcPr>
          <w:p w14:paraId="193748CD" w14:textId="77777777" w:rsidR="00E001A2" w:rsidRPr="009B444E" w:rsidRDefault="00E001A2" w:rsidP="003206E8">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78F0AC26" w14:textId="77777777" w:rsidR="00E001A2" w:rsidRPr="009B444E" w:rsidRDefault="00E001A2" w:rsidP="003206E8">
            <w:pPr>
              <w:pStyle w:val="ListParagraph"/>
              <w:spacing w:line="360" w:lineRule="auto"/>
              <w:ind w:left="0"/>
              <w:jc w:val="both"/>
              <w:rPr>
                <w:rFonts w:eastAsia="Calibri" w:cs="Arial"/>
                <w:szCs w:val="24"/>
              </w:rPr>
            </w:pPr>
            <w:r>
              <w:rPr>
                <w:rFonts w:eastAsia="Calibri" w:cs="Arial"/>
                <w:szCs w:val="24"/>
              </w:rPr>
              <w:t>NA</w:t>
            </w:r>
          </w:p>
        </w:tc>
      </w:tr>
      <w:tr w:rsidR="00E001A2" w:rsidRPr="009B444E" w14:paraId="335A0329" w14:textId="77777777" w:rsidTr="003206E8">
        <w:tc>
          <w:tcPr>
            <w:tcW w:w="3681" w:type="dxa"/>
          </w:tcPr>
          <w:p w14:paraId="2C17B86D" w14:textId="77777777" w:rsidR="00E001A2" w:rsidRPr="009B444E" w:rsidRDefault="00E001A2" w:rsidP="003206E8">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250B08B6" w14:textId="77777777" w:rsidR="00E001A2" w:rsidRPr="009B444E" w:rsidRDefault="00E001A2" w:rsidP="003206E8">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E001A2" w:rsidRPr="009B444E" w14:paraId="6501BE68" w14:textId="77777777" w:rsidTr="003206E8">
        <w:tc>
          <w:tcPr>
            <w:tcW w:w="3681" w:type="dxa"/>
          </w:tcPr>
          <w:p w14:paraId="1F381BF4" w14:textId="77777777" w:rsidR="00E001A2" w:rsidRPr="009B444E" w:rsidRDefault="00E001A2" w:rsidP="003206E8">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4695343C" w14:textId="77777777" w:rsidR="00E001A2" w:rsidRPr="009B444E" w:rsidRDefault="00E001A2" w:rsidP="003206E8">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E001A2" w:rsidRPr="009B444E" w14:paraId="6F2DD549" w14:textId="77777777" w:rsidTr="003206E8">
        <w:tc>
          <w:tcPr>
            <w:tcW w:w="3681" w:type="dxa"/>
          </w:tcPr>
          <w:p w14:paraId="0EF2891B" w14:textId="77777777" w:rsidR="00E001A2" w:rsidRPr="009B444E" w:rsidRDefault="00E001A2" w:rsidP="003206E8">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098284D0" w14:textId="77777777" w:rsidR="00E001A2" w:rsidRPr="009B444E" w:rsidRDefault="00E001A2" w:rsidP="003206E8">
            <w:pPr>
              <w:pStyle w:val="ListParagraph"/>
              <w:spacing w:line="360" w:lineRule="auto"/>
              <w:ind w:left="0"/>
              <w:jc w:val="both"/>
              <w:rPr>
                <w:rFonts w:eastAsia="Calibri" w:cs="Arial"/>
                <w:szCs w:val="24"/>
              </w:rPr>
            </w:pPr>
            <w:r w:rsidRPr="009B444E">
              <w:rPr>
                <w:rFonts w:eastAsia="Calibri" w:cs="Arial"/>
                <w:szCs w:val="24"/>
              </w:rPr>
              <w:t>None</w:t>
            </w:r>
          </w:p>
        </w:tc>
      </w:tr>
    </w:tbl>
    <w:p w14:paraId="7E9D079B" w14:textId="77777777" w:rsidR="004A5B56" w:rsidRDefault="004A5B56" w:rsidP="004A5B56"/>
    <w:p w14:paraId="3882CEA5" w14:textId="77777777" w:rsidR="00713B6E" w:rsidRDefault="00713B6E" w:rsidP="004A5B56"/>
    <w:p w14:paraId="2D8F994A" w14:textId="77777777" w:rsidR="00713B6E" w:rsidRDefault="00713B6E" w:rsidP="004A5B56"/>
    <w:p w14:paraId="2525F9CA" w14:textId="56E60F13" w:rsidR="00713B6E" w:rsidRDefault="00713B6E" w:rsidP="00A15FCD">
      <w:pPr>
        <w:pStyle w:val="Heading4"/>
        <w:numPr>
          <w:ilvl w:val="3"/>
          <w:numId w:val="33"/>
        </w:numPr>
      </w:pPr>
      <w:r>
        <w:t>If Request Type</w:t>
      </w:r>
      <w:r w:rsidR="00A603D3">
        <w:t xml:space="preserve"> – STP</w:t>
      </w:r>
    </w:p>
    <w:p w14:paraId="083C402E" w14:textId="77777777" w:rsidR="00A603D3" w:rsidRDefault="00A603D3" w:rsidP="00A603D3"/>
    <w:p w14:paraId="0C3C5C05" w14:textId="36386362" w:rsidR="00A603D3" w:rsidRPr="00A603D3" w:rsidRDefault="00A603D3" w:rsidP="00A603D3">
      <w:pPr>
        <w:pStyle w:val="ListParagraph"/>
        <w:numPr>
          <w:ilvl w:val="0"/>
          <w:numId w:val="5"/>
        </w:numPr>
        <w:spacing w:line="360" w:lineRule="auto"/>
      </w:pPr>
      <w:r>
        <w:t>For STP case, the Instance 2</w:t>
      </w:r>
      <w:r w:rsidR="002F6CFD">
        <w:t>(Parent)</w:t>
      </w:r>
      <w:r>
        <w:t xml:space="preserve"> will move to Cons Doc Check queue directly. </w:t>
      </w:r>
    </w:p>
    <w:p w14:paraId="738DF97D" w14:textId="77777777" w:rsidR="004A5B56" w:rsidRPr="004A5B56" w:rsidRDefault="004A5B56" w:rsidP="004A5B56"/>
    <w:p w14:paraId="31DAA77F" w14:textId="37B2BD0C" w:rsidR="004A5B56" w:rsidRPr="004A5B56" w:rsidRDefault="00E001A2" w:rsidP="00A15FCD">
      <w:pPr>
        <w:pStyle w:val="Heading5"/>
        <w:numPr>
          <w:ilvl w:val="4"/>
          <w:numId w:val="33"/>
        </w:numPr>
      </w:pPr>
      <w:r>
        <w:t>Cons Doc Check</w:t>
      </w:r>
    </w:p>
    <w:p w14:paraId="3F56DF22" w14:textId="77777777" w:rsidR="00E001A2" w:rsidRDefault="00E001A2" w:rsidP="00E001A2"/>
    <w:p w14:paraId="5766211B" w14:textId="0855CC24" w:rsidR="00E001A2" w:rsidRDefault="00ED7E2B" w:rsidP="00ED7E2B">
      <w:pPr>
        <w:pStyle w:val="Heading6"/>
      </w:pPr>
      <w:r>
        <w:t>3.6.</w:t>
      </w:r>
      <w:r w:rsidR="00A8758E">
        <w:t>2</w:t>
      </w:r>
      <w:r>
        <w:t>.</w:t>
      </w:r>
      <w:r w:rsidR="00713B6E">
        <w:t>2</w:t>
      </w:r>
      <w:r w:rsidR="001856F9">
        <w:t>.</w:t>
      </w:r>
      <w:r w:rsidR="00713B6E">
        <w:t>1</w:t>
      </w:r>
      <w:r w:rsidR="001856F9">
        <w:t>.1</w:t>
      </w:r>
      <w:r>
        <w:t xml:space="preserve"> Description </w:t>
      </w:r>
    </w:p>
    <w:p w14:paraId="031C2338" w14:textId="77777777" w:rsidR="00ED7E2B" w:rsidRDefault="00ED7E2B" w:rsidP="00ED7E2B"/>
    <w:p w14:paraId="659BB211" w14:textId="72BAEE62" w:rsidR="00ED7E2B" w:rsidRDefault="00ED7E2B" w:rsidP="00802EF3">
      <w:pPr>
        <w:pStyle w:val="ListParagraph"/>
        <w:numPr>
          <w:ilvl w:val="0"/>
          <w:numId w:val="5"/>
        </w:numPr>
        <w:spacing w:line="360" w:lineRule="auto"/>
      </w:pPr>
      <w:r>
        <w:t xml:space="preserve">This will be a user queue. i.e., the users will not have access to this queue. </w:t>
      </w:r>
    </w:p>
    <w:p w14:paraId="20FE0C3A" w14:textId="06717B6D" w:rsidR="006F5636" w:rsidRDefault="006F5636" w:rsidP="00802EF3">
      <w:pPr>
        <w:pStyle w:val="ListParagraph"/>
        <w:numPr>
          <w:ilvl w:val="0"/>
          <w:numId w:val="5"/>
        </w:numPr>
        <w:spacing w:line="360" w:lineRule="auto"/>
      </w:pPr>
      <w:r>
        <w:t xml:space="preserve">The WI will </w:t>
      </w:r>
      <w:r w:rsidR="00000518">
        <w:t xml:space="preserve">route to this queue based on the condition below: </w:t>
      </w:r>
    </w:p>
    <w:p w14:paraId="6213A8F7" w14:textId="08BB3F39" w:rsidR="00000518" w:rsidRDefault="00000518" w:rsidP="002543AD">
      <w:pPr>
        <w:pStyle w:val="ListParagraph"/>
        <w:numPr>
          <w:ilvl w:val="0"/>
          <w:numId w:val="30"/>
        </w:numPr>
        <w:spacing w:line="360" w:lineRule="auto"/>
      </w:pPr>
      <w:r>
        <w:t>The distributed Instance 2</w:t>
      </w:r>
      <w:r w:rsidR="00ED1437">
        <w:t xml:space="preserve"> (Parent)</w:t>
      </w:r>
      <w:r>
        <w:t xml:space="preserve"> will be routing </w:t>
      </w:r>
      <w:r w:rsidR="00C1241C">
        <w:t>here</w:t>
      </w:r>
      <w:r>
        <w:t xml:space="preserve"> directly from distribution stage after Credit Teams approval was done</w:t>
      </w:r>
      <w:r w:rsidR="00ED1437">
        <w:t xml:space="preserve"> &amp; </w:t>
      </w:r>
      <w:r>
        <w:t xml:space="preserve">the cases where </w:t>
      </w:r>
      <w:r w:rsidR="00A603D3" w:rsidRPr="00D74B12">
        <w:rPr>
          <w:b/>
          <w:bCs/>
        </w:rPr>
        <w:t>Request Type</w:t>
      </w:r>
      <w:r w:rsidR="00D74B12" w:rsidRPr="00D74B12">
        <w:rPr>
          <w:b/>
          <w:bCs/>
        </w:rPr>
        <w:t xml:space="preserve"> was </w:t>
      </w:r>
      <w:r w:rsidR="00BD24D2" w:rsidRPr="00D74B12">
        <w:rPr>
          <w:b/>
          <w:bCs/>
        </w:rPr>
        <w:t>STP</w:t>
      </w:r>
      <w:r w:rsidR="00BD24D2">
        <w:rPr>
          <w:b/>
          <w:bCs/>
        </w:rPr>
        <w:t>.</w:t>
      </w:r>
    </w:p>
    <w:p w14:paraId="662E4D81" w14:textId="6C97636F" w:rsidR="003D13E7" w:rsidRDefault="003D13E7" w:rsidP="002543AD">
      <w:pPr>
        <w:pStyle w:val="ListParagraph"/>
        <w:numPr>
          <w:ilvl w:val="0"/>
          <w:numId w:val="30"/>
        </w:numPr>
        <w:spacing w:line="360" w:lineRule="auto"/>
      </w:pPr>
      <w:commentRangeStart w:id="55"/>
      <w:commentRangeStart w:id="56"/>
      <w:r>
        <w:t>The distributed Instance 2</w:t>
      </w:r>
      <w:r w:rsidR="00ED1437">
        <w:t xml:space="preserve"> (Parent)</w:t>
      </w:r>
      <w:r>
        <w:t xml:space="preserve"> will be routing here from either Awaiting Original Validation or Awaiting Original Validation Checker queue post distribution done in case of </w:t>
      </w:r>
      <w:r w:rsidR="00D74B12" w:rsidRPr="00D74B12">
        <w:rPr>
          <w:b/>
          <w:bCs/>
        </w:rPr>
        <w:t>Non STP WIs</w:t>
      </w:r>
      <w:commentRangeEnd w:id="55"/>
      <w:r w:rsidR="001D5680">
        <w:rPr>
          <w:rStyle w:val="CommentReference"/>
          <w:sz w:val="24"/>
          <w:szCs w:val="20"/>
        </w:rPr>
        <w:commentReference w:id="55"/>
      </w:r>
      <w:commentRangeEnd w:id="56"/>
      <w:r w:rsidR="00B67F70">
        <w:rPr>
          <w:rStyle w:val="CommentReference"/>
          <w:sz w:val="24"/>
          <w:szCs w:val="20"/>
        </w:rPr>
        <w:commentReference w:id="56"/>
      </w:r>
    </w:p>
    <w:p w14:paraId="39E59FEE" w14:textId="376811B2" w:rsidR="00327A76" w:rsidRDefault="00327A76" w:rsidP="002543AD">
      <w:pPr>
        <w:pStyle w:val="ListParagraph"/>
        <w:numPr>
          <w:ilvl w:val="0"/>
          <w:numId w:val="30"/>
        </w:numPr>
        <w:spacing w:line="360" w:lineRule="auto"/>
      </w:pPr>
      <w:r>
        <w:t>The WI can route from Disbursal Checker (Post collect</w:t>
      </w:r>
      <w:r w:rsidR="00B1419A">
        <w:t xml:space="preserve"> 1</w:t>
      </w:r>
      <w:r>
        <w:t xml:space="preserve"> stage – main WI) if the decision taken by the user was Send to Cons Doc Check. </w:t>
      </w:r>
    </w:p>
    <w:p w14:paraId="7A4CC9AF" w14:textId="77777777" w:rsidR="006F18D8" w:rsidRDefault="00794B51" w:rsidP="002543AD">
      <w:pPr>
        <w:pStyle w:val="ListParagraph"/>
        <w:numPr>
          <w:ilvl w:val="0"/>
          <w:numId w:val="30"/>
        </w:numPr>
        <w:spacing w:line="360" w:lineRule="auto"/>
      </w:pPr>
      <w:r>
        <w:t xml:space="preserve">The WI can route back from PB Credit Checker if Cons Doc Check user sent the WI to PB Credit </w:t>
      </w:r>
      <w:r w:rsidR="0005202F">
        <w:t>Team,</w:t>
      </w:r>
      <w:r>
        <w:t xml:space="preserve"> and the decision taken by the PB Credit Checker was Send to Cons Doc Check.</w:t>
      </w:r>
    </w:p>
    <w:p w14:paraId="6A7AFA71" w14:textId="62039574" w:rsidR="00794B51" w:rsidRDefault="006F18D8" w:rsidP="002543AD">
      <w:pPr>
        <w:pStyle w:val="ListParagraph"/>
        <w:numPr>
          <w:ilvl w:val="0"/>
          <w:numId w:val="30"/>
        </w:numPr>
        <w:spacing w:line="360" w:lineRule="auto"/>
      </w:pPr>
      <w:r>
        <w:t xml:space="preserve">The WI will route from Hold queue after the WI has been expired </w:t>
      </w:r>
      <w:r w:rsidR="005D4FCF">
        <w:t xml:space="preserve">as per the Hold Till date selected by the </w:t>
      </w:r>
      <w:r w:rsidR="00B1419A">
        <w:t xml:space="preserve">Cons Doc Check </w:t>
      </w:r>
      <w:r w:rsidR="005D4FCF">
        <w:t xml:space="preserve">user. </w:t>
      </w:r>
      <w:r w:rsidR="00794B51">
        <w:t xml:space="preserve"> </w:t>
      </w:r>
    </w:p>
    <w:p w14:paraId="5FE1D0CE" w14:textId="157D9399" w:rsidR="002177E5" w:rsidRPr="00B1419A" w:rsidRDefault="00F635CD" w:rsidP="002543AD">
      <w:pPr>
        <w:pStyle w:val="ListParagraph"/>
        <w:numPr>
          <w:ilvl w:val="0"/>
          <w:numId w:val="30"/>
        </w:numPr>
        <w:spacing w:line="360" w:lineRule="auto"/>
        <w:rPr>
          <w:strike/>
        </w:rPr>
      </w:pPr>
      <w:r>
        <w:t xml:space="preserve">The WI can route from Awaiting Docs queue for Reschedule Collection cases when user takes decision as Submit. </w:t>
      </w:r>
    </w:p>
    <w:p w14:paraId="45EBC7C0" w14:textId="5854357D" w:rsidR="00C30783" w:rsidRDefault="00D8599F" w:rsidP="00802EF3">
      <w:pPr>
        <w:pStyle w:val="ListParagraph"/>
        <w:numPr>
          <w:ilvl w:val="0"/>
          <w:numId w:val="5"/>
        </w:numPr>
        <w:spacing w:line="360" w:lineRule="auto"/>
      </w:pPr>
      <w:r>
        <w:lastRenderedPageBreak/>
        <w:t>The WI will be assigned to the specific user groups based on the Cross-Sell Product selection done by the sales team</w:t>
      </w:r>
      <w:r w:rsidR="00C30783">
        <w:t xml:space="preserve">. </w:t>
      </w:r>
    </w:p>
    <w:p w14:paraId="39A95BDB" w14:textId="5697AB42" w:rsidR="00C30783" w:rsidRDefault="00C30783" w:rsidP="00802EF3">
      <w:pPr>
        <w:pStyle w:val="ListParagraph"/>
        <w:numPr>
          <w:ilvl w:val="0"/>
          <w:numId w:val="5"/>
        </w:numPr>
        <w:spacing w:line="360" w:lineRule="auto"/>
      </w:pPr>
      <w:r>
        <w:t xml:space="preserve">The WI assignment will be </w:t>
      </w:r>
      <w:r w:rsidR="00995CFF">
        <w:t>done on a</w:t>
      </w:r>
      <w:r>
        <w:t xml:space="preserve"> basis if any </w:t>
      </w:r>
      <w:del w:id="57" w:author="Zeena Salim" w:date="2025-07-04T18:39:00Z" w16du:dateUtc="2025-07-04T14:39:00Z">
        <w:r w:rsidDel="00C541A4">
          <w:delText xml:space="preserve">bundled </w:delText>
        </w:r>
      </w:del>
      <w:proofErr w:type="spellStart"/>
      <w:ins w:id="58" w:author="Zeena Salim" w:date="2025-07-04T18:39:00Z" w16du:dateUtc="2025-07-04T14:39:00Z">
        <w:r w:rsidR="00C541A4">
          <w:t>crossell</w:t>
        </w:r>
        <w:proofErr w:type="spellEnd"/>
        <w:r w:rsidR="00C541A4">
          <w:t xml:space="preserve"> </w:t>
        </w:r>
      </w:ins>
      <w:r>
        <w:t xml:space="preserve">product is required as Yes or No. If </w:t>
      </w:r>
      <w:r w:rsidR="00596EBA">
        <w:t>yes</w:t>
      </w:r>
      <w:r>
        <w:t xml:space="preserve">, whether it is CC, AO or CC &amp; AO both. </w:t>
      </w:r>
    </w:p>
    <w:p w14:paraId="6C74C14D" w14:textId="46020418" w:rsidR="00596EBA" w:rsidRDefault="00596EBA" w:rsidP="00802EF3">
      <w:pPr>
        <w:pStyle w:val="ListParagraph"/>
        <w:numPr>
          <w:ilvl w:val="0"/>
          <w:numId w:val="5"/>
        </w:numPr>
        <w:spacing w:line="360" w:lineRule="auto"/>
      </w:pPr>
      <w:r>
        <w:t>The user at this queue will be able to edit the cross-sell product selection and whether STL is required</w:t>
      </w:r>
      <w:r w:rsidR="00DE4942">
        <w:t xml:space="preserve"> or LC or STL is attached or not. </w:t>
      </w:r>
    </w:p>
    <w:p w14:paraId="48BA34B5" w14:textId="64E97BE8" w:rsidR="006C20D7" w:rsidRDefault="006C20D7" w:rsidP="00802EF3">
      <w:pPr>
        <w:pStyle w:val="ListParagraph"/>
        <w:numPr>
          <w:ilvl w:val="0"/>
          <w:numId w:val="5"/>
        </w:numPr>
        <w:spacing w:line="360" w:lineRule="auto"/>
      </w:pPr>
      <w:r>
        <w:t xml:space="preserve">If STL attached is flagged as Yes, system will check if STL is Attached or not. </w:t>
      </w:r>
    </w:p>
    <w:p w14:paraId="750A36FD" w14:textId="713F3E16" w:rsidR="006C20D7" w:rsidRDefault="006C20D7" w:rsidP="006C20D7">
      <w:pPr>
        <w:pStyle w:val="ListParagraph"/>
        <w:numPr>
          <w:ilvl w:val="0"/>
          <w:numId w:val="5"/>
        </w:numPr>
        <w:spacing w:line="360" w:lineRule="auto"/>
      </w:pPr>
      <w:r>
        <w:t xml:space="preserve">If LC attached is flagged as Yes, system will check if LC is Attached or not. </w:t>
      </w:r>
    </w:p>
    <w:p w14:paraId="393CB3E8" w14:textId="5BC3EAC7" w:rsidR="006C20D7" w:rsidRDefault="006C20D7" w:rsidP="006C20D7">
      <w:pPr>
        <w:pStyle w:val="ListParagraph"/>
        <w:numPr>
          <w:ilvl w:val="0"/>
          <w:numId w:val="5"/>
        </w:numPr>
        <w:spacing w:line="360" w:lineRule="auto"/>
      </w:pPr>
      <w:r>
        <w:t>If on both flags as Yes, LC or STL respectively are not attached, system will throw Mandatory alert error to the user</w:t>
      </w:r>
      <w:r w:rsidR="00780410">
        <w:t>. In this case, either the user will have to upload the documents or un-select the selections.</w:t>
      </w:r>
    </w:p>
    <w:p w14:paraId="4A6F2162" w14:textId="36292B29" w:rsidR="00596EBA" w:rsidRDefault="000B0882" w:rsidP="00802EF3">
      <w:pPr>
        <w:pStyle w:val="ListParagraph"/>
        <w:numPr>
          <w:ilvl w:val="0"/>
          <w:numId w:val="5"/>
        </w:numPr>
        <w:spacing w:line="360" w:lineRule="auto"/>
      </w:pPr>
      <w:r>
        <w:t xml:space="preserve">The user will have the following decisions: </w:t>
      </w:r>
    </w:p>
    <w:p w14:paraId="41E95193" w14:textId="409A3EAE" w:rsidR="000B0882" w:rsidRDefault="000B0882" w:rsidP="002543AD">
      <w:pPr>
        <w:pStyle w:val="ListParagraph"/>
        <w:numPr>
          <w:ilvl w:val="0"/>
          <w:numId w:val="31"/>
        </w:numPr>
        <w:spacing w:line="360" w:lineRule="auto"/>
      </w:pPr>
      <w:r w:rsidRPr="00794B51">
        <w:rPr>
          <w:b/>
          <w:bCs/>
        </w:rPr>
        <w:t>Doc Check Done:</w:t>
      </w:r>
      <w:r w:rsidR="00C80386">
        <w:t xml:space="preserve"> The user will take this decision</w:t>
      </w:r>
      <w:r w:rsidR="00742378">
        <w:t xml:space="preserve"> if he </w:t>
      </w:r>
      <w:r w:rsidR="004E47C1">
        <w:t xml:space="preserve">has completed his actions and wants to submit the WI. </w:t>
      </w:r>
    </w:p>
    <w:p w14:paraId="65F59EDB" w14:textId="73A8FD03" w:rsidR="00C80386" w:rsidRDefault="000B0882" w:rsidP="002543AD">
      <w:pPr>
        <w:pStyle w:val="ListParagraph"/>
        <w:numPr>
          <w:ilvl w:val="0"/>
          <w:numId w:val="31"/>
        </w:numPr>
        <w:spacing w:line="360" w:lineRule="auto"/>
      </w:pPr>
      <w:r w:rsidRPr="00794B51">
        <w:rPr>
          <w:b/>
          <w:bCs/>
        </w:rPr>
        <w:t xml:space="preserve">Send to </w:t>
      </w:r>
      <w:r w:rsidR="00C80386" w:rsidRPr="00794B51">
        <w:rPr>
          <w:b/>
          <w:bCs/>
        </w:rPr>
        <w:t>PB Credit Team:</w:t>
      </w:r>
      <w:r w:rsidR="00C80386">
        <w:t xml:space="preserve"> </w:t>
      </w:r>
      <w:r w:rsidR="004E47C1">
        <w:t xml:space="preserve">The user will take this decision if he wants to send the WI to PB Credit Team for some CAM or general amendments. </w:t>
      </w:r>
    </w:p>
    <w:p w14:paraId="06112E27" w14:textId="4B4CB537" w:rsidR="00C80386" w:rsidRDefault="00C80386" w:rsidP="002543AD">
      <w:pPr>
        <w:pStyle w:val="ListParagraph"/>
        <w:numPr>
          <w:ilvl w:val="0"/>
          <w:numId w:val="31"/>
        </w:numPr>
        <w:spacing w:line="360" w:lineRule="auto"/>
      </w:pPr>
      <w:r w:rsidRPr="00794B51">
        <w:rPr>
          <w:b/>
          <w:bCs/>
        </w:rPr>
        <w:t>Return to Source:</w:t>
      </w:r>
      <w:r>
        <w:t xml:space="preserve"> </w:t>
      </w:r>
      <w:r w:rsidR="004E47C1">
        <w:t xml:space="preserve">The user will take this decision if he wants to send the WI back to Introduction Stage. </w:t>
      </w:r>
    </w:p>
    <w:p w14:paraId="32EA9DE7" w14:textId="1390F45E" w:rsidR="0005202F" w:rsidRDefault="0005202F" w:rsidP="002543AD">
      <w:pPr>
        <w:pStyle w:val="ListParagraph"/>
        <w:numPr>
          <w:ilvl w:val="0"/>
          <w:numId w:val="31"/>
        </w:numPr>
        <w:spacing w:line="360" w:lineRule="auto"/>
      </w:pPr>
      <w:r>
        <w:rPr>
          <w:b/>
          <w:bCs/>
        </w:rPr>
        <w:t>Hold:</w:t>
      </w:r>
      <w:r>
        <w:t xml:space="preserve"> The user will take this decision if </w:t>
      </w:r>
      <w:r w:rsidR="007932CD">
        <w:t xml:space="preserve">he wants to Hold the WI and will select the Hold Till Date too. </w:t>
      </w:r>
    </w:p>
    <w:p w14:paraId="56627685" w14:textId="21E491B1" w:rsidR="00E47637" w:rsidRDefault="00E47637" w:rsidP="00802EF3">
      <w:pPr>
        <w:pStyle w:val="ListParagraph"/>
        <w:numPr>
          <w:ilvl w:val="0"/>
          <w:numId w:val="5"/>
        </w:numPr>
        <w:spacing w:line="360" w:lineRule="auto"/>
      </w:pPr>
      <w:r>
        <w:t>The system will check for the</w:t>
      </w:r>
      <w:r w:rsidR="001F1ECD">
        <w:t xml:space="preserve"> request type,</w:t>
      </w:r>
      <w:r>
        <w:t xml:space="preserve"> cross-sell product </w:t>
      </w:r>
      <w:r w:rsidR="00DB35C1">
        <w:t>and LC / STL required selection at this stage</w:t>
      </w:r>
      <w:r w:rsidR="009B40C2">
        <w:t xml:space="preserve"> </w:t>
      </w:r>
      <w:r w:rsidR="000F0F90">
        <w:t xml:space="preserve">and </w:t>
      </w:r>
      <w:r w:rsidR="00383300">
        <w:t>the following</w:t>
      </w:r>
      <w:r w:rsidR="0076467C">
        <w:t xml:space="preserve"> can be different scenarios</w:t>
      </w:r>
      <w:r w:rsidR="00054B1A">
        <w:t xml:space="preserve"> which will be checked at CROPS Check stage before moving the WI ahead as per the different journeys. </w:t>
      </w:r>
    </w:p>
    <w:p w14:paraId="5DCD50F6" w14:textId="7308DF03" w:rsidR="004E47C1" w:rsidRDefault="004E47C1" w:rsidP="00802EF3">
      <w:pPr>
        <w:pStyle w:val="ListParagraph"/>
        <w:numPr>
          <w:ilvl w:val="0"/>
          <w:numId w:val="5"/>
        </w:numPr>
        <w:spacing w:line="360" w:lineRule="auto"/>
      </w:pPr>
      <w:r>
        <w:t>The WI will move to the following queue</w:t>
      </w:r>
      <w:r w:rsidR="00054B1A">
        <w:t xml:space="preserve"> / stage </w:t>
      </w:r>
      <w:r>
        <w:t xml:space="preserve">based on the conditions below: </w:t>
      </w:r>
    </w:p>
    <w:p w14:paraId="00740A42" w14:textId="05DC10AF" w:rsidR="00627094" w:rsidRPr="00054B1A" w:rsidRDefault="00054B1A" w:rsidP="002543AD">
      <w:pPr>
        <w:pStyle w:val="ListParagraph"/>
        <w:numPr>
          <w:ilvl w:val="0"/>
          <w:numId w:val="32"/>
        </w:numPr>
        <w:spacing w:line="360" w:lineRule="auto"/>
        <w:rPr>
          <w:b/>
          <w:bCs/>
        </w:rPr>
      </w:pPr>
      <w:r w:rsidRPr="00054B1A">
        <w:rPr>
          <w:b/>
          <w:bCs/>
        </w:rPr>
        <w:t xml:space="preserve">CROPS Check (Decision Stage): </w:t>
      </w:r>
      <w:r>
        <w:t xml:space="preserve"> The WI will move to CROPS Check decision stage for system to validate the request type and selections as per the WI basis which WI will move ahead. (Refer section</w:t>
      </w:r>
      <w:r w:rsidR="00BF15BC">
        <w:t xml:space="preserve"> 3.7 CROPS Check for different journeys)</w:t>
      </w:r>
    </w:p>
    <w:p w14:paraId="1451610C" w14:textId="11480B6B" w:rsidR="00627094" w:rsidRDefault="002B3D34" w:rsidP="002543AD">
      <w:pPr>
        <w:pStyle w:val="ListParagraph"/>
        <w:numPr>
          <w:ilvl w:val="0"/>
          <w:numId w:val="32"/>
        </w:numPr>
        <w:spacing w:line="360" w:lineRule="auto"/>
      </w:pPr>
      <w:r w:rsidRPr="00794B51">
        <w:rPr>
          <w:b/>
          <w:bCs/>
        </w:rPr>
        <w:t>PB Credit Maker:</w:t>
      </w:r>
      <w:r w:rsidR="002D0996" w:rsidRPr="00794B51">
        <w:rPr>
          <w:b/>
          <w:bCs/>
        </w:rPr>
        <w:t xml:space="preserve"> </w:t>
      </w:r>
      <w:r w:rsidR="002D0996">
        <w:t xml:space="preserve">The WI </w:t>
      </w:r>
      <w:r w:rsidR="00895115">
        <w:t xml:space="preserve">will move to this queue if the user selected the decision as Send to PB Credit Team. </w:t>
      </w:r>
    </w:p>
    <w:p w14:paraId="13322EEE" w14:textId="39D09C9A" w:rsidR="002B3D34" w:rsidRDefault="002B2A95" w:rsidP="002543AD">
      <w:pPr>
        <w:pStyle w:val="ListParagraph"/>
        <w:numPr>
          <w:ilvl w:val="0"/>
          <w:numId w:val="32"/>
        </w:numPr>
        <w:spacing w:line="360" w:lineRule="auto"/>
      </w:pPr>
      <w:r w:rsidRPr="00794B51">
        <w:rPr>
          <w:b/>
          <w:bCs/>
        </w:rPr>
        <w:lastRenderedPageBreak/>
        <w:t>Initiator Return</w:t>
      </w:r>
      <w:r w:rsidR="002B3D34" w:rsidRPr="00794B51">
        <w:rPr>
          <w:b/>
          <w:bCs/>
        </w:rPr>
        <w:t>:</w:t>
      </w:r>
      <w:r w:rsidR="002B3D34">
        <w:t xml:space="preserve"> </w:t>
      </w:r>
      <w:r w:rsidR="00895115">
        <w:t xml:space="preserve">The WI will move to this queue if the user selects </w:t>
      </w:r>
      <w:r w:rsidR="001B2448">
        <w:t>the decision</w:t>
      </w:r>
      <w:r w:rsidR="00895115">
        <w:t xml:space="preserve"> as Return to Source. </w:t>
      </w:r>
    </w:p>
    <w:p w14:paraId="5A7886FE" w14:textId="3F08BB15" w:rsidR="007932CD" w:rsidRDefault="007932CD" w:rsidP="002543AD">
      <w:pPr>
        <w:pStyle w:val="ListParagraph"/>
        <w:numPr>
          <w:ilvl w:val="0"/>
          <w:numId w:val="32"/>
        </w:numPr>
        <w:spacing w:line="360" w:lineRule="auto"/>
      </w:pPr>
      <w:r>
        <w:rPr>
          <w:b/>
          <w:bCs/>
        </w:rPr>
        <w:t>Hold:</w:t>
      </w:r>
      <w:r>
        <w:t xml:space="preserve"> The WI will move to this queue if </w:t>
      </w:r>
      <w:r w:rsidR="00D01A93">
        <w:t xml:space="preserve">the user has taken decision as Hold and selected the Hold Till Date. </w:t>
      </w:r>
    </w:p>
    <w:p w14:paraId="14568EAF" w14:textId="77777777" w:rsidR="00895115" w:rsidRDefault="00895115" w:rsidP="00895115">
      <w:pPr>
        <w:spacing w:line="360" w:lineRule="auto"/>
      </w:pPr>
    </w:p>
    <w:p w14:paraId="17AABC6B" w14:textId="2B178281" w:rsidR="00895115" w:rsidRDefault="0087755C" w:rsidP="00895115">
      <w:pPr>
        <w:spacing w:line="360" w:lineRule="auto"/>
      </w:pPr>
      <w:r>
        <w:t xml:space="preserve">The WI will route as: </w:t>
      </w:r>
    </w:p>
    <w:p w14:paraId="6B802E89" w14:textId="77777777" w:rsidR="0087755C" w:rsidRDefault="0087755C" w:rsidP="00895115">
      <w:pPr>
        <w:spacing w:line="360" w:lineRule="auto"/>
      </w:pPr>
    </w:p>
    <w:tbl>
      <w:tblPr>
        <w:tblStyle w:val="TableGrid"/>
        <w:tblW w:w="0" w:type="auto"/>
        <w:tblLook w:val="04A0" w:firstRow="1" w:lastRow="0" w:firstColumn="1" w:lastColumn="0" w:noHBand="0" w:noVBand="1"/>
      </w:tblPr>
      <w:tblGrid>
        <w:gridCol w:w="3005"/>
        <w:gridCol w:w="3005"/>
        <w:gridCol w:w="3006"/>
      </w:tblGrid>
      <w:tr w:rsidR="0087755C" w14:paraId="0EA712BA" w14:textId="77777777" w:rsidTr="0087755C">
        <w:tc>
          <w:tcPr>
            <w:tcW w:w="3005" w:type="dxa"/>
          </w:tcPr>
          <w:p w14:paraId="2D634E0C" w14:textId="139ADE27" w:rsidR="0087755C" w:rsidRPr="0087755C" w:rsidRDefault="0087755C" w:rsidP="00895115">
            <w:pPr>
              <w:spacing w:line="360" w:lineRule="auto"/>
              <w:rPr>
                <w:b/>
                <w:bCs/>
              </w:rPr>
            </w:pPr>
            <w:commentRangeStart w:id="59"/>
            <w:r w:rsidRPr="0087755C">
              <w:rPr>
                <w:b/>
                <w:bCs/>
              </w:rPr>
              <w:t>Decision</w:t>
            </w:r>
          </w:p>
        </w:tc>
        <w:tc>
          <w:tcPr>
            <w:tcW w:w="3005" w:type="dxa"/>
          </w:tcPr>
          <w:p w14:paraId="55B5EF4F" w14:textId="154B655F" w:rsidR="0087755C" w:rsidRPr="0087755C" w:rsidRDefault="0087755C" w:rsidP="00895115">
            <w:pPr>
              <w:spacing w:line="360" w:lineRule="auto"/>
              <w:rPr>
                <w:b/>
                <w:bCs/>
              </w:rPr>
            </w:pPr>
            <w:commentRangeStart w:id="60"/>
            <w:r w:rsidRPr="0087755C">
              <w:rPr>
                <w:b/>
                <w:bCs/>
              </w:rPr>
              <w:t>Condition</w:t>
            </w:r>
          </w:p>
        </w:tc>
        <w:tc>
          <w:tcPr>
            <w:tcW w:w="3006" w:type="dxa"/>
          </w:tcPr>
          <w:p w14:paraId="3FAA9872" w14:textId="7CABF7DD" w:rsidR="0087755C" w:rsidRPr="0087755C" w:rsidRDefault="0087755C" w:rsidP="00895115">
            <w:pPr>
              <w:spacing w:line="360" w:lineRule="auto"/>
              <w:rPr>
                <w:b/>
                <w:bCs/>
              </w:rPr>
            </w:pPr>
            <w:r w:rsidRPr="0087755C">
              <w:rPr>
                <w:b/>
                <w:bCs/>
              </w:rPr>
              <w:t xml:space="preserve">WI moves to </w:t>
            </w:r>
            <w:commentRangeEnd w:id="60"/>
            <w:r w:rsidR="00980B6E" w:rsidRPr="0087755C">
              <w:rPr>
                <w:rStyle w:val="CommentReference"/>
                <w:b/>
                <w:sz w:val="24"/>
                <w:szCs w:val="20"/>
              </w:rPr>
              <w:commentReference w:id="60"/>
            </w:r>
            <w:r w:rsidR="00EB56DA" w:rsidRPr="0087755C">
              <w:rPr>
                <w:rStyle w:val="CommentReference"/>
                <w:b/>
                <w:sz w:val="24"/>
                <w:szCs w:val="20"/>
              </w:rPr>
              <w:commentReference w:id="59"/>
            </w:r>
          </w:p>
        </w:tc>
      </w:tr>
      <w:commentRangeEnd w:id="59"/>
      <w:tr w:rsidR="0087755C" w14:paraId="600FFEA8" w14:textId="77777777" w:rsidTr="0087755C">
        <w:tc>
          <w:tcPr>
            <w:tcW w:w="3005" w:type="dxa"/>
          </w:tcPr>
          <w:p w14:paraId="3A861DB9" w14:textId="43BC9836" w:rsidR="0087755C" w:rsidRDefault="009512B3" w:rsidP="00895115">
            <w:pPr>
              <w:spacing w:line="360" w:lineRule="auto"/>
            </w:pPr>
            <w:r>
              <w:t>Doc Check Done</w:t>
            </w:r>
          </w:p>
        </w:tc>
        <w:tc>
          <w:tcPr>
            <w:tcW w:w="3005" w:type="dxa"/>
          </w:tcPr>
          <w:p w14:paraId="462F05DE" w14:textId="3A7E278B" w:rsidR="0087755C" w:rsidRDefault="0087755C" w:rsidP="00895115">
            <w:pPr>
              <w:spacing w:line="360" w:lineRule="auto"/>
            </w:pPr>
          </w:p>
        </w:tc>
        <w:tc>
          <w:tcPr>
            <w:tcW w:w="3006" w:type="dxa"/>
          </w:tcPr>
          <w:p w14:paraId="1500F051" w14:textId="16900C67" w:rsidR="0087755C" w:rsidRDefault="00BF15BC" w:rsidP="00895115">
            <w:pPr>
              <w:spacing w:line="360" w:lineRule="auto"/>
            </w:pPr>
            <w:r>
              <w:t>CROPS Check (Stage)</w:t>
            </w:r>
          </w:p>
        </w:tc>
      </w:tr>
      <w:tr w:rsidR="0087755C" w14:paraId="1F7457B3" w14:textId="77777777" w:rsidTr="0087755C">
        <w:tc>
          <w:tcPr>
            <w:tcW w:w="3005" w:type="dxa"/>
          </w:tcPr>
          <w:p w14:paraId="60A96BD0" w14:textId="4B61DA65" w:rsidR="0087755C" w:rsidRDefault="009512B3" w:rsidP="00895115">
            <w:pPr>
              <w:spacing w:line="360" w:lineRule="auto"/>
            </w:pPr>
            <w:r>
              <w:t>Send to PB Credit Team</w:t>
            </w:r>
          </w:p>
        </w:tc>
        <w:tc>
          <w:tcPr>
            <w:tcW w:w="3005" w:type="dxa"/>
          </w:tcPr>
          <w:p w14:paraId="5E9A0345" w14:textId="77777777" w:rsidR="0087755C" w:rsidRDefault="0087755C" w:rsidP="00895115">
            <w:pPr>
              <w:spacing w:line="360" w:lineRule="auto"/>
            </w:pPr>
          </w:p>
        </w:tc>
        <w:tc>
          <w:tcPr>
            <w:tcW w:w="3006" w:type="dxa"/>
          </w:tcPr>
          <w:p w14:paraId="557C5FCE" w14:textId="2A881DE9" w:rsidR="0087755C" w:rsidRDefault="0074322B" w:rsidP="00895115">
            <w:pPr>
              <w:spacing w:line="360" w:lineRule="auto"/>
            </w:pPr>
            <w:r>
              <w:t>PB Credit Maker</w:t>
            </w:r>
          </w:p>
        </w:tc>
      </w:tr>
      <w:tr w:rsidR="009512B3" w14:paraId="56A3DD06" w14:textId="77777777" w:rsidTr="0087755C">
        <w:tc>
          <w:tcPr>
            <w:tcW w:w="3005" w:type="dxa"/>
          </w:tcPr>
          <w:p w14:paraId="31E380A0" w14:textId="137D011A" w:rsidR="009512B3" w:rsidRDefault="009512B3" w:rsidP="00895115">
            <w:pPr>
              <w:spacing w:line="360" w:lineRule="auto"/>
            </w:pPr>
            <w:r>
              <w:t>Return to Source</w:t>
            </w:r>
          </w:p>
        </w:tc>
        <w:tc>
          <w:tcPr>
            <w:tcW w:w="3005" w:type="dxa"/>
          </w:tcPr>
          <w:p w14:paraId="7FCA553C" w14:textId="77777777" w:rsidR="009512B3" w:rsidRDefault="009512B3" w:rsidP="00895115">
            <w:pPr>
              <w:spacing w:line="360" w:lineRule="auto"/>
            </w:pPr>
          </w:p>
        </w:tc>
        <w:tc>
          <w:tcPr>
            <w:tcW w:w="3006" w:type="dxa"/>
          </w:tcPr>
          <w:p w14:paraId="1034DA35" w14:textId="6D4924D6" w:rsidR="009512B3" w:rsidRDefault="002B2A95" w:rsidP="00895115">
            <w:pPr>
              <w:spacing w:line="360" w:lineRule="auto"/>
            </w:pPr>
            <w:r>
              <w:t>Initiator Return</w:t>
            </w:r>
            <w:r w:rsidR="0074322B">
              <w:t xml:space="preserve"> </w:t>
            </w:r>
          </w:p>
        </w:tc>
      </w:tr>
      <w:tr w:rsidR="00D01A93" w14:paraId="40C82BF8" w14:textId="77777777" w:rsidTr="0087755C">
        <w:tc>
          <w:tcPr>
            <w:tcW w:w="3005" w:type="dxa"/>
          </w:tcPr>
          <w:p w14:paraId="3B039210" w14:textId="7C800EA5" w:rsidR="00D01A93" w:rsidRDefault="00D01A93" w:rsidP="00895115">
            <w:pPr>
              <w:spacing w:line="360" w:lineRule="auto"/>
            </w:pPr>
            <w:r>
              <w:t xml:space="preserve">Hold </w:t>
            </w:r>
          </w:p>
        </w:tc>
        <w:tc>
          <w:tcPr>
            <w:tcW w:w="3005" w:type="dxa"/>
          </w:tcPr>
          <w:p w14:paraId="130751E6" w14:textId="48BD50C8" w:rsidR="00D01A93" w:rsidRDefault="00BF15BC" w:rsidP="00895115">
            <w:pPr>
              <w:spacing w:line="360" w:lineRule="auto"/>
            </w:pPr>
            <w:r>
              <w:t>Hold Till Date is selected</w:t>
            </w:r>
          </w:p>
        </w:tc>
        <w:tc>
          <w:tcPr>
            <w:tcW w:w="3006" w:type="dxa"/>
          </w:tcPr>
          <w:p w14:paraId="1ADD8F1E" w14:textId="3827A7F5" w:rsidR="00D01A93" w:rsidRDefault="00D01A93" w:rsidP="00895115">
            <w:pPr>
              <w:spacing w:line="360" w:lineRule="auto"/>
            </w:pPr>
            <w:r>
              <w:t xml:space="preserve">Hold </w:t>
            </w:r>
          </w:p>
        </w:tc>
      </w:tr>
    </w:tbl>
    <w:p w14:paraId="4794DE36" w14:textId="77777777" w:rsidR="0087755C" w:rsidRDefault="0087755C" w:rsidP="00895115">
      <w:pPr>
        <w:spacing w:line="360" w:lineRule="auto"/>
      </w:pPr>
    </w:p>
    <w:p w14:paraId="6CC58918" w14:textId="263DE04D" w:rsidR="00895115" w:rsidRDefault="00846DF2" w:rsidP="00846DF2">
      <w:pPr>
        <w:pStyle w:val="Heading6"/>
      </w:pPr>
      <w:r>
        <w:t>3.6.</w:t>
      </w:r>
      <w:r w:rsidR="001856F9">
        <w:t>2</w:t>
      </w:r>
      <w:r>
        <w:t>.</w:t>
      </w:r>
      <w:r w:rsidR="00E15416">
        <w:t>2</w:t>
      </w:r>
      <w:r>
        <w:t>.</w:t>
      </w:r>
      <w:r w:rsidR="00E15416">
        <w:t>1</w:t>
      </w:r>
      <w:r w:rsidR="001856F9">
        <w:t>.2</w:t>
      </w:r>
      <w:r w:rsidR="001B6B81">
        <w:t xml:space="preserve"> Access Details </w:t>
      </w:r>
    </w:p>
    <w:p w14:paraId="4EFDC180" w14:textId="77777777" w:rsidR="001B6B81" w:rsidRDefault="001B6B81" w:rsidP="001B6B81"/>
    <w:p w14:paraId="67B59416" w14:textId="77777777" w:rsidR="001B6B81" w:rsidRPr="001B6B81" w:rsidRDefault="001B6B81" w:rsidP="001B6B81"/>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1B6B81" w:rsidRPr="009B444E" w14:paraId="68A66F7D" w14:textId="77777777" w:rsidTr="003206E8">
        <w:tc>
          <w:tcPr>
            <w:tcW w:w="3681" w:type="dxa"/>
          </w:tcPr>
          <w:p w14:paraId="257F3E83" w14:textId="77777777" w:rsidR="001B6B81" w:rsidRPr="009B444E" w:rsidRDefault="001B6B81" w:rsidP="003206E8">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1D8DEC14" w14:textId="41F6EC42" w:rsidR="001B6B81" w:rsidRPr="009B444E" w:rsidRDefault="001B6B81" w:rsidP="003206E8">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 xml:space="preserve">users added to the </w:t>
            </w:r>
            <w:r w:rsidR="00AD704F">
              <w:rPr>
                <w:rFonts w:eastAsia="Calibri" w:cs="Arial"/>
                <w:szCs w:val="24"/>
              </w:rPr>
              <w:t>Cons Doc Check, Cons Doc Check CC, Cons Doc Check AO &amp; Cons Doc Check Cc &amp; AO</w:t>
            </w:r>
            <w:r>
              <w:rPr>
                <w:rFonts w:eastAsia="Calibri" w:cs="Arial"/>
                <w:szCs w:val="24"/>
              </w:rPr>
              <w:t xml:space="preserve"> group. </w:t>
            </w:r>
          </w:p>
        </w:tc>
      </w:tr>
      <w:tr w:rsidR="001B6B81" w:rsidRPr="009B444E" w14:paraId="3786F757" w14:textId="77777777" w:rsidTr="003206E8">
        <w:tc>
          <w:tcPr>
            <w:tcW w:w="3681" w:type="dxa"/>
          </w:tcPr>
          <w:p w14:paraId="540FFF67" w14:textId="77777777" w:rsidR="001B6B81" w:rsidRPr="009B444E" w:rsidRDefault="001B6B81" w:rsidP="003206E8">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04C5E8F7" w14:textId="77777777" w:rsidR="001B6B81" w:rsidRPr="009B444E" w:rsidRDefault="001B6B81" w:rsidP="003206E8">
            <w:pPr>
              <w:pStyle w:val="ListParagraph"/>
              <w:spacing w:line="360" w:lineRule="auto"/>
              <w:ind w:left="0"/>
              <w:jc w:val="both"/>
              <w:rPr>
                <w:rFonts w:eastAsia="Calibri" w:cs="Arial"/>
                <w:szCs w:val="24"/>
              </w:rPr>
            </w:pPr>
            <w:r>
              <w:rPr>
                <w:rFonts w:eastAsia="Calibri" w:cs="Arial"/>
                <w:szCs w:val="24"/>
              </w:rPr>
              <w:t>NA</w:t>
            </w:r>
          </w:p>
        </w:tc>
      </w:tr>
      <w:tr w:rsidR="001B6B81" w:rsidRPr="009B444E" w14:paraId="5D93BA58" w14:textId="77777777" w:rsidTr="003206E8">
        <w:tc>
          <w:tcPr>
            <w:tcW w:w="3681" w:type="dxa"/>
          </w:tcPr>
          <w:p w14:paraId="4FCB9381" w14:textId="77777777" w:rsidR="001B6B81" w:rsidRPr="009B444E" w:rsidRDefault="001B6B81" w:rsidP="003206E8">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4FE69FF8" w14:textId="0D3D91D7" w:rsidR="001B6B81" w:rsidRPr="009B444E" w:rsidRDefault="00AD704F" w:rsidP="003206E8">
            <w:pPr>
              <w:pStyle w:val="ListParagraph"/>
              <w:spacing w:line="360" w:lineRule="auto"/>
              <w:ind w:left="0"/>
              <w:jc w:val="both"/>
              <w:rPr>
                <w:rFonts w:eastAsia="Calibri" w:cs="Arial"/>
                <w:szCs w:val="24"/>
              </w:rPr>
            </w:pPr>
            <w:r>
              <w:rPr>
                <w:rFonts w:eastAsia="Calibri" w:cs="Arial"/>
                <w:szCs w:val="24"/>
              </w:rPr>
              <w:t xml:space="preserve">WI to be assigned basis cross sell product to specific user groups. </w:t>
            </w:r>
          </w:p>
        </w:tc>
      </w:tr>
      <w:tr w:rsidR="001B6B81" w:rsidRPr="009B444E" w14:paraId="1E633435" w14:textId="77777777" w:rsidTr="003206E8">
        <w:tc>
          <w:tcPr>
            <w:tcW w:w="3681" w:type="dxa"/>
          </w:tcPr>
          <w:p w14:paraId="0760A63A" w14:textId="77777777" w:rsidR="001B6B81" w:rsidRPr="009B444E" w:rsidRDefault="001B6B81" w:rsidP="003206E8">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21D5B3E6" w14:textId="77777777" w:rsidR="001B6B81" w:rsidRPr="009B444E" w:rsidRDefault="001B6B81" w:rsidP="003206E8">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1B6B81" w:rsidRPr="009B444E" w14:paraId="69708BA2" w14:textId="77777777" w:rsidTr="003206E8">
        <w:tc>
          <w:tcPr>
            <w:tcW w:w="3681" w:type="dxa"/>
          </w:tcPr>
          <w:p w14:paraId="5ED68AD3" w14:textId="77777777" w:rsidR="001B6B81" w:rsidRPr="009B444E" w:rsidRDefault="001B6B81" w:rsidP="003206E8">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6798BBFB" w14:textId="77777777" w:rsidR="001B6B81" w:rsidRPr="009B444E" w:rsidRDefault="001B6B81" w:rsidP="003206E8">
            <w:pPr>
              <w:pStyle w:val="ListParagraph"/>
              <w:spacing w:line="360" w:lineRule="auto"/>
              <w:ind w:left="0"/>
              <w:jc w:val="both"/>
              <w:rPr>
                <w:rFonts w:eastAsia="Calibri" w:cs="Arial"/>
                <w:szCs w:val="24"/>
              </w:rPr>
            </w:pPr>
            <w:r w:rsidRPr="009B444E">
              <w:rPr>
                <w:rFonts w:eastAsia="Calibri" w:cs="Arial"/>
                <w:szCs w:val="24"/>
              </w:rPr>
              <w:t>None</w:t>
            </w:r>
          </w:p>
        </w:tc>
      </w:tr>
    </w:tbl>
    <w:p w14:paraId="79E288FD" w14:textId="77777777" w:rsidR="00BF15BC" w:rsidRDefault="00BF15BC" w:rsidP="00895115">
      <w:pPr>
        <w:spacing w:line="360" w:lineRule="auto"/>
      </w:pPr>
    </w:p>
    <w:p w14:paraId="769B2C63" w14:textId="092B3A3C" w:rsidR="00BF15BC" w:rsidRDefault="00A15FCD" w:rsidP="00443E68">
      <w:pPr>
        <w:pStyle w:val="Heading2"/>
        <w:numPr>
          <w:ilvl w:val="1"/>
          <w:numId w:val="2"/>
        </w:numPr>
      </w:pPr>
      <w:bookmarkStart w:id="61" w:name="_Toc206760628"/>
      <w:r>
        <w:t>CROPS Check (Decision Stage)</w:t>
      </w:r>
      <w:bookmarkEnd w:id="61"/>
    </w:p>
    <w:p w14:paraId="0A9A01C8" w14:textId="77777777" w:rsidR="00A15FCD" w:rsidRDefault="00A15FCD" w:rsidP="00A15FCD"/>
    <w:p w14:paraId="762921EA" w14:textId="1CE952BA" w:rsidR="00BF15BC" w:rsidRDefault="00784554" w:rsidP="00784554">
      <w:pPr>
        <w:pStyle w:val="ListParagraph"/>
        <w:numPr>
          <w:ilvl w:val="0"/>
          <w:numId w:val="5"/>
        </w:numPr>
        <w:spacing w:line="360" w:lineRule="auto"/>
      </w:pPr>
      <w:r>
        <w:t xml:space="preserve">This will be a decision stage </w:t>
      </w:r>
      <w:r w:rsidR="00C21B9E">
        <w:t xml:space="preserve">where </w:t>
      </w:r>
      <w:r w:rsidR="00D177BA">
        <w:t xml:space="preserve">system will check for the conditions basis the selections made by the users in the WI and then move the WI ahead to a dedicated flow. </w:t>
      </w:r>
    </w:p>
    <w:p w14:paraId="696E85EE" w14:textId="2343FF98" w:rsidR="0014603B" w:rsidRDefault="00B22209" w:rsidP="0014603B">
      <w:pPr>
        <w:pStyle w:val="ListParagraph"/>
        <w:numPr>
          <w:ilvl w:val="0"/>
          <w:numId w:val="5"/>
        </w:numPr>
        <w:spacing w:line="360" w:lineRule="auto"/>
      </w:pPr>
      <w:r>
        <w:t xml:space="preserve">Below journey’s will be applicable after this stage: </w:t>
      </w:r>
    </w:p>
    <w:p w14:paraId="69623C40" w14:textId="59C35A8C" w:rsidR="008B6BF9" w:rsidRDefault="008B0817" w:rsidP="003E3F52">
      <w:pPr>
        <w:pStyle w:val="ListParagraph"/>
        <w:numPr>
          <w:ilvl w:val="0"/>
          <w:numId w:val="70"/>
        </w:numPr>
        <w:spacing w:line="360" w:lineRule="auto"/>
      </w:pPr>
      <w:r w:rsidRPr="00EC01E9">
        <w:rPr>
          <w:b/>
          <w:bCs/>
        </w:rPr>
        <w:lastRenderedPageBreak/>
        <w:t>Takeover Loans</w:t>
      </w:r>
      <w:r>
        <w:t>: If user selected Sub Product as ‘</w:t>
      </w:r>
      <w:r w:rsidRPr="001C00D2">
        <w:t>Takeover</w:t>
      </w:r>
      <w:r w:rsidR="002A26F3">
        <w:t>’</w:t>
      </w:r>
    </w:p>
    <w:p w14:paraId="2ED148CE" w14:textId="44B3ED9F" w:rsidR="0025548F" w:rsidRPr="001E6EC3" w:rsidRDefault="0025548F" w:rsidP="003E3F52">
      <w:pPr>
        <w:pStyle w:val="ListParagraph"/>
        <w:numPr>
          <w:ilvl w:val="1"/>
          <w:numId w:val="70"/>
        </w:numPr>
        <w:spacing w:line="360" w:lineRule="auto"/>
        <w:rPr>
          <w:b/>
          <w:bCs/>
        </w:rPr>
      </w:pPr>
      <w:r w:rsidRPr="001E6EC3">
        <w:rPr>
          <w:b/>
          <w:bCs/>
        </w:rPr>
        <w:t>Takeover Loans with Cross Sell = AO</w:t>
      </w:r>
    </w:p>
    <w:p w14:paraId="0112B9BA" w14:textId="488DC1C2" w:rsidR="0025548F" w:rsidRDefault="0025548F" w:rsidP="003E3F52">
      <w:pPr>
        <w:pStyle w:val="ListParagraph"/>
        <w:numPr>
          <w:ilvl w:val="2"/>
          <w:numId w:val="70"/>
        </w:numPr>
        <w:spacing w:line="360" w:lineRule="auto"/>
      </w:pPr>
      <w:r>
        <w:t xml:space="preserve">LC Attached </w:t>
      </w:r>
    </w:p>
    <w:p w14:paraId="78099C5D" w14:textId="61630086" w:rsidR="008B6BF9" w:rsidRDefault="0025548F" w:rsidP="003E3F52">
      <w:pPr>
        <w:pStyle w:val="ListParagraph"/>
        <w:numPr>
          <w:ilvl w:val="2"/>
          <w:numId w:val="70"/>
        </w:numPr>
        <w:spacing w:line="360" w:lineRule="auto"/>
      </w:pPr>
      <w:r>
        <w:t>LC</w:t>
      </w:r>
      <w:r w:rsidR="008B6BF9">
        <w:t xml:space="preserve"> not Attached </w:t>
      </w:r>
    </w:p>
    <w:p w14:paraId="50AD0AB9" w14:textId="2859454C" w:rsidR="008B0817" w:rsidRPr="001E6EC3" w:rsidRDefault="008B0817" w:rsidP="003E3F52">
      <w:pPr>
        <w:pStyle w:val="ListParagraph"/>
        <w:numPr>
          <w:ilvl w:val="1"/>
          <w:numId w:val="70"/>
        </w:numPr>
        <w:spacing w:line="360" w:lineRule="auto"/>
        <w:rPr>
          <w:b/>
          <w:bCs/>
        </w:rPr>
      </w:pPr>
      <w:r w:rsidRPr="001E6EC3">
        <w:rPr>
          <w:b/>
          <w:bCs/>
        </w:rPr>
        <w:t>Takeover Loans with Cross Sell = CC</w:t>
      </w:r>
    </w:p>
    <w:p w14:paraId="1B47B75E" w14:textId="2431753D" w:rsidR="008B0817" w:rsidRDefault="008B0817" w:rsidP="003E3F52">
      <w:pPr>
        <w:pStyle w:val="ListParagraph"/>
        <w:numPr>
          <w:ilvl w:val="2"/>
          <w:numId w:val="70"/>
        </w:numPr>
        <w:spacing w:line="360" w:lineRule="auto"/>
      </w:pPr>
      <w:r>
        <w:t>LC Attached</w:t>
      </w:r>
      <w:r w:rsidR="001C00D2">
        <w:t xml:space="preserve"> </w:t>
      </w:r>
    </w:p>
    <w:p w14:paraId="6CE5EC56" w14:textId="02536257" w:rsidR="001C00D2" w:rsidRDefault="001C00D2" w:rsidP="003E3F52">
      <w:pPr>
        <w:pStyle w:val="ListParagraph"/>
        <w:numPr>
          <w:ilvl w:val="3"/>
          <w:numId w:val="70"/>
        </w:numPr>
        <w:spacing w:line="360" w:lineRule="auto"/>
      </w:pPr>
      <w:r>
        <w:t>Primary MCQ Issuance Before CC Req = Yes</w:t>
      </w:r>
    </w:p>
    <w:p w14:paraId="46AE2DC7" w14:textId="190CFEF1" w:rsidR="001C00D2" w:rsidRDefault="001C00D2" w:rsidP="003E3F52">
      <w:pPr>
        <w:pStyle w:val="ListParagraph"/>
        <w:numPr>
          <w:ilvl w:val="3"/>
          <w:numId w:val="70"/>
        </w:numPr>
        <w:spacing w:line="360" w:lineRule="auto"/>
      </w:pPr>
      <w:r>
        <w:t>Primary MCQ Issuance Before CC Req = No</w:t>
      </w:r>
    </w:p>
    <w:p w14:paraId="0B4C290B" w14:textId="414F538F" w:rsidR="008B0817" w:rsidRDefault="008B0817" w:rsidP="003E3F52">
      <w:pPr>
        <w:pStyle w:val="ListParagraph"/>
        <w:numPr>
          <w:ilvl w:val="2"/>
          <w:numId w:val="70"/>
        </w:numPr>
        <w:spacing w:line="360" w:lineRule="auto"/>
      </w:pPr>
      <w:r>
        <w:t>LC not Attached</w:t>
      </w:r>
    </w:p>
    <w:p w14:paraId="5CF386C4" w14:textId="77777777" w:rsidR="001C00D2" w:rsidRDefault="001C00D2" w:rsidP="003E3F52">
      <w:pPr>
        <w:pStyle w:val="ListParagraph"/>
        <w:numPr>
          <w:ilvl w:val="3"/>
          <w:numId w:val="70"/>
        </w:numPr>
        <w:spacing w:line="360" w:lineRule="auto"/>
      </w:pPr>
      <w:r>
        <w:t>Primary MCQ Issuance Before CC Req = Yes</w:t>
      </w:r>
    </w:p>
    <w:p w14:paraId="0351EDA3" w14:textId="68D0D964" w:rsidR="001C00D2" w:rsidRDefault="001C00D2" w:rsidP="003E3F52">
      <w:pPr>
        <w:pStyle w:val="ListParagraph"/>
        <w:numPr>
          <w:ilvl w:val="3"/>
          <w:numId w:val="70"/>
        </w:numPr>
        <w:spacing w:line="360" w:lineRule="auto"/>
      </w:pPr>
      <w:r>
        <w:t>Primary MCQ Issuance Before CC Req = No</w:t>
      </w:r>
    </w:p>
    <w:p w14:paraId="53C33584" w14:textId="31CD2498" w:rsidR="008B0817" w:rsidRPr="001E6EC3" w:rsidRDefault="008B0817" w:rsidP="003E3F52">
      <w:pPr>
        <w:pStyle w:val="ListParagraph"/>
        <w:numPr>
          <w:ilvl w:val="1"/>
          <w:numId w:val="70"/>
        </w:numPr>
        <w:spacing w:line="360" w:lineRule="auto"/>
        <w:rPr>
          <w:b/>
          <w:bCs/>
        </w:rPr>
      </w:pPr>
      <w:r w:rsidRPr="001E6EC3">
        <w:rPr>
          <w:b/>
          <w:bCs/>
        </w:rPr>
        <w:t>Takeover Loans with Cross Sell = AO &amp; CC</w:t>
      </w:r>
    </w:p>
    <w:p w14:paraId="271679F5" w14:textId="77E4FD07" w:rsidR="008B0817" w:rsidRDefault="008B0817" w:rsidP="003E3F52">
      <w:pPr>
        <w:pStyle w:val="ListParagraph"/>
        <w:numPr>
          <w:ilvl w:val="2"/>
          <w:numId w:val="70"/>
        </w:numPr>
        <w:spacing w:line="360" w:lineRule="auto"/>
      </w:pPr>
      <w:r>
        <w:t xml:space="preserve">LC Attached </w:t>
      </w:r>
    </w:p>
    <w:p w14:paraId="4B087052" w14:textId="77777777" w:rsidR="001C00D2" w:rsidRDefault="001C00D2" w:rsidP="003E3F52">
      <w:pPr>
        <w:pStyle w:val="ListParagraph"/>
        <w:numPr>
          <w:ilvl w:val="3"/>
          <w:numId w:val="70"/>
        </w:numPr>
        <w:spacing w:line="360" w:lineRule="auto"/>
      </w:pPr>
      <w:r>
        <w:t>Primary MCQ Issuance Before CC Req = Yes</w:t>
      </w:r>
    </w:p>
    <w:p w14:paraId="7E25689C" w14:textId="1DC9D9D9" w:rsidR="001C00D2" w:rsidRDefault="001C00D2" w:rsidP="003E3F52">
      <w:pPr>
        <w:pStyle w:val="ListParagraph"/>
        <w:numPr>
          <w:ilvl w:val="3"/>
          <w:numId w:val="70"/>
        </w:numPr>
        <w:spacing w:line="360" w:lineRule="auto"/>
      </w:pPr>
      <w:r>
        <w:t>Primary MCQ Issuance Before CC Req = No</w:t>
      </w:r>
    </w:p>
    <w:p w14:paraId="2905AFC5" w14:textId="586A9D7B" w:rsidR="001C00D2" w:rsidRDefault="008B0817" w:rsidP="003E3F52">
      <w:pPr>
        <w:pStyle w:val="ListParagraph"/>
        <w:numPr>
          <w:ilvl w:val="2"/>
          <w:numId w:val="70"/>
        </w:numPr>
        <w:spacing w:line="360" w:lineRule="auto"/>
      </w:pPr>
      <w:r>
        <w:t>LC not Attached</w:t>
      </w:r>
    </w:p>
    <w:p w14:paraId="0779735C" w14:textId="77777777" w:rsidR="001C00D2" w:rsidRDefault="001C00D2" w:rsidP="003E3F52">
      <w:pPr>
        <w:pStyle w:val="ListParagraph"/>
        <w:numPr>
          <w:ilvl w:val="3"/>
          <w:numId w:val="70"/>
        </w:numPr>
        <w:spacing w:line="360" w:lineRule="auto"/>
      </w:pPr>
      <w:r>
        <w:t>Primary MCQ Issuance Before CC Req = Yes</w:t>
      </w:r>
    </w:p>
    <w:p w14:paraId="5DEC1D70" w14:textId="65261944" w:rsidR="001C00D2" w:rsidRDefault="001C00D2" w:rsidP="003E3F52">
      <w:pPr>
        <w:pStyle w:val="ListParagraph"/>
        <w:numPr>
          <w:ilvl w:val="3"/>
          <w:numId w:val="70"/>
        </w:numPr>
        <w:spacing w:line="360" w:lineRule="auto"/>
      </w:pPr>
      <w:r>
        <w:t>Primary MCQ Issuance Before CC Req = No</w:t>
      </w:r>
    </w:p>
    <w:p w14:paraId="64A7DE9E" w14:textId="442F15DD" w:rsidR="008B0817" w:rsidRPr="001E6EC3" w:rsidRDefault="00CE75C0" w:rsidP="003E3F52">
      <w:pPr>
        <w:pStyle w:val="ListParagraph"/>
        <w:numPr>
          <w:ilvl w:val="1"/>
          <w:numId w:val="70"/>
        </w:numPr>
        <w:spacing w:line="360" w:lineRule="auto"/>
        <w:rPr>
          <w:b/>
          <w:bCs/>
        </w:rPr>
      </w:pPr>
      <w:r w:rsidRPr="001E6EC3">
        <w:rPr>
          <w:b/>
          <w:bCs/>
        </w:rPr>
        <w:t xml:space="preserve">Takeover Loans without Cross Sell </w:t>
      </w:r>
      <w:r w:rsidR="00205DEB" w:rsidRPr="001E6EC3">
        <w:rPr>
          <w:b/>
          <w:bCs/>
        </w:rPr>
        <w:t>(NA)</w:t>
      </w:r>
    </w:p>
    <w:p w14:paraId="4507470C" w14:textId="68DD81A1" w:rsidR="00205DEB" w:rsidRDefault="00205DEB" w:rsidP="003E3F52">
      <w:pPr>
        <w:pStyle w:val="ListParagraph"/>
        <w:numPr>
          <w:ilvl w:val="2"/>
          <w:numId w:val="70"/>
        </w:numPr>
        <w:spacing w:line="360" w:lineRule="auto"/>
      </w:pPr>
      <w:r>
        <w:t>LC Attached</w:t>
      </w:r>
    </w:p>
    <w:p w14:paraId="1443E6BD" w14:textId="50AAFAE2" w:rsidR="00205DEB" w:rsidRDefault="00205DEB" w:rsidP="003E3F52">
      <w:pPr>
        <w:pStyle w:val="ListParagraph"/>
        <w:numPr>
          <w:ilvl w:val="2"/>
          <w:numId w:val="70"/>
        </w:numPr>
        <w:spacing w:line="360" w:lineRule="auto"/>
      </w:pPr>
      <w:r>
        <w:t xml:space="preserve">LC not Attached </w:t>
      </w:r>
    </w:p>
    <w:p w14:paraId="0501B7A4" w14:textId="05814286" w:rsidR="00EE1884" w:rsidRDefault="000F4D5E" w:rsidP="003E3F52">
      <w:pPr>
        <w:pStyle w:val="ListParagraph"/>
        <w:numPr>
          <w:ilvl w:val="0"/>
          <w:numId w:val="70"/>
        </w:numPr>
        <w:spacing w:line="360" w:lineRule="auto"/>
      </w:pPr>
      <w:r>
        <w:rPr>
          <w:b/>
          <w:bCs/>
        </w:rPr>
        <w:t>Primary</w:t>
      </w:r>
      <w:r w:rsidR="00E95812" w:rsidRPr="003949C2">
        <w:rPr>
          <w:b/>
          <w:bCs/>
        </w:rPr>
        <w:t xml:space="preserve"> Loans</w:t>
      </w:r>
      <w:r w:rsidR="00E95812">
        <w:t xml:space="preserve">: If user selects </w:t>
      </w:r>
      <w:r w:rsidR="003949C2">
        <w:t xml:space="preserve">any sub-product </w:t>
      </w:r>
      <w:r w:rsidR="003949C2" w:rsidRPr="003949C2">
        <w:rPr>
          <w:b/>
          <w:bCs/>
        </w:rPr>
        <w:t>excluding</w:t>
      </w:r>
      <w:r w:rsidR="003949C2">
        <w:t xml:space="preserve"> Takeover Islamic or Takeover Conventional or any sub-product with Outside Liabilities </w:t>
      </w:r>
      <w:r>
        <w:t xml:space="preserve">Identifier, those will be considered as </w:t>
      </w:r>
      <w:r w:rsidR="00DF26F3">
        <w:t>Non-Takeover</w:t>
      </w:r>
      <w:r w:rsidR="00EE1884">
        <w:t xml:space="preserve"> or Primary Loans. </w:t>
      </w:r>
    </w:p>
    <w:p w14:paraId="1730308C" w14:textId="4DCD3E60" w:rsidR="00E52E8C" w:rsidRDefault="00DF26F3" w:rsidP="003E3F52">
      <w:pPr>
        <w:pStyle w:val="ListParagraph"/>
        <w:numPr>
          <w:ilvl w:val="1"/>
          <w:numId w:val="70"/>
        </w:numPr>
        <w:spacing w:line="360" w:lineRule="auto"/>
      </w:pPr>
      <w:r>
        <w:rPr>
          <w:b/>
          <w:bCs/>
        </w:rPr>
        <w:t>STL Required</w:t>
      </w:r>
      <w:r w:rsidRPr="00DF26F3">
        <w:t>:</w:t>
      </w:r>
      <w:r>
        <w:t xml:space="preserve"> </w:t>
      </w:r>
      <w:r w:rsidR="00EE4544">
        <w:t>Only for New Loans</w:t>
      </w:r>
    </w:p>
    <w:p w14:paraId="51DD59F1" w14:textId="07ED2317" w:rsidR="001E6EC3" w:rsidRPr="008B55FA" w:rsidRDefault="00642530" w:rsidP="003E3F52">
      <w:pPr>
        <w:pStyle w:val="ListParagraph"/>
        <w:numPr>
          <w:ilvl w:val="2"/>
          <w:numId w:val="70"/>
        </w:numPr>
        <w:spacing w:line="360" w:lineRule="auto"/>
      </w:pPr>
      <w:r>
        <w:rPr>
          <w:b/>
          <w:bCs/>
        </w:rPr>
        <w:t>Primary with Cross Sell = AO</w:t>
      </w:r>
    </w:p>
    <w:p w14:paraId="3DB812C0" w14:textId="0B7CB4E0" w:rsidR="008B55FA" w:rsidRPr="008B55FA" w:rsidRDefault="008B55FA" w:rsidP="003E3F52">
      <w:pPr>
        <w:pStyle w:val="ListParagraph"/>
        <w:numPr>
          <w:ilvl w:val="3"/>
          <w:numId w:val="70"/>
        </w:numPr>
        <w:spacing w:line="360" w:lineRule="auto"/>
      </w:pPr>
      <w:r w:rsidRPr="008B55FA">
        <w:t xml:space="preserve">STL Attached </w:t>
      </w:r>
    </w:p>
    <w:p w14:paraId="2A20C196" w14:textId="1D989424" w:rsidR="008B55FA" w:rsidRDefault="008B55FA" w:rsidP="003E3F52">
      <w:pPr>
        <w:pStyle w:val="ListParagraph"/>
        <w:numPr>
          <w:ilvl w:val="3"/>
          <w:numId w:val="70"/>
        </w:numPr>
        <w:spacing w:line="360" w:lineRule="auto"/>
      </w:pPr>
      <w:r w:rsidRPr="008B55FA">
        <w:t>STL not Attached</w:t>
      </w:r>
    </w:p>
    <w:p w14:paraId="70CD68CE" w14:textId="45424B8D" w:rsidR="008B55FA" w:rsidRPr="00F431C0" w:rsidRDefault="008B55FA" w:rsidP="003E3F52">
      <w:pPr>
        <w:pStyle w:val="ListParagraph"/>
        <w:numPr>
          <w:ilvl w:val="2"/>
          <w:numId w:val="70"/>
        </w:numPr>
        <w:spacing w:line="360" w:lineRule="auto"/>
        <w:rPr>
          <w:b/>
          <w:bCs/>
        </w:rPr>
      </w:pPr>
      <w:r w:rsidRPr="00F431C0">
        <w:rPr>
          <w:b/>
          <w:bCs/>
        </w:rPr>
        <w:t>Primary with Cross Sell = CC</w:t>
      </w:r>
    </w:p>
    <w:p w14:paraId="4A90B86A" w14:textId="18390300" w:rsidR="008B55FA" w:rsidRDefault="008B55FA" w:rsidP="003E3F52">
      <w:pPr>
        <w:pStyle w:val="ListParagraph"/>
        <w:numPr>
          <w:ilvl w:val="3"/>
          <w:numId w:val="70"/>
        </w:numPr>
        <w:spacing w:line="360" w:lineRule="auto"/>
      </w:pPr>
      <w:r>
        <w:t xml:space="preserve">STL </w:t>
      </w:r>
      <w:r w:rsidR="00360D2D">
        <w:t xml:space="preserve">Attached </w:t>
      </w:r>
    </w:p>
    <w:p w14:paraId="2B8A6D82" w14:textId="177A7C7F" w:rsidR="00360D2D" w:rsidRDefault="00360D2D" w:rsidP="003E3F52">
      <w:pPr>
        <w:pStyle w:val="ListParagraph"/>
        <w:numPr>
          <w:ilvl w:val="3"/>
          <w:numId w:val="70"/>
        </w:numPr>
        <w:spacing w:line="360" w:lineRule="auto"/>
      </w:pPr>
      <w:r>
        <w:t xml:space="preserve">STL not Attached </w:t>
      </w:r>
    </w:p>
    <w:p w14:paraId="0CF0BA87" w14:textId="12983D94" w:rsidR="00360D2D" w:rsidRPr="00F431C0" w:rsidRDefault="00360D2D" w:rsidP="003E3F52">
      <w:pPr>
        <w:pStyle w:val="ListParagraph"/>
        <w:numPr>
          <w:ilvl w:val="2"/>
          <w:numId w:val="70"/>
        </w:numPr>
        <w:spacing w:line="360" w:lineRule="auto"/>
        <w:rPr>
          <w:b/>
          <w:bCs/>
        </w:rPr>
      </w:pPr>
      <w:r w:rsidRPr="00F431C0">
        <w:rPr>
          <w:b/>
          <w:bCs/>
        </w:rPr>
        <w:lastRenderedPageBreak/>
        <w:t>Primary with Cross Sell = AO &amp; CC</w:t>
      </w:r>
    </w:p>
    <w:p w14:paraId="290E77CA" w14:textId="519A583B" w:rsidR="00360D2D" w:rsidRDefault="00360D2D" w:rsidP="003E3F52">
      <w:pPr>
        <w:pStyle w:val="ListParagraph"/>
        <w:numPr>
          <w:ilvl w:val="3"/>
          <w:numId w:val="70"/>
        </w:numPr>
        <w:spacing w:line="360" w:lineRule="auto"/>
      </w:pPr>
      <w:r>
        <w:t xml:space="preserve">STL Attached </w:t>
      </w:r>
    </w:p>
    <w:p w14:paraId="56715F18" w14:textId="546C3562" w:rsidR="00360D2D" w:rsidRDefault="00360D2D" w:rsidP="003E3F52">
      <w:pPr>
        <w:pStyle w:val="ListParagraph"/>
        <w:numPr>
          <w:ilvl w:val="3"/>
          <w:numId w:val="70"/>
        </w:numPr>
        <w:spacing w:line="360" w:lineRule="auto"/>
      </w:pPr>
      <w:r>
        <w:t xml:space="preserve">STL not Attached </w:t>
      </w:r>
    </w:p>
    <w:p w14:paraId="43DE27F4" w14:textId="4932DA3D" w:rsidR="00360D2D" w:rsidRPr="00F431C0" w:rsidRDefault="009B6C70" w:rsidP="003E3F52">
      <w:pPr>
        <w:pStyle w:val="ListParagraph"/>
        <w:numPr>
          <w:ilvl w:val="2"/>
          <w:numId w:val="70"/>
        </w:numPr>
        <w:spacing w:line="360" w:lineRule="auto"/>
        <w:rPr>
          <w:b/>
          <w:bCs/>
        </w:rPr>
      </w:pPr>
      <w:r w:rsidRPr="00F431C0">
        <w:rPr>
          <w:b/>
          <w:bCs/>
        </w:rPr>
        <w:t>Primary with No Cross Sell (NA)</w:t>
      </w:r>
    </w:p>
    <w:p w14:paraId="622124B3" w14:textId="0EE3F1FF" w:rsidR="009B6C70" w:rsidRDefault="009B6C70" w:rsidP="003E3F52">
      <w:pPr>
        <w:pStyle w:val="ListParagraph"/>
        <w:numPr>
          <w:ilvl w:val="3"/>
          <w:numId w:val="70"/>
        </w:numPr>
        <w:spacing w:line="360" w:lineRule="auto"/>
      </w:pPr>
      <w:r>
        <w:t xml:space="preserve">STL Attached </w:t>
      </w:r>
    </w:p>
    <w:p w14:paraId="5590156E" w14:textId="157748ED" w:rsidR="009B6C70" w:rsidRDefault="009B6C70" w:rsidP="003E3F52">
      <w:pPr>
        <w:pStyle w:val="ListParagraph"/>
        <w:numPr>
          <w:ilvl w:val="3"/>
          <w:numId w:val="70"/>
        </w:numPr>
        <w:spacing w:line="360" w:lineRule="auto"/>
      </w:pPr>
      <w:r>
        <w:t xml:space="preserve">STL not Attached </w:t>
      </w:r>
    </w:p>
    <w:p w14:paraId="5E29A9EA" w14:textId="006F46E6" w:rsidR="00775AD7" w:rsidRDefault="009D296C" w:rsidP="003E3F52">
      <w:pPr>
        <w:pStyle w:val="ListParagraph"/>
        <w:numPr>
          <w:ilvl w:val="1"/>
          <w:numId w:val="70"/>
        </w:numPr>
        <w:spacing w:line="360" w:lineRule="auto"/>
      </w:pPr>
      <w:r w:rsidRPr="00F431C0">
        <w:rPr>
          <w:b/>
          <w:bCs/>
        </w:rPr>
        <w:t>STL Not Required:</w:t>
      </w:r>
      <w:r>
        <w:t xml:space="preserve"> </w:t>
      </w:r>
      <w:r w:rsidR="00455E56">
        <w:t xml:space="preserve">For Loans other than New / Takeover. </w:t>
      </w:r>
    </w:p>
    <w:p w14:paraId="5006F1D8" w14:textId="36789D23" w:rsidR="009D296C" w:rsidRPr="00F431C0" w:rsidRDefault="005811D8" w:rsidP="003E3F52">
      <w:pPr>
        <w:pStyle w:val="ListParagraph"/>
        <w:numPr>
          <w:ilvl w:val="2"/>
          <w:numId w:val="70"/>
        </w:numPr>
        <w:spacing w:line="360" w:lineRule="auto"/>
        <w:rPr>
          <w:b/>
          <w:bCs/>
        </w:rPr>
      </w:pPr>
      <w:r w:rsidRPr="00F431C0">
        <w:rPr>
          <w:b/>
          <w:bCs/>
        </w:rPr>
        <w:t>Primary with no Cross Sell (Only Loan)</w:t>
      </w:r>
    </w:p>
    <w:p w14:paraId="3ABEB0F1" w14:textId="118FCF3A" w:rsidR="00F431C0" w:rsidRDefault="00F431C0" w:rsidP="003E3F52">
      <w:pPr>
        <w:pStyle w:val="ListParagraph"/>
        <w:numPr>
          <w:ilvl w:val="2"/>
          <w:numId w:val="70"/>
        </w:numPr>
        <w:spacing w:line="360" w:lineRule="auto"/>
        <w:rPr>
          <w:b/>
          <w:bCs/>
        </w:rPr>
      </w:pPr>
      <w:r w:rsidRPr="00F431C0">
        <w:rPr>
          <w:b/>
          <w:bCs/>
        </w:rPr>
        <w:t>Primary with Cross Sell = CC</w:t>
      </w:r>
    </w:p>
    <w:p w14:paraId="53220552" w14:textId="33019DCF" w:rsidR="00EC01E9" w:rsidRPr="007261BA" w:rsidRDefault="00EC01E9" w:rsidP="003E3F52">
      <w:pPr>
        <w:pStyle w:val="ListParagraph"/>
        <w:numPr>
          <w:ilvl w:val="0"/>
          <w:numId w:val="70"/>
        </w:numPr>
        <w:spacing w:line="360" w:lineRule="auto"/>
        <w:rPr>
          <w:b/>
          <w:bCs/>
        </w:rPr>
      </w:pPr>
      <w:r>
        <w:rPr>
          <w:b/>
          <w:bCs/>
        </w:rPr>
        <w:t xml:space="preserve">Secondary Bank LC: </w:t>
      </w:r>
      <w:r w:rsidR="007261BA">
        <w:t xml:space="preserve"> If the user selects sub-products with Outside Liability. </w:t>
      </w:r>
    </w:p>
    <w:p w14:paraId="5C3D2534" w14:textId="6AF53E8E" w:rsidR="007261BA" w:rsidRPr="00243D6D" w:rsidRDefault="00243D6D" w:rsidP="003E3F52">
      <w:pPr>
        <w:pStyle w:val="ListParagraph"/>
        <w:numPr>
          <w:ilvl w:val="1"/>
          <w:numId w:val="70"/>
        </w:numPr>
        <w:spacing w:line="360" w:lineRule="auto"/>
        <w:rPr>
          <w:b/>
          <w:bCs/>
        </w:rPr>
      </w:pPr>
      <w:r>
        <w:rPr>
          <w:b/>
          <w:bCs/>
        </w:rPr>
        <w:t xml:space="preserve">STL Required: </w:t>
      </w:r>
      <w:r w:rsidR="00455E56">
        <w:t>Only for New Loans</w:t>
      </w:r>
    </w:p>
    <w:p w14:paraId="1B4411DB" w14:textId="68254BD9" w:rsidR="00243D6D" w:rsidRDefault="00AB21C0" w:rsidP="003E3F52">
      <w:pPr>
        <w:pStyle w:val="ListParagraph"/>
        <w:numPr>
          <w:ilvl w:val="2"/>
          <w:numId w:val="70"/>
        </w:numPr>
        <w:spacing w:line="360" w:lineRule="auto"/>
        <w:rPr>
          <w:b/>
          <w:bCs/>
        </w:rPr>
      </w:pPr>
      <w:r>
        <w:rPr>
          <w:b/>
          <w:bCs/>
        </w:rPr>
        <w:t>Secondary Bank with Cross Sell = AO</w:t>
      </w:r>
    </w:p>
    <w:p w14:paraId="79B27BDA" w14:textId="065817FE" w:rsidR="00AB21C0" w:rsidRPr="00AB21C0" w:rsidRDefault="00AB21C0" w:rsidP="003E3F52">
      <w:pPr>
        <w:pStyle w:val="ListParagraph"/>
        <w:numPr>
          <w:ilvl w:val="3"/>
          <w:numId w:val="70"/>
        </w:numPr>
        <w:spacing w:line="360" w:lineRule="auto"/>
      </w:pPr>
      <w:r w:rsidRPr="00AB21C0">
        <w:t>STL Attached</w:t>
      </w:r>
    </w:p>
    <w:p w14:paraId="09A11A55" w14:textId="76918393" w:rsidR="00AB21C0" w:rsidRPr="00AB21C0" w:rsidRDefault="00AB21C0" w:rsidP="003E3F52">
      <w:pPr>
        <w:pStyle w:val="ListParagraph"/>
        <w:numPr>
          <w:ilvl w:val="3"/>
          <w:numId w:val="70"/>
        </w:numPr>
        <w:spacing w:line="360" w:lineRule="auto"/>
      </w:pPr>
      <w:r w:rsidRPr="00AB21C0">
        <w:t>STL not Attached</w:t>
      </w:r>
    </w:p>
    <w:p w14:paraId="6A065B55" w14:textId="0751C161" w:rsidR="009C7CF7" w:rsidRDefault="00AB21C0" w:rsidP="003E3F52">
      <w:pPr>
        <w:pStyle w:val="ListParagraph"/>
        <w:numPr>
          <w:ilvl w:val="2"/>
          <w:numId w:val="70"/>
        </w:numPr>
        <w:spacing w:line="360" w:lineRule="auto"/>
        <w:rPr>
          <w:b/>
          <w:bCs/>
        </w:rPr>
      </w:pPr>
      <w:r>
        <w:rPr>
          <w:b/>
          <w:bCs/>
        </w:rPr>
        <w:t xml:space="preserve">Secondary Bank </w:t>
      </w:r>
      <w:r w:rsidR="009C7CF7">
        <w:rPr>
          <w:b/>
          <w:bCs/>
        </w:rPr>
        <w:t>with Cross Sell = CC</w:t>
      </w:r>
    </w:p>
    <w:p w14:paraId="1812D99F" w14:textId="4304DC22" w:rsidR="00D30A69" w:rsidRPr="00D30A69" w:rsidRDefault="00D30A69" w:rsidP="003E3F52">
      <w:pPr>
        <w:pStyle w:val="ListParagraph"/>
        <w:numPr>
          <w:ilvl w:val="3"/>
          <w:numId w:val="70"/>
        </w:numPr>
        <w:spacing w:line="360" w:lineRule="auto"/>
      </w:pPr>
      <w:r w:rsidRPr="00D30A69">
        <w:t>Primary MCQ Issuance Before CC Req = Y</w:t>
      </w:r>
    </w:p>
    <w:p w14:paraId="75C45852" w14:textId="7D7D060C" w:rsidR="00D30A69" w:rsidRPr="00D30A69" w:rsidRDefault="00D30A69" w:rsidP="003E3F52">
      <w:pPr>
        <w:pStyle w:val="ListParagraph"/>
        <w:numPr>
          <w:ilvl w:val="4"/>
          <w:numId w:val="70"/>
        </w:numPr>
        <w:spacing w:line="360" w:lineRule="auto"/>
      </w:pPr>
      <w:r w:rsidRPr="00D30A69">
        <w:t xml:space="preserve">STL Attached </w:t>
      </w:r>
    </w:p>
    <w:p w14:paraId="70FA9121" w14:textId="6DE2DD48" w:rsidR="00D30A69" w:rsidRPr="00D30A69" w:rsidRDefault="00D30A69" w:rsidP="003E3F52">
      <w:pPr>
        <w:pStyle w:val="ListParagraph"/>
        <w:numPr>
          <w:ilvl w:val="4"/>
          <w:numId w:val="70"/>
        </w:numPr>
        <w:spacing w:line="360" w:lineRule="auto"/>
      </w:pPr>
      <w:r w:rsidRPr="00D30A69">
        <w:t xml:space="preserve">STL not Attached </w:t>
      </w:r>
    </w:p>
    <w:p w14:paraId="218DA78C" w14:textId="70CDB637" w:rsidR="00D30A69" w:rsidRPr="00D30A69" w:rsidRDefault="00D30A69" w:rsidP="003E3F52">
      <w:pPr>
        <w:pStyle w:val="ListParagraph"/>
        <w:numPr>
          <w:ilvl w:val="3"/>
          <w:numId w:val="70"/>
        </w:numPr>
        <w:spacing w:line="360" w:lineRule="auto"/>
      </w:pPr>
      <w:r w:rsidRPr="00D30A69">
        <w:t>Primary MCQ Issuance Before CC Req = N</w:t>
      </w:r>
    </w:p>
    <w:p w14:paraId="53BECA5F" w14:textId="7DB24B0D" w:rsidR="00D30A69" w:rsidRPr="00D30A69" w:rsidRDefault="00D30A69" w:rsidP="003E3F52">
      <w:pPr>
        <w:pStyle w:val="ListParagraph"/>
        <w:numPr>
          <w:ilvl w:val="4"/>
          <w:numId w:val="70"/>
        </w:numPr>
        <w:spacing w:line="360" w:lineRule="auto"/>
      </w:pPr>
      <w:r w:rsidRPr="00D30A69">
        <w:t xml:space="preserve">STL Attached </w:t>
      </w:r>
    </w:p>
    <w:p w14:paraId="4A8BDFF5" w14:textId="1C99AB7D" w:rsidR="009C7CF7" w:rsidRDefault="00D30A69" w:rsidP="003E3F52">
      <w:pPr>
        <w:pStyle w:val="ListParagraph"/>
        <w:numPr>
          <w:ilvl w:val="4"/>
          <w:numId w:val="70"/>
        </w:numPr>
        <w:spacing w:line="360" w:lineRule="auto"/>
      </w:pPr>
      <w:r w:rsidRPr="00D30A69">
        <w:t xml:space="preserve">STL not Attached </w:t>
      </w:r>
    </w:p>
    <w:p w14:paraId="203DE7D3" w14:textId="0F63AA99" w:rsidR="00D30A69" w:rsidRPr="00113296" w:rsidRDefault="00D30A69" w:rsidP="003E3F52">
      <w:pPr>
        <w:pStyle w:val="ListParagraph"/>
        <w:numPr>
          <w:ilvl w:val="2"/>
          <w:numId w:val="70"/>
        </w:numPr>
        <w:spacing w:line="360" w:lineRule="auto"/>
        <w:rPr>
          <w:b/>
          <w:bCs/>
        </w:rPr>
      </w:pPr>
      <w:r w:rsidRPr="00113296">
        <w:rPr>
          <w:b/>
          <w:bCs/>
        </w:rPr>
        <w:t>Secondary Bank with Cross Sell = AO &amp; CC</w:t>
      </w:r>
    </w:p>
    <w:p w14:paraId="6AE8E6C9" w14:textId="77777777" w:rsidR="00E65EEA" w:rsidRPr="00D30A69" w:rsidRDefault="00E65EEA" w:rsidP="003E3F52">
      <w:pPr>
        <w:pStyle w:val="ListParagraph"/>
        <w:numPr>
          <w:ilvl w:val="3"/>
          <w:numId w:val="70"/>
        </w:numPr>
        <w:spacing w:line="360" w:lineRule="auto"/>
      </w:pPr>
      <w:r w:rsidRPr="00D30A69">
        <w:t>Primary MCQ Issuance Before CC Req = Y</w:t>
      </w:r>
    </w:p>
    <w:p w14:paraId="03EA9819" w14:textId="77777777" w:rsidR="00E65EEA" w:rsidRPr="00D30A69" w:rsidRDefault="00E65EEA" w:rsidP="003E3F52">
      <w:pPr>
        <w:pStyle w:val="ListParagraph"/>
        <w:numPr>
          <w:ilvl w:val="4"/>
          <w:numId w:val="70"/>
        </w:numPr>
        <w:spacing w:line="360" w:lineRule="auto"/>
      </w:pPr>
      <w:r w:rsidRPr="00D30A69">
        <w:t xml:space="preserve">STL Attached </w:t>
      </w:r>
    </w:p>
    <w:p w14:paraId="59D999EC" w14:textId="77777777" w:rsidR="00E65EEA" w:rsidRPr="00D30A69" w:rsidRDefault="00E65EEA" w:rsidP="003E3F52">
      <w:pPr>
        <w:pStyle w:val="ListParagraph"/>
        <w:numPr>
          <w:ilvl w:val="4"/>
          <w:numId w:val="70"/>
        </w:numPr>
        <w:spacing w:line="360" w:lineRule="auto"/>
      </w:pPr>
      <w:r w:rsidRPr="00D30A69">
        <w:t xml:space="preserve">STL not Attached </w:t>
      </w:r>
    </w:p>
    <w:p w14:paraId="0BF2DE56" w14:textId="77777777" w:rsidR="00E65EEA" w:rsidRPr="00D30A69" w:rsidRDefault="00E65EEA" w:rsidP="003E3F52">
      <w:pPr>
        <w:pStyle w:val="ListParagraph"/>
        <w:numPr>
          <w:ilvl w:val="3"/>
          <w:numId w:val="70"/>
        </w:numPr>
        <w:spacing w:line="360" w:lineRule="auto"/>
      </w:pPr>
      <w:r w:rsidRPr="00D30A69">
        <w:t>Primary MCQ Issuance Before CC Req = N</w:t>
      </w:r>
    </w:p>
    <w:p w14:paraId="7F48366C" w14:textId="77777777" w:rsidR="00E65EEA" w:rsidRPr="00D30A69" w:rsidRDefault="00E65EEA" w:rsidP="003E3F52">
      <w:pPr>
        <w:pStyle w:val="ListParagraph"/>
        <w:numPr>
          <w:ilvl w:val="4"/>
          <w:numId w:val="70"/>
        </w:numPr>
        <w:spacing w:line="360" w:lineRule="auto"/>
      </w:pPr>
      <w:r w:rsidRPr="00D30A69">
        <w:t xml:space="preserve">STL Attached </w:t>
      </w:r>
    </w:p>
    <w:p w14:paraId="3F69F67A" w14:textId="49A72BF8" w:rsidR="00D30A69" w:rsidRDefault="00E65EEA" w:rsidP="003E3F52">
      <w:pPr>
        <w:pStyle w:val="ListParagraph"/>
        <w:numPr>
          <w:ilvl w:val="4"/>
          <w:numId w:val="70"/>
        </w:numPr>
        <w:spacing w:line="360" w:lineRule="auto"/>
      </w:pPr>
      <w:r w:rsidRPr="00D30A69">
        <w:t xml:space="preserve">STL not Attached </w:t>
      </w:r>
    </w:p>
    <w:p w14:paraId="3B748C04" w14:textId="76A767A2" w:rsidR="00E65EEA" w:rsidRPr="00113296" w:rsidRDefault="00E65EEA" w:rsidP="003E3F52">
      <w:pPr>
        <w:pStyle w:val="ListParagraph"/>
        <w:numPr>
          <w:ilvl w:val="2"/>
          <w:numId w:val="70"/>
        </w:numPr>
        <w:spacing w:line="360" w:lineRule="auto"/>
        <w:rPr>
          <w:b/>
          <w:bCs/>
        </w:rPr>
      </w:pPr>
      <w:r w:rsidRPr="00113296">
        <w:rPr>
          <w:b/>
          <w:bCs/>
        </w:rPr>
        <w:t>Secondary Bank with no Cross Sell (N)</w:t>
      </w:r>
    </w:p>
    <w:p w14:paraId="193CD93C" w14:textId="52593CBD" w:rsidR="00E65EEA" w:rsidRDefault="00113296" w:rsidP="003E3F52">
      <w:pPr>
        <w:pStyle w:val="ListParagraph"/>
        <w:numPr>
          <w:ilvl w:val="3"/>
          <w:numId w:val="70"/>
        </w:numPr>
        <w:spacing w:line="360" w:lineRule="auto"/>
      </w:pPr>
      <w:r>
        <w:t>STL Attached</w:t>
      </w:r>
    </w:p>
    <w:p w14:paraId="6218E242" w14:textId="757B5AEC" w:rsidR="00113296" w:rsidRDefault="00113296" w:rsidP="003E3F52">
      <w:pPr>
        <w:pStyle w:val="ListParagraph"/>
        <w:numPr>
          <w:ilvl w:val="3"/>
          <w:numId w:val="70"/>
        </w:numPr>
        <w:spacing w:line="360" w:lineRule="auto"/>
      </w:pPr>
      <w:r>
        <w:t xml:space="preserve">STL not Attached </w:t>
      </w:r>
    </w:p>
    <w:p w14:paraId="1F88B42D" w14:textId="736F924D" w:rsidR="00113296" w:rsidRDefault="00113296" w:rsidP="003E3F52">
      <w:pPr>
        <w:pStyle w:val="ListParagraph"/>
        <w:numPr>
          <w:ilvl w:val="1"/>
          <w:numId w:val="70"/>
        </w:numPr>
        <w:spacing w:line="360" w:lineRule="auto"/>
      </w:pPr>
      <w:r w:rsidRPr="00113296">
        <w:rPr>
          <w:b/>
          <w:bCs/>
        </w:rPr>
        <w:lastRenderedPageBreak/>
        <w:t>STL not Required:</w:t>
      </w:r>
      <w:r>
        <w:t xml:space="preserve"> </w:t>
      </w:r>
      <w:r w:rsidR="00455E56">
        <w:t>For Loans than New /Takeover</w:t>
      </w:r>
      <w:r>
        <w:t xml:space="preserve"> </w:t>
      </w:r>
      <w:r w:rsidR="0012460F">
        <w:t xml:space="preserve">/ NSTL / Staff / Rebooking, </w:t>
      </w:r>
    </w:p>
    <w:p w14:paraId="50A3174C" w14:textId="0D846904" w:rsidR="007B08B7" w:rsidRPr="008710FA" w:rsidRDefault="007B08B7" w:rsidP="003E3F52">
      <w:pPr>
        <w:pStyle w:val="ListParagraph"/>
        <w:numPr>
          <w:ilvl w:val="2"/>
          <w:numId w:val="70"/>
        </w:numPr>
        <w:spacing w:line="360" w:lineRule="auto"/>
      </w:pPr>
      <w:r>
        <w:rPr>
          <w:b/>
          <w:bCs/>
        </w:rPr>
        <w:t xml:space="preserve">Secondary Bank with </w:t>
      </w:r>
      <w:r w:rsidR="008710FA">
        <w:rPr>
          <w:b/>
          <w:bCs/>
        </w:rPr>
        <w:t xml:space="preserve">no Cross Sell (Only Loan) </w:t>
      </w:r>
    </w:p>
    <w:p w14:paraId="1FB9D2C3" w14:textId="554E65FB" w:rsidR="008710FA" w:rsidRPr="0014603B" w:rsidRDefault="008710FA" w:rsidP="003E3F52">
      <w:pPr>
        <w:pStyle w:val="ListParagraph"/>
        <w:numPr>
          <w:ilvl w:val="2"/>
          <w:numId w:val="70"/>
        </w:numPr>
        <w:spacing w:line="360" w:lineRule="auto"/>
      </w:pPr>
      <w:r>
        <w:rPr>
          <w:b/>
          <w:bCs/>
        </w:rPr>
        <w:t>Secondary Bank with Cross Sell = CC</w:t>
      </w:r>
    </w:p>
    <w:p w14:paraId="640016F7" w14:textId="528ACBDA" w:rsidR="0014603B" w:rsidRPr="008710FA" w:rsidRDefault="0014603B" w:rsidP="0014603B">
      <w:pPr>
        <w:pStyle w:val="ListParagraph"/>
        <w:numPr>
          <w:ilvl w:val="0"/>
          <w:numId w:val="70"/>
        </w:numPr>
        <w:spacing w:line="360" w:lineRule="auto"/>
      </w:pPr>
      <w:r>
        <w:rPr>
          <w:b/>
          <w:bCs/>
        </w:rPr>
        <w:t xml:space="preserve">Reschedule Collections: </w:t>
      </w:r>
      <w:r>
        <w:t>If the Sub-Product selected by the user is Reschedule Collections</w:t>
      </w:r>
      <w:r w:rsidR="006D414B">
        <w:t xml:space="preserve">. </w:t>
      </w:r>
    </w:p>
    <w:p w14:paraId="33335CEF" w14:textId="77777777" w:rsidR="008710FA" w:rsidRDefault="008710FA" w:rsidP="00A235EA">
      <w:pPr>
        <w:spacing w:line="360" w:lineRule="auto"/>
      </w:pPr>
    </w:p>
    <w:p w14:paraId="678D9D75" w14:textId="7FB0F68E" w:rsidR="00E86297" w:rsidRDefault="00E86297" w:rsidP="00A235EA">
      <w:pPr>
        <w:spacing w:line="360" w:lineRule="auto"/>
      </w:pPr>
      <w:r>
        <w:t xml:space="preserve">As per the workflow, below journeys will be applicable: </w:t>
      </w:r>
    </w:p>
    <w:p w14:paraId="7D3F78FE" w14:textId="77777777" w:rsidR="00E86297" w:rsidRDefault="00E86297" w:rsidP="00A235EA">
      <w:pPr>
        <w:spacing w:line="360" w:lineRule="auto"/>
      </w:pPr>
    </w:p>
    <w:tbl>
      <w:tblPr>
        <w:tblW w:w="5000" w:type="pct"/>
        <w:tblLook w:val="04A0" w:firstRow="1" w:lastRow="0" w:firstColumn="1" w:lastColumn="0" w:noHBand="0" w:noVBand="1"/>
      </w:tblPr>
      <w:tblGrid>
        <w:gridCol w:w="836"/>
        <w:gridCol w:w="2368"/>
        <w:gridCol w:w="4690"/>
        <w:gridCol w:w="1122"/>
      </w:tblGrid>
      <w:tr w:rsidR="005A1633" w:rsidRPr="005A1633" w14:paraId="1E9E3FE7" w14:textId="77777777" w:rsidTr="005A1633">
        <w:trPr>
          <w:trHeight w:val="290"/>
        </w:trPr>
        <w:tc>
          <w:tcPr>
            <w:tcW w:w="46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5CAA1F08" w14:textId="365CCA60" w:rsidR="005A1633" w:rsidRPr="005A1633" w:rsidRDefault="005A1633" w:rsidP="005A1633">
            <w:pPr>
              <w:suppressAutoHyphens w:val="0"/>
              <w:spacing w:line="240" w:lineRule="auto"/>
              <w:rPr>
                <w:rFonts w:cs="Calibri"/>
                <w:b/>
                <w:bCs/>
                <w:color w:val="000000"/>
                <w:sz w:val="22"/>
                <w:szCs w:val="22"/>
                <w:lang w:eastAsia="en-US"/>
              </w:rPr>
            </w:pPr>
            <w:r w:rsidRPr="005A1633">
              <w:rPr>
                <w:rFonts w:cs="Calibri"/>
                <w:b/>
                <w:bCs/>
                <w:color w:val="000000"/>
                <w:sz w:val="22"/>
                <w:szCs w:val="22"/>
                <w:lang w:eastAsia="en-US"/>
              </w:rPr>
              <w:t>S.</w:t>
            </w:r>
            <w:r>
              <w:rPr>
                <w:rFonts w:cs="Calibri"/>
                <w:b/>
                <w:bCs/>
                <w:color w:val="000000"/>
                <w:sz w:val="22"/>
                <w:szCs w:val="22"/>
                <w:lang w:eastAsia="en-US"/>
              </w:rPr>
              <w:t xml:space="preserve"> </w:t>
            </w:r>
            <w:r w:rsidRPr="005A1633">
              <w:rPr>
                <w:rFonts w:cs="Calibri"/>
                <w:b/>
                <w:bCs/>
                <w:color w:val="000000"/>
                <w:sz w:val="22"/>
                <w:szCs w:val="22"/>
                <w:lang w:eastAsia="en-US"/>
              </w:rPr>
              <w:t xml:space="preserve">No. </w:t>
            </w:r>
          </w:p>
        </w:tc>
        <w:tc>
          <w:tcPr>
            <w:tcW w:w="1313" w:type="pct"/>
            <w:tcBorders>
              <w:top w:val="single" w:sz="4" w:space="0" w:color="auto"/>
              <w:left w:val="nil"/>
              <w:bottom w:val="single" w:sz="4" w:space="0" w:color="auto"/>
              <w:right w:val="single" w:sz="4" w:space="0" w:color="auto"/>
            </w:tcBorders>
            <w:shd w:val="clear" w:color="auto" w:fill="auto"/>
            <w:vAlign w:val="bottom"/>
            <w:hideMark/>
          </w:tcPr>
          <w:p w14:paraId="05754EDA" w14:textId="77777777" w:rsidR="005A1633" w:rsidRPr="005A1633" w:rsidRDefault="005A1633" w:rsidP="005A1633">
            <w:pPr>
              <w:suppressAutoHyphens w:val="0"/>
              <w:spacing w:line="240" w:lineRule="auto"/>
              <w:rPr>
                <w:rFonts w:cs="Calibri"/>
                <w:b/>
                <w:bCs/>
                <w:color w:val="000000"/>
                <w:sz w:val="22"/>
                <w:szCs w:val="22"/>
                <w:lang w:eastAsia="en-US"/>
              </w:rPr>
            </w:pPr>
            <w:r w:rsidRPr="005A1633">
              <w:rPr>
                <w:rFonts w:cs="Calibri"/>
                <w:b/>
                <w:bCs/>
                <w:color w:val="000000"/>
                <w:sz w:val="22"/>
                <w:szCs w:val="22"/>
                <w:lang w:eastAsia="en-US"/>
              </w:rPr>
              <w:t>Journey Name</w:t>
            </w:r>
          </w:p>
        </w:tc>
        <w:tc>
          <w:tcPr>
            <w:tcW w:w="2601" w:type="pct"/>
            <w:tcBorders>
              <w:top w:val="single" w:sz="4" w:space="0" w:color="auto"/>
              <w:left w:val="nil"/>
              <w:bottom w:val="single" w:sz="4" w:space="0" w:color="auto"/>
              <w:right w:val="single" w:sz="4" w:space="0" w:color="auto"/>
            </w:tcBorders>
            <w:shd w:val="clear" w:color="auto" w:fill="auto"/>
            <w:vAlign w:val="bottom"/>
            <w:hideMark/>
          </w:tcPr>
          <w:p w14:paraId="005EA59D" w14:textId="77777777" w:rsidR="005A1633" w:rsidRPr="005A1633" w:rsidRDefault="005A1633" w:rsidP="005A1633">
            <w:pPr>
              <w:suppressAutoHyphens w:val="0"/>
              <w:spacing w:line="240" w:lineRule="auto"/>
              <w:rPr>
                <w:rFonts w:cs="Calibri"/>
                <w:b/>
                <w:bCs/>
                <w:color w:val="000000"/>
                <w:sz w:val="22"/>
                <w:szCs w:val="22"/>
                <w:lang w:eastAsia="en-US"/>
              </w:rPr>
            </w:pPr>
            <w:r w:rsidRPr="005A1633">
              <w:rPr>
                <w:rFonts w:cs="Calibri"/>
                <w:b/>
                <w:bCs/>
                <w:color w:val="000000"/>
                <w:sz w:val="22"/>
                <w:szCs w:val="22"/>
                <w:lang w:eastAsia="en-US"/>
              </w:rPr>
              <w:t xml:space="preserve">Sub-Flow Applicable </w:t>
            </w:r>
          </w:p>
        </w:tc>
        <w:tc>
          <w:tcPr>
            <w:tcW w:w="622" w:type="pct"/>
            <w:tcBorders>
              <w:top w:val="single" w:sz="4" w:space="0" w:color="auto"/>
              <w:left w:val="nil"/>
              <w:bottom w:val="single" w:sz="4" w:space="0" w:color="auto"/>
              <w:right w:val="single" w:sz="4" w:space="0" w:color="auto"/>
            </w:tcBorders>
            <w:shd w:val="clear" w:color="auto" w:fill="auto"/>
            <w:vAlign w:val="bottom"/>
            <w:hideMark/>
          </w:tcPr>
          <w:p w14:paraId="4A043627" w14:textId="77777777" w:rsidR="005A1633" w:rsidRPr="005A1633" w:rsidRDefault="005A1633" w:rsidP="005A1633">
            <w:pPr>
              <w:suppressAutoHyphens w:val="0"/>
              <w:spacing w:line="240" w:lineRule="auto"/>
              <w:rPr>
                <w:rFonts w:cs="Calibri"/>
                <w:b/>
                <w:bCs/>
                <w:color w:val="000000"/>
                <w:sz w:val="22"/>
                <w:szCs w:val="22"/>
                <w:lang w:eastAsia="en-US"/>
              </w:rPr>
            </w:pPr>
            <w:r w:rsidRPr="005A1633">
              <w:rPr>
                <w:rFonts w:cs="Calibri"/>
                <w:b/>
                <w:bCs/>
                <w:color w:val="000000"/>
                <w:sz w:val="22"/>
                <w:szCs w:val="22"/>
                <w:lang w:eastAsia="en-US"/>
              </w:rPr>
              <w:t>Flow Referred</w:t>
            </w:r>
          </w:p>
        </w:tc>
      </w:tr>
      <w:tr w:rsidR="005A1633" w:rsidRPr="005A1633" w14:paraId="06C8D4D3" w14:textId="77777777" w:rsidTr="005A1633">
        <w:trPr>
          <w:trHeight w:val="580"/>
        </w:trPr>
        <w:tc>
          <w:tcPr>
            <w:tcW w:w="464" w:type="pct"/>
            <w:tcBorders>
              <w:top w:val="nil"/>
              <w:left w:val="single" w:sz="4" w:space="0" w:color="auto"/>
              <w:bottom w:val="single" w:sz="4" w:space="0" w:color="auto"/>
              <w:right w:val="single" w:sz="4" w:space="0" w:color="auto"/>
            </w:tcBorders>
            <w:shd w:val="clear" w:color="auto" w:fill="auto"/>
            <w:vAlign w:val="bottom"/>
            <w:hideMark/>
          </w:tcPr>
          <w:p w14:paraId="38063897" w14:textId="77777777" w:rsidR="005A1633" w:rsidRPr="005A1633" w:rsidRDefault="005A1633" w:rsidP="005A1633">
            <w:pPr>
              <w:suppressAutoHyphens w:val="0"/>
              <w:spacing w:line="240" w:lineRule="auto"/>
              <w:jc w:val="right"/>
              <w:rPr>
                <w:rFonts w:cs="Calibri"/>
                <w:color w:val="000000"/>
                <w:sz w:val="22"/>
                <w:szCs w:val="22"/>
                <w:lang w:eastAsia="en-US"/>
              </w:rPr>
            </w:pPr>
            <w:r w:rsidRPr="005A1633">
              <w:rPr>
                <w:rFonts w:cs="Calibri"/>
                <w:color w:val="000000"/>
                <w:sz w:val="22"/>
                <w:szCs w:val="22"/>
                <w:lang w:eastAsia="en-US"/>
              </w:rPr>
              <w:t>1</w:t>
            </w:r>
          </w:p>
        </w:tc>
        <w:tc>
          <w:tcPr>
            <w:tcW w:w="1313" w:type="pct"/>
            <w:tcBorders>
              <w:top w:val="nil"/>
              <w:left w:val="nil"/>
              <w:bottom w:val="single" w:sz="4" w:space="0" w:color="auto"/>
              <w:right w:val="single" w:sz="4" w:space="0" w:color="auto"/>
            </w:tcBorders>
            <w:shd w:val="clear" w:color="auto" w:fill="auto"/>
            <w:vAlign w:val="bottom"/>
            <w:hideMark/>
          </w:tcPr>
          <w:p w14:paraId="61B5D11F" w14:textId="77777777" w:rsidR="005A1633" w:rsidRPr="005A1633" w:rsidRDefault="005A1633" w:rsidP="005A1633">
            <w:pPr>
              <w:suppressAutoHyphens w:val="0"/>
              <w:spacing w:line="240" w:lineRule="auto"/>
              <w:rPr>
                <w:rFonts w:cs="Calibri"/>
                <w:color w:val="000000"/>
                <w:sz w:val="22"/>
                <w:szCs w:val="22"/>
                <w:lang w:eastAsia="en-US"/>
              </w:rPr>
            </w:pPr>
            <w:r w:rsidRPr="005A1633">
              <w:rPr>
                <w:rFonts w:cs="Calibri"/>
                <w:color w:val="000000"/>
                <w:sz w:val="22"/>
                <w:szCs w:val="22"/>
                <w:lang w:eastAsia="en-US"/>
              </w:rPr>
              <w:t>Takeover (LC is always required)</w:t>
            </w:r>
          </w:p>
        </w:tc>
        <w:tc>
          <w:tcPr>
            <w:tcW w:w="2601" w:type="pct"/>
            <w:tcBorders>
              <w:top w:val="nil"/>
              <w:left w:val="nil"/>
              <w:bottom w:val="single" w:sz="4" w:space="0" w:color="auto"/>
              <w:right w:val="single" w:sz="4" w:space="0" w:color="auto"/>
            </w:tcBorders>
            <w:shd w:val="clear" w:color="auto" w:fill="auto"/>
            <w:vAlign w:val="bottom"/>
            <w:hideMark/>
          </w:tcPr>
          <w:p w14:paraId="17246B0E" w14:textId="77777777" w:rsidR="005A1633" w:rsidRPr="005A1633" w:rsidRDefault="005A1633" w:rsidP="005A1633">
            <w:pPr>
              <w:suppressAutoHyphens w:val="0"/>
              <w:spacing w:line="240" w:lineRule="auto"/>
              <w:rPr>
                <w:rFonts w:cs="Calibri"/>
                <w:color w:val="000000"/>
                <w:sz w:val="22"/>
                <w:szCs w:val="22"/>
                <w:lang w:eastAsia="en-US"/>
              </w:rPr>
            </w:pPr>
            <w:r w:rsidRPr="005A1633">
              <w:rPr>
                <w:rFonts w:cs="Calibri"/>
                <w:color w:val="000000"/>
                <w:sz w:val="22"/>
                <w:szCs w:val="22"/>
                <w:lang w:eastAsia="en-US"/>
              </w:rPr>
              <w:t>If Sub Product Selected = Takeover | LC Attached or Not Attached</w:t>
            </w:r>
          </w:p>
        </w:tc>
        <w:tc>
          <w:tcPr>
            <w:tcW w:w="622" w:type="pct"/>
            <w:tcBorders>
              <w:top w:val="nil"/>
              <w:left w:val="nil"/>
              <w:bottom w:val="single" w:sz="4" w:space="0" w:color="auto"/>
              <w:right w:val="single" w:sz="4" w:space="0" w:color="auto"/>
            </w:tcBorders>
            <w:shd w:val="clear" w:color="auto" w:fill="auto"/>
            <w:vAlign w:val="bottom"/>
            <w:hideMark/>
          </w:tcPr>
          <w:p w14:paraId="6B2BB4ED" w14:textId="77777777" w:rsidR="005A1633" w:rsidRPr="005A1633" w:rsidRDefault="005A1633" w:rsidP="005A1633">
            <w:pPr>
              <w:suppressAutoHyphens w:val="0"/>
              <w:spacing w:line="240" w:lineRule="auto"/>
              <w:rPr>
                <w:rFonts w:cs="Calibri"/>
                <w:color w:val="000000"/>
                <w:sz w:val="22"/>
                <w:szCs w:val="22"/>
                <w:lang w:eastAsia="en-US"/>
              </w:rPr>
            </w:pPr>
            <w:r w:rsidRPr="005A1633">
              <w:rPr>
                <w:rFonts w:cs="Calibri"/>
                <w:color w:val="000000"/>
                <w:sz w:val="22"/>
                <w:szCs w:val="22"/>
                <w:lang w:eastAsia="en-US"/>
              </w:rPr>
              <w:t>Flow Page 2</w:t>
            </w:r>
          </w:p>
        </w:tc>
      </w:tr>
      <w:tr w:rsidR="005A1633" w:rsidRPr="005A1633" w14:paraId="200E73FD" w14:textId="77777777" w:rsidTr="005A1633">
        <w:trPr>
          <w:trHeight w:val="290"/>
        </w:trPr>
        <w:tc>
          <w:tcPr>
            <w:tcW w:w="464" w:type="pct"/>
            <w:tcBorders>
              <w:top w:val="nil"/>
              <w:left w:val="single" w:sz="4" w:space="0" w:color="auto"/>
              <w:bottom w:val="single" w:sz="4" w:space="0" w:color="auto"/>
              <w:right w:val="single" w:sz="4" w:space="0" w:color="auto"/>
            </w:tcBorders>
            <w:shd w:val="clear" w:color="auto" w:fill="auto"/>
            <w:vAlign w:val="bottom"/>
            <w:hideMark/>
          </w:tcPr>
          <w:p w14:paraId="61994558" w14:textId="77777777" w:rsidR="005A1633" w:rsidRPr="005A1633" w:rsidRDefault="005A1633" w:rsidP="005A1633">
            <w:pPr>
              <w:suppressAutoHyphens w:val="0"/>
              <w:spacing w:line="240" w:lineRule="auto"/>
              <w:jc w:val="right"/>
              <w:rPr>
                <w:rFonts w:cs="Calibri"/>
                <w:color w:val="000000"/>
                <w:sz w:val="22"/>
                <w:szCs w:val="22"/>
                <w:lang w:eastAsia="en-US"/>
              </w:rPr>
            </w:pPr>
            <w:r w:rsidRPr="005A1633">
              <w:rPr>
                <w:rFonts w:cs="Calibri"/>
                <w:color w:val="000000"/>
                <w:sz w:val="22"/>
                <w:szCs w:val="22"/>
                <w:lang w:eastAsia="en-US"/>
              </w:rPr>
              <w:t>2</w:t>
            </w:r>
          </w:p>
        </w:tc>
        <w:tc>
          <w:tcPr>
            <w:tcW w:w="1313" w:type="pct"/>
            <w:tcBorders>
              <w:top w:val="nil"/>
              <w:left w:val="nil"/>
              <w:bottom w:val="single" w:sz="4" w:space="0" w:color="auto"/>
              <w:right w:val="single" w:sz="4" w:space="0" w:color="auto"/>
            </w:tcBorders>
            <w:shd w:val="clear" w:color="auto" w:fill="auto"/>
            <w:vAlign w:val="bottom"/>
            <w:hideMark/>
          </w:tcPr>
          <w:p w14:paraId="50061EA1" w14:textId="61BE6902" w:rsidR="005A1633" w:rsidRPr="005A1633" w:rsidRDefault="005A1633" w:rsidP="005A1633">
            <w:pPr>
              <w:suppressAutoHyphens w:val="0"/>
              <w:spacing w:line="240" w:lineRule="auto"/>
              <w:rPr>
                <w:rFonts w:cs="Calibri"/>
                <w:color w:val="000000"/>
                <w:sz w:val="22"/>
                <w:szCs w:val="22"/>
                <w:lang w:eastAsia="en-US"/>
              </w:rPr>
            </w:pPr>
            <w:r w:rsidRPr="005A1633">
              <w:rPr>
                <w:rFonts w:cs="Calibri"/>
                <w:color w:val="000000"/>
                <w:sz w:val="22"/>
                <w:szCs w:val="22"/>
                <w:lang w:eastAsia="en-US"/>
              </w:rPr>
              <w:t>Non</w:t>
            </w:r>
            <w:r>
              <w:rPr>
                <w:rFonts w:cs="Calibri"/>
                <w:color w:val="000000"/>
                <w:sz w:val="22"/>
                <w:szCs w:val="22"/>
                <w:lang w:eastAsia="en-US"/>
              </w:rPr>
              <w:t>-</w:t>
            </w:r>
            <w:r w:rsidRPr="005A1633">
              <w:rPr>
                <w:rFonts w:cs="Calibri"/>
                <w:color w:val="000000"/>
                <w:sz w:val="22"/>
                <w:szCs w:val="22"/>
                <w:lang w:eastAsia="en-US"/>
              </w:rPr>
              <w:t>Takeover (STL Required)</w:t>
            </w:r>
          </w:p>
        </w:tc>
        <w:tc>
          <w:tcPr>
            <w:tcW w:w="2601" w:type="pct"/>
            <w:tcBorders>
              <w:top w:val="nil"/>
              <w:left w:val="nil"/>
              <w:bottom w:val="single" w:sz="4" w:space="0" w:color="auto"/>
              <w:right w:val="single" w:sz="4" w:space="0" w:color="auto"/>
            </w:tcBorders>
            <w:shd w:val="clear" w:color="auto" w:fill="auto"/>
            <w:vAlign w:val="bottom"/>
            <w:hideMark/>
          </w:tcPr>
          <w:p w14:paraId="15D1E247" w14:textId="77777777" w:rsidR="005A1633" w:rsidRPr="005A1633" w:rsidRDefault="005A1633" w:rsidP="005A1633">
            <w:pPr>
              <w:suppressAutoHyphens w:val="0"/>
              <w:spacing w:line="240" w:lineRule="auto"/>
              <w:rPr>
                <w:rFonts w:cs="Calibri"/>
                <w:color w:val="000000"/>
                <w:sz w:val="22"/>
                <w:szCs w:val="22"/>
                <w:lang w:eastAsia="en-US"/>
              </w:rPr>
            </w:pPr>
            <w:r w:rsidRPr="005A1633">
              <w:rPr>
                <w:rFonts w:cs="Calibri"/>
                <w:color w:val="000000"/>
                <w:sz w:val="22"/>
                <w:szCs w:val="22"/>
                <w:lang w:eastAsia="en-US"/>
              </w:rPr>
              <w:t xml:space="preserve">If Sub Product Selected = New | STL Attached or Not Attached </w:t>
            </w:r>
          </w:p>
        </w:tc>
        <w:tc>
          <w:tcPr>
            <w:tcW w:w="622" w:type="pct"/>
            <w:tcBorders>
              <w:top w:val="nil"/>
              <w:left w:val="nil"/>
              <w:bottom w:val="single" w:sz="4" w:space="0" w:color="auto"/>
              <w:right w:val="single" w:sz="4" w:space="0" w:color="auto"/>
            </w:tcBorders>
            <w:shd w:val="clear" w:color="auto" w:fill="auto"/>
            <w:vAlign w:val="bottom"/>
            <w:hideMark/>
          </w:tcPr>
          <w:p w14:paraId="2FE284D4" w14:textId="77777777" w:rsidR="005A1633" w:rsidRPr="005A1633" w:rsidRDefault="005A1633" w:rsidP="005A1633">
            <w:pPr>
              <w:suppressAutoHyphens w:val="0"/>
              <w:spacing w:line="240" w:lineRule="auto"/>
              <w:rPr>
                <w:rFonts w:cs="Calibri"/>
                <w:color w:val="000000"/>
                <w:sz w:val="22"/>
                <w:szCs w:val="22"/>
                <w:lang w:eastAsia="en-US"/>
              </w:rPr>
            </w:pPr>
            <w:r w:rsidRPr="005A1633">
              <w:rPr>
                <w:rFonts w:cs="Calibri"/>
                <w:color w:val="000000"/>
                <w:sz w:val="22"/>
                <w:szCs w:val="22"/>
                <w:lang w:eastAsia="en-US"/>
              </w:rPr>
              <w:t>Flow Page 2</w:t>
            </w:r>
          </w:p>
        </w:tc>
      </w:tr>
      <w:tr w:rsidR="005A1633" w:rsidRPr="005A1633" w14:paraId="25F9104D" w14:textId="77777777" w:rsidTr="005A1633">
        <w:trPr>
          <w:trHeight w:val="580"/>
        </w:trPr>
        <w:tc>
          <w:tcPr>
            <w:tcW w:w="464" w:type="pct"/>
            <w:tcBorders>
              <w:top w:val="nil"/>
              <w:left w:val="single" w:sz="4" w:space="0" w:color="auto"/>
              <w:bottom w:val="single" w:sz="4" w:space="0" w:color="auto"/>
              <w:right w:val="single" w:sz="4" w:space="0" w:color="auto"/>
            </w:tcBorders>
            <w:shd w:val="clear" w:color="auto" w:fill="auto"/>
            <w:vAlign w:val="bottom"/>
            <w:hideMark/>
          </w:tcPr>
          <w:p w14:paraId="65846283" w14:textId="77777777" w:rsidR="005A1633" w:rsidRPr="005A1633" w:rsidRDefault="005A1633" w:rsidP="005A1633">
            <w:pPr>
              <w:suppressAutoHyphens w:val="0"/>
              <w:spacing w:line="240" w:lineRule="auto"/>
              <w:jc w:val="right"/>
              <w:rPr>
                <w:rFonts w:cs="Calibri"/>
                <w:color w:val="000000"/>
                <w:sz w:val="22"/>
                <w:szCs w:val="22"/>
                <w:lang w:eastAsia="en-US"/>
              </w:rPr>
            </w:pPr>
            <w:r w:rsidRPr="005A1633">
              <w:rPr>
                <w:rFonts w:cs="Calibri"/>
                <w:color w:val="000000"/>
                <w:sz w:val="22"/>
                <w:szCs w:val="22"/>
                <w:lang w:eastAsia="en-US"/>
              </w:rPr>
              <w:t>3</w:t>
            </w:r>
          </w:p>
        </w:tc>
        <w:tc>
          <w:tcPr>
            <w:tcW w:w="1313" w:type="pct"/>
            <w:tcBorders>
              <w:top w:val="nil"/>
              <w:left w:val="nil"/>
              <w:bottom w:val="single" w:sz="4" w:space="0" w:color="auto"/>
              <w:right w:val="single" w:sz="4" w:space="0" w:color="auto"/>
            </w:tcBorders>
            <w:shd w:val="clear" w:color="auto" w:fill="auto"/>
            <w:vAlign w:val="bottom"/>
            <w:hideMark/>
          </w:tcPr>
          <w:p w14:paraId="22C41EDF" w14:textId="0F0B0364" w:rsidR="005A1633" w:rsidRPr="005A1633" w:rsidRDefault="005A1633" w:rsidP="005A1633">
            <w:pPr>
              <w:suppressAutoHyphens w:val="0"/>
              <w:spacing w:line="240" w:lineRule="auto"/>
              <w:rPr>
                <w:rFonts w:cs="Calibri"/>
                <w:color w:val="000000"/>
                <w:sz w:val="22"/>
                <w:szCs w:val="22"/>
                <w:lang w:eastAsia="en-US"/>
              </w:rPr>
            </w:pPr>
            <w:r w:rsidRPr="005A1633">
              <w:rPr>
                <w:rFonts w:cs="Calibri"/>
                <w:color w:val="000000"/>
                <w:sz w:val="22"/>
                <w:szCs w:val="22"/>
                <w:lang w:eastAsia="en-US"/>
              </w:rPr>
              <w:t>Non</w:t>
            </w:r>
            <w:r>
              <w:rPr>
                <w:rFonts w:cs="Calibri"/>
                <w:color w:val="000000"/>
                <w:sz w:val="22"/>
                <w:szCs w:val="22"/>
                <w:lang w:eastAsia="en-US"/>
              </w:rPr>
              <w:t>-</w:t>
            </w:r>
            <w:r w:rsidRPr="005A1633">
              <w:rPr>
                <w:rFonts w:cs="Calibri"/>
                <w:color w:val="000000"/>
                <w:sz w:val="22"/>
                <w:szCs w:val="22"/>
                <w:lang w:eastAsia="en-US"/>
              </w:rPr>
              <w:t>Takeover (STL Not Required)</w:t>
            </w:r>
          </w:p>
        </w:tc>
        <w:tc>
          <w:tcPr>
            <w:tcW w:w="2601" w:type="pct"/>
            <w:tcBorders>
              <w:top w:val="nil"/>
              <w:left w:val="nil"/>
              <w:bottom w:val="single" w:sz="4" w:space="0" w:color="auto"/>
              <w:right w:val="single" w:sz="4" w:space="0" w:color="auto"/>
            </w:tcBorders>
            <w:shd w:val="clear" w:color="auto" w:fill="auto"/>
            <w:vAlign w:val="bottom"/>
            <w:hideMark/>
          </w:tcPr>
          <w:p w14:paraId="58E11E56" w14:textId="77777777" w:rsidR="005A1633" w:rsidRPr="005A1633" w:rsidRDefault="005A1633" w:rsidP="005A1633">
            <w:pPr>
              <w:suppressAutoHyphens w:val="0"/>
              <w:spacing w:line="240" w:lineRule="auto"/>
              <w:rPr>
                <w:rFonts w:cs="Calibri"/>
                <w:color w:val="000000"/>
                <w:sz w:val="22"/>
                <w:szCs w:val="22"/>
                <w:lang w:eastAsia="en-US"/>
              </w:rPr>
            </w:pPr>
            <w:r w:rsidRPr="005A1633">
              <w:rPr>
                <w:rFonts w:cs="Calibri"/>
                <w:color w:val="000000"/>
                <w:sz w:val="22"/>
                <w:szCs w:val="22"/>
                <w:lang w:eastAsia="en-US"/>
              </w:rPr>
              <w:t>If Sub Product Selected = Top Up / NSTL / Staff / Retention / Reschedule / Rebooking / HTO-ETO Sub-Product</w:t>
            </w:r>
          </w:p>
        </w:tc>
        <w:tc>
          <w:tcPr>
            <w:tcW w:w="622" w:type="pct"/>
            <w:tcBorders>
              <w:top w:val="nil"/>
              <w:left w:val="nil"/>
              <w:bottom w:val="single" w:sz="4" w:space="0" w:color="auto"/>
              <w:right w:val="single" w:sz="4" w:space="0" w:color="auto"/>
            </w:tcBorders>
            <w:shd w:val="clear" w:color="auto" w:fill="auto"/>
            <w:vAlign w:val="bottom"/>
            <w:hideMark/>
          </w:tcPr>
          <w:p w14:paraId="4F55B477" w14:textId="77777777" w:rsidR="005A1633" w:rsidRPr="005A1633" w:rsidRDefault="005A1633" w:rsidP="005A1633">
            <w:pPr>
              <w:suppressAutoHyphens w:val="0"/>
              <w:spacing w:line="240" w:lineRule="auto"/>
              <w:rPr>
                <w:rFonts w:cs="Calibri"/>
                <w:color w:val="000000"/>
                <w:sz w:val="22"/>
                <w:szCs w:val="22"/>
                <w:lang w:eastAsia="en-US"/>
              </w:rPr>
            </w:pPr>
            <w:r w:rsidRPr="005A1633">
              <w:rPr>
                <w:rFonts w:cs="Calibri"/>
                <w:color w:val="000000"/>
                <w:sz w:val="22"/>
                <w:szCs w:val="22"/>
                <w:lang w:eastAsia="en-US"/>
              </w:rPr>
              <w:t>Flow Page 2</w:t>
            </w:r>
          </w:p>
        </w:tc>
      </w:tr>
      <w:tr w:rsidR="005A1633" w:rsidRPr="005A1633" w14:paraId="00682922" w14:textId="77777777" w:rsidTr="005A1633">
        <w:trPr>
          <w:trHeight w:val="290"/>
        </w:trPr>
        <w:tc>
          <w:tcPr>
            <w:tcW w:w="464" w:type="pct"/>
            <w:tcBorders>
              <w:top w:val="nil"/>
              <w:left w:val="single" w:sz="4" w:space="0" w:color="auto"/>
              <w:bottom w:val="single" w:sz="4" w:space="0" w:color="auto"/>
              <w:right w:val="single" w:sz="4" w:space="0" w:color="auto"/>
            </w:tcBorders>
            <w:shd w:val="clear" w:color="auto" w:fill="auto"/>
            <w:vAlign w:val="bottom"/>
            <w:hideMark/>
          </w:tcPr>
          <w:p w14:paraId="5EF30FFF" w14:textId="77777777" w:rsidR="005A1633" w:rsidRPr="005A1633" w:rsidRDefault="005A1633" w:rsidP="005A1633">
            <w:pPr>
              <w:suppressAutoHyphens w:val="0"/>
              <w:spacing w:line="240" w:lineRule="auto"/>
              <w:jc w:val="right"/>
              <w:rPr>
                <w:rFonts w:cs="Calibri"/>
                <w:color w:val="000000"/>
                <w:sz w:val="22"/>
                <w:szCs w:val="22"/>
                <w:lang w:eastAsia="en-US"/>
              </w:rPr>
            </w:pPr>
            <w:r w:rsidRPr="005A1633">
              <w:rPr>
                <w:rFonts w:cs="Calibri"/>
                <w:color w:val="000000"/>
                <w:sz w:val="22"/>
                <w:szCs w:val="22"/>
                <w:lang w:eastAsia="en-US"/>
              </w:rPr>
              <w:t>4</w:t>
            </w:r>
          </w:p>
        </w:tc>
        <w:tc>
          <w:tcPr>
            <w:tcW w:w="1313" w:type="pct"/>
            <w:tcBorders>
              <w:top w:val="nil"/>
              <w:left w:val="nil"/>
              <w:bottom w:val="single" w:sz="4" w:space="0" w:color="auto"/>
              <w:right w:val="single" w:sz="4" w:space="0" w:color="auto"/>
            </w:tcBorders>
            <w:shd w:val="clear" w:color="auto" w:fill="auto"/>
            <w:vAlign w:val="bottom"/>
            <w:hideMark/>
          </w:tcPr>
          <w:p w14:paraId="2DB9820E" w14:textId="77777777" w:rsidR="005A1633" w:rsidRPr="005A1633" w:rsidRDefault="005A1633" w:rsidP="005A1633">
            <w:pPr>
              <w:suppressAutoHyphens w:val="0"/>
              <w:spacing w:line="240" w:lineRule="auto"/>
              <w:rPr>
                <w:rFonts w:cs="Calibri"/>
                <w:color w:val="000000"/>
                <w:sz w:val="22"/>
                <w:szCs w:val="22"/>
                <w:lang w:eastAsia="en-US"/>
              </w:rPr>
            </w:pPr>
            <w:r w:rsidRPr="005A1633">
              <w:rPr>
                <w:rFonts w:cs="Calibri"/>
                <w:color w:val="000000"/>
                <w:sz w:val="22"/>
                <w:szCs w:val="22"/>
                <w:lang w:eastAsia="en-US"/>
              </w:rPr>
              <w:t>Outside Liability (STL Required)</w:t>
            </w:r>
          </w:p>
        </w:tc>
        <w:tc>
          <w:tcPr>
            <w:tcW w:w="2601" w:type="pct"/>
            <w:tcBorders>
              <w:top w:val="nil"/>
              <w:left w:val="nil"/>
              <w:bottom w:val="single" w:sz="4" w:space="0" w:color="auto"/>
              <w:right w:val="single" w:sz="4" w:space="0" w:color="auto"/>
            </w:tcBorders>
            <w:shd w:val="clear" w:color="auto" w:fill="auto"/>
            <w:vAlign w:val="bottom"/>
            <w:hideMark/>
          </w:tcPr>
          <w:p w14:paraId="40BF1373" w14:textId="77777777" w:rsidR="005A1633" w:rsidRPr="005A1633" w:rsidRDefault="005A1633" w:rsidP="005A1633">
            <w:pPr>
              <w:suppressAutoHyphens w:val="0"/>
              <w:spacing w:line="240" w:lineRule="auto"/>
              <w:rPr>
                <w:rFonts w:cs="Calibri"/>
                <w:color w:val="000000"/>
                <w:sz w:val="22"/>
                <w:szCs w:val="22"/>
                <w:lang w:eastAsia="en-US"/>
              </w:rPr>
            </w:pPr>
            <w:r w:rsidRPr="005A1633">
              <w:rPr>
                <w:rFonts w:cs="Calibri"/>
                <w:color w:val="000000"/>
                <w:sz w:val="22"/>
                <w:szCs w:val="22"/>
                <w:lang w:eastAsia="en-US"/>
              </w:rPr>
              <w:t>If Sub-Product Selected = New | STL Attached or Not Attached</w:t>
            </w:r>
          </w:p>
        </w:tc>
        <w:tc>
          <w:tcPr>
            <w:tcW w:w="622" w:type="pct"/>
            <w:tcBorders>
              <w:top w:val="nil"/>
              <w:left w:val="nil"/>
              <w:bottom w:val="single" w:sz="4" w:space="0" w:color="auto"/>
              <w:right w:val="single" w:sz="4" w:space="0" w:color="auto"/>
            </w:tcBorders>
            <w:shd w:val="clear" w:color="auto" w:fill="auto"/>
            <w:vAlign w:val="bottom"/>
            <w:hideMark/>
          </w:tcPr>
          <w:p w14:paraId="7D59FDBD" w14:textId="77777777" w:rsidR="005A1633" w:rsidRPr="005A1633" w:rsidRDefault="005A1633" w:rsidP="005A1633">
            <w:pPr>
              <w:suppressAutoHyphens w:val="0"/>
              <w:spacing w:line="240" w:lineRule="auto"/>
              <w:rPr>
                <w:rFonts w:cs="Calibri"/>
                <w:color w:val="000000"/>
                <w:sz w:val="22"/>
                <w:szCs w:val="22"/>
                <w:lang w:eastAsia="en-US"/>
              </w:rPr>
            </w:pPr>
            <w:r w:rsidRPr="005A1633">
              <w:rPr>
                <w:rFonts w:cs="Calibri"/>
                <w:color w:val="000000"/>
                <w:sz w:val="22"/>
                <w:szCs w:val="22"/>
                <w:lang w:eastAsia="en-US"/>
              </w:rPr>
              <w:t>Flow Page 3</w:t>
            </w:r>
          </w:p>
        </w:tc>
      </w:tr>
      <w:tr w:rsidR="005A1633" w:rsidRPr="005A1633" w14:paraId="1E9A985F" w14:textId="77777777" w:rsidTr="005A1633">
        <w:trPr>
          <w:trHeight w:val="580"/>
        </w:trPr>
        <w:tc>
          <w:tcPr>
            <w:tcW w:w="464" w:type="pct"/>
            <w:tcBorders>
              <w:top w:val="nil"/>
              <w:left w:val="single" w:sz="4" w:space="0" w:color="auto"/>
              <w:bottom w:val="single" w:sz="4" w:space="0" w:color="auto"/>
              <w:right w:val="single" w:sz="4" w:space="0" w:color="auto"/>
            </w:tcBorders>
            <w:shd w:val="clear" w:color="auto" w:fill="auto"/>
            <w:vAlign w:val="bottom"/>
            <w:hideMark/>
          </w:tcPr>
          <w:p w14:paraId="36FEBF5D" w14:textId="77777777" w:rsidR="005A1633" w:rsidRPr="005A1633" w:rsidRDefault="005A1633" w:rsidP="005A1633">
            <w:pPr>
              <w:suppressAutoHyphens w:val="0"/>
              <w:spacing w:line="240" w:lineRule="auto"/>
              <w:jc w:val="right"/>
              <w:rPr>
                <w:rFonts w:cs="Calibri"/>
                <w:color w:val="000000"/>
                <w:sz w:val="22"/>
                <w:szCs w:val="22"/>
                <w:lang w:eastAsia="en-US"/>
              </w:rPr>
            </w:pPr>
            <w:r w:rsidRPr="005A1633">
              <w:rPr>
                <w:rFonts w:cs="Calibri"/>
                <w:color w:val="000000"/>
                <w:sz w:val="22"/>
                <w:szCs w:val="22"/>
                <w:lang w:eastAsia="en-US"/>
              </w:rPr>
              <w:t>5</w:t>
            </w:r>
          </w:p>
        </w:tc>
        <w:tc>
          <w:tcPr>
            <w:tcW w:w="1313" w:type="pct"/>
            <w:tcBorders>
              <w:top w:val="nil"/>
              <w:left w:val="nil"/>
              <w:bottom w:val="single" w:sz="4" w:space="0" w:color="auto"/>
              <w:right w:val="single" w:sz="4" w:space="0" w:color="auto"/>
            </w:tcBorders>
            <w:shd w:val="clear" w:color="auto" w:fill="auto"/>
            <w:vAlign w:val="bottom"/>
            <w:hideMark/>
          </w:tcPr>
          <w:p w14:paraId="66002D99" w14:textId="77777777" w:rsidR="005A1633" w:rsidRPr="005A1633" w:rsidRDefault="005A1633" w:rsidP="005A1633">
            <w:pPr>
              <w:suppressAutoHyphens w:val="0"/>
              <w:spacing w:line="240" w:lineRule="auto"/>
              <w:rPr>
                <w:rFonts w:cs="Calibri"/>
                <w:color w:val="000000"/>
                <w:sz w:val="22"/>
                <w:szCs w:val="22"/>
                <w:lang w:eastAsia="en-US"/>
              </w:rPr>
            </w:pPr>
            <w:r w:rsidRPr="005A1633">
              <w:rPr>
                <w:rFonts w:cs="Calibri"/>
                <w:color w:val="000000"/>
                <w:sz w:val="22"/>
                <w:szCs w:val="22"/>
                <w:lang w:eastAsia="en-US"/>
              </w:rPr>
              <w:t>Outside Liability (STL Not Required)</w:t>
            </w:r>
          </w:p>
        </w:tc>
        <w:tc>
          <w:tcPr>
            <w:tcW w:w="2601" w:type="pct"/>
            <w:tcBorders>
              <w:top w:val="nil"/>
              <w:left w:val="nil"/>
              <w:bottom w:val="single" w:sz="4" w:space="0" w:color="auto"/>
              <w:right w:val="single" w:sz="4" w:space="0" w:color="auto"/>
            </w:tcBorders>
            <w:shd w:val="clear" w:color="auto" w:fill="auto"/>
            <w:vAlign w:val="bottom"/>
            <w:hideMark/>
          </w:tcPr>
          <w:p w14:paraId="2FE23481" w14:textId="77777777" w:rsidR="005A1633" w:rsidRPr="005A1633" w:rsidRDefault="005A1633" w:rsidP="005A1633">
            <w:pPr>
              <w:suppressAutoHyphens w:val="0"/>
              <w:spacing w:line="240" w:lineRule="auto"/>
              <w:rPr>
                <w:rFonts w:cs="Calibri"/>
                <w:color w:val="000000"/>
                <w:sz w:val="22"/>
                <w:szCs w:val="22"/>
                <w:lang w:eastAsia="en-US"/>
              </w:rPr>
            </w:pPr>
            <w:r w:rsidRPr="005A1633">
              <w:rPr>
                <w:rFonts w:cs="Calibri"/>
                <w:color w:val="000000"/>
                <w:sz w:val="22"/>
                <w:szCs w:val="22"/>
                <w:lang w:eastAsia="en-US"/>
              </w:rPr>
              <w:t>If Sub Product Selected = Top Up /  Retention / Reschedule / HTO-ETO Sub-Product</w:t>
            </w:r>
          </w:p>
        </w:tc>
        <w:tc>
          <w:tcPr>
            <w:tcW w:w="622" w:type="pct"/>
            <w:tcBorders>
              <w:top w:val="nil"/>
              <w:left w:val="nil"/>
              <w:bottom w:val="single" w:sz="4" w:space="0" w:color="auto"/>
              <w:right w:val="single" w:sz="4" w:space="0" w:color="auto"/>
            </w:tcBorders>
            <w:shd w:val="clear" w:color="auto" w:fill="auto"/>
            <w:vAlign w:val="bottom"/>
            <w:hideMark/>
          </w:tcPr>
          <w:p w14:paraId="1404FE40" w14:textId="77777777" w:rsidR="005A1633" w:rsidRPr="005A1633" w:rsidRDefault="005A1633" w:rsidP="005A1633">
            <w:pPr>
              <w:suppressAutoHyphens w:val="0"/>
              <w:spacing w:line="240" w:lineRule="auto"/>
              <w:rPr>
                <w:rFonts w:cs="Calibri"/>
                <w:color w:val="000000"/>
                <w:sz w:val="22"/>
                <w:szCs w:val="22"/>
                <w:lang w:eastAsia="en-US"/>
              </w:rPr>
            </w:pPr>
            <w:r w:rsidRPr="005A1633">
              <w:rPr>
                <w:rFonts w:cs="Calibri"/>
                <w:color w:val="000000"/>
                <w:sz w:val="22"/>
                <w:szCs w:val="22"/>
                <w:lang w:eastAsia="en-US"/>
              </w:rPr>
              <w:t>Flow Page 3</w:t>
            </w:r>
          </w:p>
        </w:tc>
      </w:tr>
      <w:tr w:rsidR="005A1633" w:rsidRPr="005A1633" w14:paraId="25E731A9" w14:textId="77777777" w:rsidTr="005A1633">
        <w:trPr>
          <w:trHeight w:val="290"/>
        </w:trPr>
        <w:tc>
          <w:tcPr>
            <w:tcW w:w="464" w:type="pct"/>
            <w:tcBorders>
              <w:top w:val="nil"/>
              <w:left w:val="single" w:sz="4" w:space="0" w:color="auto"/>
              <w:bottom w:val="single" w:sz="4" w:space="0" w:color="auto"/>
              <w:right w:val="single" w:sz="4" w:space="0" w:color="auto"/>
            </w:tcBorders>
            <w:shd w:val="clear" w:color="auto" w:fill="auto"/>
            <w:vAlign w:val="bottom"/>
            <w:hideMark/>
          </w:tcPr>
          <w:p w14:paraId="2BD4340D" w14:textId="77777777" w:rsidR="005A1633" w:rsidRPr="005A1633" w:rsidRDefault="005A1633" w:rsidP="005A1633">
            <w:pPr>
              <w:suppressAutoHyphens w:val="0"/>
              <w:spacing w:line="240" w:lineRule="auto"/>
              <w:jc w:val="right"/>
              <w:rPr>
                <w:rFonts w:cs="Calibri"/>
                <w:color w:val="000000"/>
                <w:sz w:val="22"/>
                <w:szCs w:val="22"/>
                <w:lang w:eastAsia="en-US"/>
              </w:rPr>
            </w:pPr>
            <w:r w:rsidRPr="005A1633">
              <w:rPr>
                <w:rFonts w:cs="Calibri"/>
                <w:color w:val="000000"/>
                <w:sz w:val="22"/>
                <w:szCs w:val="22"/>
                <w:lang w:eastAsia="en-US"/>
              </w:rPr>
              <w:t>6</w:t>
            </w:r>
          </w:p>
        </w:tc>
        <w:tc>
          <w:tcPr>
            <w:tcW w:w="1313" w:type="pct"/>
            <w:tcBorders>
              <w:top w:val="nil"/>
              <w:left w:val="nil"/>
              <w:bottom w:val="single" w:sz="4" w:space="0" w:color="auto"/>
              <w:right w:val="single" w:sz="4" w:space="0" w:color="auto"/>
            </w:tcBorders>
            <w:shd w:val="clear" w:color="auto" w:fill="auto"/>
            <w:vAlign w:val="bottom"/>
            <w:hideMark/>
          </w:tcPr>
          <w:p w14:paraId="06DDB1C4" w14:textId="77777777" w:rsidR="005A1633" w:rsidRPr="005A1633" w:rsidRDefault="005A1633" w:rsidP="005A1633">
            <w:pPr>
              <w:suppressAutoHyphens w:val="0"/>
              <w:spacing w:line="240" w:lineRule="auto"/>
              <w:rPr>
                <w:rFonts w:cs="Calibri"/>
                <w:color w:val="000000"/>
                <w:sz w:val="22"/>
                <w:szCs w:val="22"/>
                <w:lang w:eastAsia="en-US"/>
              </w:rPr>
            </w:pPr>
            <w:r w:rsidRPr="005A1633">
              <w:rPr>
                <w:rFonts w:cs="Calibri"/>
                <w:color w:val="000000"/>
                <w:sz w:val="22"/>
                <w:szCs w:val="22"/>
                <w:lang w:eastAsia="en-US"/>
              </w:rPr>
              <w:t>Reschedule Collections</w:t>
            </w:r>
          </w:p>
        </w:tc>
        <w:tc>
          <w:tcPr>
            <w:tcW w:w="2601" w:type="pct"/>
            <w:tcBorders>
              <w:top w:val="nil"/>
              <w:left w:val="nil"/>
              <w:bottom w:val="single" w:sz="4" w:space="0" w:color="auto"/>
              <w:right w:val="single" w:sz="4" w:space="0" w:color="auto"/>
            </w:tcBorders>
            <w:shd w:val="clear" w:color="auto" w:fill="auto"/>
            <w:vAlign w:val="bottom"/>
            <w:hideMark/>
          </w:tcPr>
          <w:p w14:paraId="01F953EB" w14:textId="77777777" w:rsidR="005A1633" w:rsidRPr="005A1633" w:rsidRDefault="005A1633" w:rsidP="005A1633">
            <w:pPr>
              <w:suppressAutoHyphens w:val="0"/>
              <w:spacing w:line="240" w:lineRule="auto"/>
              <w:rPr>
                <w:rFonts w:cs="Calibri"/>
                <w:color w:val="000000"/>
                <w:sz w:val="22"/>
                <w:szCs w:val="22"/>
                <w:lang w:eastAsia="en-US"/>
              </w:rPr>
            </w:pPr>
            <w:r w:rsidRPr="005A1633">
              <w:rPr>
                <w:rFonts w:cs="Calibri"/>
                <w:color w:val="000000"/>
                <w:sz w:val="22"/>
                <w:szCs w:val="22"/>
                <w:lang w:eastAsia="en-US"/>
              </w:rPr>
              <w:t xml:space="preserve">If Sub Product Selected = Reschedule Collections </w:t>
            </w:r>
          </w:p>
        </w:tc>
        <w:tc>
          <w:tcPr>
            <w:tcW w:w="622" w:type="pct"/>
            <w:tcBorders>
              <w:top w:val="nil"/>
              <w:left w:val="nil"/>
              <w:bottom w:val="single" w:sz="4" w:space="0" w:color="auto"/>
              <w:right w:val="single" w:sz="4" w:space="0" w:color="auto"/>
            </w:tcBorders>
            <w:shd w:val="clear" w:color="auto" w:fill="auto"/>
            <w:vAlign w:val="bottom"/>
            <w:hideMark/>
          </w:tcPr>
          <w:p w14:paraId="55151C30" w14:textId="77777777" w:rsidR="005A1633" w:rsidRPr="005A1633" w:rsidRDefault="005A1633" w:rsidP="005A1633">
            <w:pPr>
              <w:suppressAutoHyphens w:val="0"/>
              <w:spacing w:line="240" w:lineRule="auto"/>
              <w:rPr>
                <w:rFonts w:cs="Calibri"/>
                <w:color w:val="000000"/>
                <w:sz w:val="22"/>
                <w:szCs w:val="22"/>
                <w:lang w:eastAsia="en-US"/>
              </w:rPr>
            </w:pPr>
            <w:r w:rsidRPr="005A1633">
              <w:rPr>
                <w:rFonts w:cs="Calibri"/>
                <w:color w:val="000000"/>
                <w:sz w:val="22"/>
                <w:szCs w:val="22"/>
                <w:lang w:eastAsia="en-US"/>
              </w:rPr>
              <w:t>Flow Page 4</w:t>
            </w:r>
          </w:p>
        </w:tc>
      </w:tr>
    </w:tbl>
    <w:p w14:paraId="4BD23E22" w14:textId="77777777" w:rsidR="00E86297" w:rsidRDefault="00E86297" w:rsidP="00A235EA">
      <w:pPr>
        <w:spacing w:line="360" w:lineRule="auto"/>
      </w:pPr>
    </w:p>
    <w:p w14:paraId="1B9AFD34" w14:textId="77777777" w:rsidR="00E86297" w:rsidRDefault="00E86297" w:rsidP="00A235EA">
      <w:pPr>
        <w:spacing w:line="360" w:lineRule="auto"/>
      </w:pPr>
    </w:p>
    <w:p w14:paraId="58139A52" w14:textId="77777777" w:rsidR="00E86297" w:rsidRDefault="00E86297" w:rsidP="00A235EA">
      <w:pPr>
        <w:spacing w:line="360" w:lineRule="auto"/>
      </w:pPr>
    </w:p>
    <w:p w14:paraId="35D084AD" w14:textId="77777777" w:rsidR="00E86297" w:rsidRDefault="00E86297" w:rsidP="00A235EA">
      <w:pPr>
        <w:spacing w:line="360" w:lineRule="auto"/>
      </w:pPr>
    </w:p>
    <w:p w14:paraId="3CE2CC16" w14:textId="77777777" w:rsidR="005A1633" w:rsidRDefault="005A1633" w:rsidP="00A235EA">
      <w:pPr>
        <w:spacing w:line="360" w:lineRule="auto"/>
      </w:pPr>
    </w:p>
    <w:p w14:paraId="49C02855" w14:textId="77777777" w:rsidR="005A1633" w:rsidRDefault="005A1633" w:rsidP="00A235EA">
      <w:pPr>
        <w:spacing w:line="360" w:lineRule="auto"/>
      </w:pPr>
    </w:p>
    <w:p w14:paraId="5EAED88A" w14:textId="77777777" w:rsidR="005A1633" w:rsidRDefault="005A1633" w:rsidP="00A235EA">
      <w:pPr>
        <w:spacing w:line="360" w:lineRule="auto"/>
      </w:pPr>
    </w:p>
    <w:p w14:paraId="05800141" w14:textId="77777777" w:rsidR="005A1633" w:rsidRDefault="005A1633" w:rsidP="00A235EA">
      <w:pPr>
        <w:spacing w:line="360" w:lineRule="auto"/>
      </w:pPr>
    </w:p>
    <w:p w14:paraId="56E2298C" w14:textId="77777777" w:rsidR="005A1633" w:rsidRDefault="005A1633" w:rsidP="00A235EA">
      <w:pPr>
        <w:spacing w:line="360" w:lineRule="auto"/>
      </w:pPr>
    </w:p>
    <w:p w14:paraId="420EA1B8" w14:textId="77777777" w:rsidR="005A1633" w:rsidRDefault="005A1633" w:rsidP="00A235EA">
      <w:pPr>
        <w:spacing w:line="360" w:lineRule="auto"/>
      </w:pPr>
    </w:p>
    <w:p w14:paraId="40324786" w14:textId="77777777" w:rsidR="005A1633" w:rsidRDefault="005A1633" w:rsidP="00A235EA">
      <w:pPr>
        <w:spacing w:line="360" w:lineRule="auto"/>
      </w:pPr>
    </w:p>
    <w:p w14:paraId="5A2D1F85" w14:textId="77777777" w:rsidR="005A1633" w:rsidRDefault="005A1633" w:rsidP="00A235EA">
      <w:pPr>
        <w:spacing w:line="360" w:lineRule="auto"/>
      </w:pPr>
    </w:p>
    <w:p w14:paraId="736F918D" w14:textId="77777777" w:rsidR="005A1633" w:rsidRDefault="005A1633" w:rsidP="00A235EA">
      <w:pPr>
        <w:spacing w:line="360" w:lineRule="auto"/>
      </w:pPr>
    </w:p>
    <w:p w14:paraId="445E3C53" w14:textId="689D57FB" w:rsidR="00A235EA" w:rsidRDefault="00A235EA" w:rsidP="00A235EA">
      <w:pPr>
        <w:spacing w:line="360" w:lineRule="auto"/>
      </w:pPr>
      <w:r>
        <w:lastRenderedPageBreak/>
        <w:t xml:space="preserve">Subsequent sections will define the WI routing for each scenario as mentioned above: </w:t>
      </w:r>
    </w:p>
    <w:p w14:paraId="73838474" w14:textId="77777777" w:rsidR="00896245" w:rsidRDefault="00896245" w:rsidP="00A235EA">
      <w:pPr>
        <w:spacing w:line="360" w:lineRule="auto"/>
      </w:pPr>
    </w:p>
    <w:p w14:paraId="02FCA699" w14:textId="429EB698" w:rsidR="005F2B25" w:rsidRDefault="00747015" w:rsidP="001D0E81">
      <w:pPr>
        <w:pStyle w:val="Heading3"/>
        <w:numPr>
          <w:ilvl w:val="2"/>
          <w:numId w:val="2"/>
        </w:numPr>
      </w:pPr>
      <w:bookmarkStart w:id="62" w:name="_Toc206760629"/>
      <w:r>
        <w:t>Takeover with Cross Sell = AO</w:t>
      </w:r>
      <w:bookmarkEnd w:id="62"/>
    </w:p>
    <w:p w14:paraId="56C60059" w14:textId="695E4BA1" w:rsidR="001D0E81" w:rsidRPr="001D0E81" w:rsidRDefault="001D0E81" w:rsidP="001D0E81">
      <w:pPr>
        <w:pStyle w:val="Heading4"/>
        <w:spacing w:line="360" w:lineRule="auto"/>
      </w:pPr>
      <w:r>
        <w:t xml:space="preserve">3.7.1.1 LC Attached </w:t>
      </w:r>
    </w:p>
    <w:p w14:paraId="7CF5E2DE" w14:textId="7B632771" w:rsidR="00E0413D" w:rsidRDefault="005F2B25" w:rsidP="001D0E81">
      <w:pPr>
        <w:pStyle w:val="ListParagraph"/>
        <w:numPr>
          <w:ilvl w:val="0"/>
          <w:numId w:val="5"/>
        </w:numPr>
        <w:spacing w:line="360" w:lineRule="auto"/>
      </w:pPr>
      <w:r>
        <w:t>From Cons Doc Check</w:t>
      </w:r>
      <w:r w:rsidR="00E0413D">
        <w:t>, the main WI will route</w:t>
      </w:r>
      <w:r w:rsidR="00D825C1">
        <w:t xml:space="preserve"> as per below:</w:t>
      </w:r>
    </w:p>
    <w:p w14:paraId="116E2270" w14:textId="1A2DBD84" w:rsidR="00B272CA" w:rsidRDefault="00D825C1" w:rsidP="00EE5D78">
      <w:pPr>
        <w:spacing w:line="360" w:lineRule="auto"/>
      </w:pPr>
      <w:r w:rsidRPr="00B272CA">
        <w:rPr>
          <w:b/>
          <w:bCs/>
        </w:rPr>
        <w:t>Awaiting AO</w:t>
      </w:r>
      <w:r>
        <w:t xml:space="preserve"> -&gt; </w:t>
      </w:r>
      <w:r w:rsidRPr="00B272CA">
        <w:rPr>
          <w:b/>
          <w:bCs/>
        </w:rPr>
        <w:t>Disbursal Resubmission</w:t>
      </w:r>
      <w:r>
        <w:t xml:space="preserve"> </w:t>
      </w:r>
      <w:r w:rsidR="00EE5D78">
        <w:t xml:space="preserve">-&gt; </w:t>
      </w:r>
      <w:r w:rsidR="00EE5D78" w:rsidRPr="00B272CA">
        <w:rPr>
          <w:b/>
          <w:bCs/>
        </w:rPr>
        <w:t xml:space="preserve">Collect </w:t>
      </w:r>
      <w:r w:rsidR="00DC39D1" w:rsidRPr="00B272CA">
        <w:rPr>
          <w:b/>
          <w:bCs/>
        </w:rPr>
        <w:t>1</w:t>
      </w:r>
      <w:r w:rsidR="00DC39D1">
        <w:t>(to</w:t>
      </w:r>
      <w:r w:rsidR="00EE5D78">
        <w:t xml:space="preserve"> check if customer consent </w:t>
      </w:r>
      <w:r w:rsidR="00703295">
        <w:t xml:space="preserve">child is completed) -&gt; </w:t>
      </w:r>
      <w:r w:rsidR="00703295" w:rsidRPr="00B272CA">
        <w:rPr>
          <w:b/>
          <w:bCs/>
        </w:rPr>
        <w:t>Disbursal Checker</w:t>
      </w:r>
      <w:r w:rsidR="00703295">
        <w:t xml:space="preserve"> </w:t>
      </w:r>
      <w:r w:rsidR="00DC39D1">
        <w:t>(Another</w:t>
      </w:r>
      <w:r w:rsidR="00703295">
        <w:rPr>
          <w:i/>
          <w:iCs/>
        </w:rPr>
        <w:t xml:space="preserve"> Child will be created </w:t>
      </w:r>
      <w:r w:rsidR="00116A2E">
        <w:rPr>
          <w:i/>
          <w:iCs/>
        </w:rPr>
        <w:t>on Disbursal Checker approval</w:t>
      </w:r>
      <w:r w:rsidR="00703295">
        <w:rPr>
          <w:i/>
          <w:iCs/>
        </w:rPr>
        <w:t xml:space="preserve"> for PL Disbursal Comms to customer </w:t>
      </w:r>
      <w:r w:rsidR="00116A2E">
        <w:rPr>
          <w:i/>
          <w:iCs/>
        </w:rPr>
        <w:t xml:space="preserve">) </w:t>
      </w:r>
      <w:r w:rsidR="00116A2E">
        <w:t xml:space="preserve">-&gt; </w:t>
      </w:r>
      <w:r w:rsidR="00B96002" w:rsidRPr="00B272CA">
        <w:rPr>
          <w:b/>
          <w:bCs/>
        </w:rPr>
        <w:t>Primary MCQ Issuance</w:t>
      </w:r>
      <w:r w:rsidR="00B96002">
        <w:t xml:space="preserve"> -&gt; </w:t>
      </w:r>
      <w:r w:rsidR="00B96002" w:rsidRPr="00B272CA">
        <w:rPr>
          <w:b/>
          <w:bCs/>
        </w:rPr>
        <w:t>Original Verification</w:t>
      </w:r>
      <w:r w:rsidR="00B96002">
        <w:t xml:space="preserve"> -&gt; </w:t>
      </w:r>
      <w:r w:rsidR="00B96002" w:rsidRPr="00B272CA">
        <w:rPr>
          <w:b/>
          <w:bCs/>
        </w:rPr>
        <w:t>Collect 2</w:t>
      </w:r>
      <w:r w:rsidR="00B96002">
        <w:t xml:space="preserve"> (to check if PL Disbursal Comms child is completed) </w:t>
      </w:r>
      <w:r w:rsidR="00B272CA">
        <w:t xml:space="preserve">-&gt; </w:t>
      </w:r>
      <w:r w:rsidR="00B272CA" w:rsidRPr="00B272CA">
        <w:rPr>
          <w:b/>
          <w:bCs/>
        </w:rPr>
        <w:t>Exit</w:t>
      </w:r>
      <w:r w:rsidR="00B272CA">
        <w:t xml:space="preserve"> </w:t>
      </w:r>
    </w:p>
    <w:p w14:paraId="60DA9A16" w14:textId="77777777" w:rsidR="001D0E81" w:rsidRDefault="001D0E81" w:rsidP="00EE5D78">
      <w:pPr>
        <w:spacing w:line="360" w:lineRule="auto"/>
      </w:pPr>
    </w:p>
    <w:p w14:paraId="34DB0F6B" w14:textId="6520712E" w:rsidR="001D0E81" w:rsidRDefault="001D0E81" w:rsidP="001D0E81">
      <w:pPr>
        <w:pStyle w:val="Heading4"/>
        <w:spacing w:line="360" w:lineRule="auto"/>
      </w:pPr>
      <w:r>
        <w:t xml:space="preserve">3.7.1.2 LC not Attached </w:t>
      </w:r>
    </w:p>
    <w:p w14:paraId="0D0DBC5B" w14:textId="2C7B105F" w:rsidR="001D0E81" w:rsidRDefault="001D0E81" w:rsidP="001D0E81">
      <w:pPr>
        <w:spacing w:line="360" w:lineRule="auto"/>
      </w:pPr>
      <w:r>
        <w:t xml:space="preserve">- From Cons Doc Check, the main WI will </w:t>
      </w:r>
      <w:r w:rsidR="0071718E">
        <w:t xml:space="preserve">route as per below: </w:t>
      </w:r>
    </w:p>
    <w:p w14:paraId="1D25A52F" w14:textId="648E0AA6" w:rsidR="00B97CF2" w:rsidRDefault="00B97CF2" w:rsidP="00B97CF2">
      <w:pPr>
        <w:spacing w:line="360" w:lineRule="auto"/>
      </w:pPr>
      <w:r w:rsidRPr="00B272CA">
        <w:rPr>
          <w:b/>
          <w:bCs/>
        </w:rPr>
        <w:t>Awaiting AO</w:t>
      </w:r>
      <w:r>
        <w:t xml:space="preserve"> -&gt; </w:t>
      </w:r>
      <w:r w:rsidRPr="00896245">
        <w:rPr>
          <w:b/>
          <w:bCs/>
        </w:rPr>
        <w:t>Awaiting STL</w:t>
      </w:r>
      <w:r>
        <w:t xml:space="preserve"> -&gt; </w:t>
      </w:r>
      <w:r w:rsidRPr="00896245">
        <w:rPr>
          <w:b/>
          <w:bCs/>
        </w:rPr>
        <w:t>Awaiting STL Checker</w:t>
      </w:r>
      <w:r>
        <w:t xml:space="preserve"> (Optional for Branches) -&gt;  </w:t>
      </w:r>
      <w:r w:rsidRPr="00B272CA">
        <w:rPr>
          <w:b/>
          <w:bCs/>
        </w:rPr>
        <w:t>Disbursal Resubmission</w:t>
      </w:r>
      <w:r>
        <w:t xml:space="preserve"> -&gt; </w:t>
      </w:r>
      <w:r w:rsidRPr="00B272CA">
        <w:rPr>
          <w:b/>
          <w:bCs/>
        </w:rPr>
        <w:t>Collect 1</w:t>
      </w:r>
      <w:r>
        <w:t xml:space="preserve">( to check if customer consent child is completed) -&gt; </w:t>
      </w:r>
      <w:r w:rsidRPr="00B272CA">
        <w:rPr>
          <w:b/>
          <w:bCs/>
        </w:rPr>
        <w:t>Disbursal Checker</w:t>
      </w:r>
      <w:r>
        <w:t xml:space="preserve"> ( </w:t>
      </w:r>
      <w:r>
        <w:rPr>
          <w:i/>
          <w:iCs/>
        </w:rPr>
        <w:t xml:space="preserve">Another Child will be created on Disbursal Checker approval for PL Disbursal Comms to customer ) </w:t>
      </w:r>
      <w:r>
        <w:t xml:space="preserve">-&gt; </w:t>
      </w:r>
      <w:r w:rsidRPr="00B272CA">
        <w:rPr>
          <w:b/>
          <w:bCs/>
        </w:rPr>
        <w:t>Primary MCQ Issuance</w:t>
      </w:r>
      <w:r>
        <w:t xml:space="preserve"> -&gt; </w:t>
      </w:r>
      <w:r w:rsidRPr="00B272CA">
        <w:rPr>
          <w:b/>
          <w:bCs/>
        </w:rPr>
        <w:t>Original Verification</w:t>
      </w:r>
      <w:r>
        <w:t xml:space="preserve"> -&gt; </w:t>
      </w:r>
      <w:r w:rsidRPr="00B272CA">
        <w:rPr>
          <w:b/>
          <w:bCs/>
        </w:rPr>
        <w:t>Collect 2</w:t>
      </w:r>
      <w:r>
        <w:t xml:space="preserve"> (to check if PL Disbursal Comms child is completed) -&gt; </w:t>
      </w:r>
      <w:r w:rsidRPr="00B272CA">
        <w:rPr>
          <w:b/>
          <w:bCs/>
        </w:rPr>
        <w:t>Exit</w:t>
      </w:r>
      <w:r>
        <w:t xml:space="preserve"> </w:t>
      </w:r>
    </w:p>
    <w:p w14:paraId="48687E11" w14:textId="77777777" w:rsidR="00896245" w:rsidRDefault="00896245" w:rsidP="00B97CF2">
      <w:pPr>
        <w:spacing w:line="360" w:lineRule="auto"/>
      </w:pPr>
    </w:p>
    <w:p w14:paraId="297BCEC0" w14:textId="2FD721AA" w:rsidR="00007D22" w:rsidRDefault="00007D22" w:rsidP="00007D22">
      <w:pPr>
        <w:pStyle w:val="Heading3"/>
        <w:numPr>
          <w:ilvl w:val="2"/>
          <w:numId w:val="2"/>
        </w:numPr>
      </w:pPr>
      <w:bookmarkStart w:id="63" w:name="_Toc206760630"/>
      <w:r>
        <w:t>Takeover with Cross Sell = CC</w:t>
      </w:r>
      <w:bookmarkEnd w:id="63"/>
    </w:p>
    <w:p w14:paraId="2AC8F8F5" w14:textId="3FD1CFBB" w:rsidR="001D0E81" w:rsidRDefault="00CA7E51" w:rsidP="0022259E">
      <w:pPr>
        <w:pStyle w:val="Heading4"/>
        <w:numPr>
          <w:ilvl w:val="3"/>
          <w:numId w:val="2"/>
        </w:numPr>
      </w:pPr>
      <w:r>
        <w:t>LC Attach</w:t>
      </w:r>
      <w:r w:rsidR="0022259E">
        <w:t xml:space="preserve">ed </w:t>
      </w:r>
    </w:p>
    <w:p w14:paraId="79CF0894" w14:textId="77777777" w:rsidR="0022259E" w:rsidRDefault="0022259E" w:rsidP="0022259E"/>
    <w:p w14:paraId="209045B6" w14:textId="0C16DFC8" w:rsidR="0022259E" w:rsidRDefault="0022259E" w:rsidP="0022259E">
      <w:pPr>
        <w:pStyle w:val="Heading5"/>
        <w:numPr>
          <w:ilvl w:val="4"/>
          <w:numId w:val="2"/>
        </w:numPr>
      </w:pPr>
      <w:r>
        <w:t>Primary MCQ Issuance Before C</w:t>
      </w:r>
      <w:r w:rsidR="00DC39D1">
        <w:t>C</w:t>
      </w:r>
      <w:r>
        <w:t xml:space="preserve"> Required = Yes </w:t>
      </w:r>
    </w:p>
    <w:p w14:paraId="346FFC27" w14:textId="77777777" w:rsidR="00B272CA" w:rsidRDefault="00B272CA" w:rsidP="00EE5D78">
      <w:pPr>
        <w:spacing w:line="360" w:lineRule="auto"/>
      </w:pPr>
    </w:p>
    <w:p w14:paraId="124E4BD7" w14:textId="6F11C7B5" w:rsidR="0022259E" w:rsidRDefault="0022259E" w:rsidP="0022259E">
      <w:pPr>
        <w:pStyle w:val="ListParagraph"/>
        <w:numPr>
          <w:ilvl w:val="0"/>
          <w:numId w:val="5"/>
        </w:numPr>
        <w:spacing w:line="360" w:lineRule="auto"/>
      </w:pPr>
      <w:r>
        <w:t xml:space="preserve">From Cons Doc Check the main WI will route as per below: </w:t>
      </w:r>
    </w:p>
    <w:p w14:paraId="6E250C2E" w14:textId="5A9FE299" w:rsidR="0022259E" w:rsidRDefault="00DC39D1" w:rsidP="0022259E">
      <w:pPr>
        <w:spacing w:line="360" w:lineRule="auto"/>
        <w:rPr>
          <w:b/>
          <w:bCs/>
        </w:rPr>
      </w:pPr>
      <w:r w:rsidRPr="00A5069F">
        <w:rPr>
          <w:b/>
          <w:bCs/>
        </w:rPr>
        <w:t>Collect 1</w:t>
      </w:r>
      <w:r>
        <w:t xml:space="preserve"> (To check if customer consent child is completed) </w:t>
      </w:r>
      <w:r w:rsidRPr="00A5069F">
        <w:rPr>
          <w:b/>
          <w:bCs/>
        </w:rPr>
        <w:t>-&gt; Disbursal</w:t>
      </w:r>
      <w:r w:rsidR="00444396" w:rsidRPr="00A5069F">
        <w:rPr>
          <w:b/>
          <w:bCs/>
        </w:rPr>
        <w:t xml:space="preserve"> Checker</w:t>
      </w:r>
      <w:r w:rsidR="00444396">
        <w:t xml:space="preserve"> (</w:t>
      </w:r>
      <w:r w:rsidR="00631A36">
        <w:rPr>
          <w:i/>
          <w:iCs/>
        </w:rPr>
        <w:t>One</w:t>
      </w:r>
      <w:r w:rsidR="00444396" w:rsidRPr="00444396">
        <w:rPr>
          <w:i/>
          <w:iCs/>
        </w:rPr>
        <w:t xml:space="preserve"> Child will be created</w:t>
      </w:r>
      <w:r w:rsidR="00444396">
        <w:t xml:space="preserve"> </w:t>
      </w:r>
      <w:r w:rsidR="00444396" w:rsidRPr="00444396">
        <w:rPr>
          <w:i/>
          <w:iCs/>
        </w:rPr>
        <w:t xml:space="preserve">for PL Disbursal </w:t>
      </w:r>
      <w:r w:rsidR="00BA4D42" w:rsidRPr="00444396">
        <w:rPr>
          <w:i/>
          <w:iCs/>
        </w:rPr>
        <w:t>Communication</w:t>
      </w:r>
      <w:r w:rsidR="00BA4D42">
        <w:t xml:space="preserve">) </w:t>
      </w:r>
      <w:r w:rsidR="00BA4D42" w:rsidRPr="00444396">
        <w:t>-</w:t>
      </w:r>
      <w:r w:rsidR="00D572EE">
        <w:t>&gt;</w:t>
      </w:r>
      <w:r w:rsidR="00D257F4">
        <w:t xml:space="preserve"> </w:t>
      </w:r>
      <w:r w:rsidR="00D257F4" w:rsidRPr="00A5069F">
        <w:rPr>
          <w:b/>
          <w:bCs/>
        </w:rPr>
        <w:t>Primary MCQ Issuance</w:t>
      </w:r>
      <w:r w:rsidR="00D257F4">
        <w:t xml:space="preserve"> -&gt; </w:t>
      </w:r>
      <w:r w:rsidR="00D257F4" w:rsidRPr="00A5069F">
        <w:rPr>
          <w:b/>
          <w:bCs/>
        </w:rPr>
        <w:t>Card CRU</w:t>
      </w:r>
      <w:r w:rsidR="00D257F4">
        <w:t xml:space="preserve"> -&gt; </w:t>
      </w:r>
      <w:r w:rsidR="00D257F4" w:rsidRPr="00A5069F">
        <w:rPr>
          <w:b/>
          <w:bCs/>
        </w:rPr>
        <w:t xml:space="preserve">Card </w:t>
      </w:r>
      <w:r w:rsidR="004A16DC" w:rsidRPr="00A5069F">
        <w:rPr>
          <w:b/>
          <w:bCs/>
        </w:rPr>
        <w:t>DDE</w:t>
      </w:r>
      <w:r w:rsidR="004A16DC">
        <w:t xml:space="preserve"> (</w:t>
      </w:r>
      <w:r w:rsidR="00152937">
        <w:rPr>
          <w:i/>
          <w:iCs/>
        </w:rPr>
        <w:t xml:space="preserve">One child WI will be created for CC Disbursal Communication) </w:t>
      </w:r>
      <w:r w:rsidR="00152937">
        <w:t xml:space="preserve">-&gt; </w:t>
      </w:r>
      <w:r w:rsidR="00152937" w:rsidRPr="00A5069F">
        <w:rPr>
          <w:b/>
          <w:bCs/>
        </w:rPr>
        <w:t>Original Verification</w:t>
      </w:r>
      <w:r w:rsidR="00152937">
        <w:t xml:space="preserve"> -&gt; </w:t>
      </w:r>
      <w:r w:rsidR="00152937" w:rsidRPr="00A5069F">
        <w:rPr>
          <w:b/>
          <w:bCs/>
        </w:rPr>
        <w:t>Collect 2</w:t>
      </w:r>
      <w:r w:rsidR="00152937">
        <w:t xml:space="preserve"> (To check if both PL &amp; CC Disbursal Comms child are completed) -&gt; </w:t>
      </w:r>
      <w:r w:rsidR="00152937" w:rsidRPr="00A5069F">
        <w:rPr>
          <w:b/>
          <w:bCs/>
        </w:rPr>
        <w:t>Exit</w:t>
      </w:r>
      <w:r w:rsidR="00D572EE" w:rsidRPr="00A5069F">
        <w:rPr>
          <w:b/>
          <w:bCs/>
        </w:rPr>
        <w:t xml:space="preserve"> </w:t>
      </w:r>
    </w:p>
    <w:p w14:paraId="410D0C16" w14:textId="77777777" w:rsidR="00A5069F" w:rsidRDefault="00A5069F" w:rsidP="0022259E">
      <w:pPr>
        <w:spacing w:line="360" w:lineRule="auto"/>
        <w:rPr>
          <w:b/>
          <w:bCs/>
        </w:rPr>
      </w:pPr>
    </w:p>
    <w:p w14:paraId="511185B0" w14:textId="55E9AE59" w:rsidR="0068271B" w:rsidRDefault="00A5069F" w:rsidP="0068271B">
      <w:pPr>
        <w:pStyle w:val="Heading5"/>
        <w:numPr>
          <w:ilvl w:val="4"/>
          <w:numId w:val="2"/>
        </w:numPr>
      </w:pPr>
      <w:r>
        <w:lastRenderedPageBreak/>
        <w:t xml:space="preserve">Primary MCQ Issuance before CC Required = No </w:t>
      </w:r>
    </w:p>
    <w:p w14:paraId="22A397CA" w14:textId="77777777" w:rsidR="0068271B" w:rsidRDefault="0068271B" w:rsidP="0068271B"/>
    <w:p w14:paraId="55D012E1" w14:textId="30901312" w:rsidR="0068271B" w:rsidRDefault="0068271B" w:rsidP="00005317">
      <w:pPr>
        <w:pStyle w:val="ListParagraph"/>
        <w:numPr>
          <w:ilvl w:val="0"/>
          <w:numId w:val="5"/>
        </w:numPr>
        <w:spacing w:line="360" w:lineRule="auto"/>
      </w:pPr>
      <w:r>
        <w:t xml:space="preserve">From Cons Doc Check the main WI will route as per below: </w:t>
      </w:r>
    </w:p>
    <w:p w14:paraId="2192080A" w14:textId="0A3C53BE" w:rsidR="0068271B" w:rsidRDefault="00005317" w:rsidP="00005317">
      <w:pPr>
        <w:spacing w:line="360" w:lineRule="auto"/>
      </w:pPr>
      <w:r w:rsidRPr="003E56E0">
        <w:rPr>
          <w:b/>
          <w:bCs/>
        </w:rPr>
        <w:t xml:space="preserve">Collect </w:t>
      </w:r>
      <w:r w:rsidR="00910427" w:rsidRPr="003E56E0">
        <w:rPr>
          <w:b/>
          <w:bCs/>
        </w:rPr>
        <w:t>1</w:t>
      </w:r>
      <w:r w:rsidR="00910427">
        <w:t>(To</w:t>
      </w:r>
      <w:r>
        <w:t xml:space="preserve"> check if customer consent child is completed) -&gt; </w:t>
      </w:r>
      <w:r w:rsidRPr="003E56E0">
        <w:rPr>
          <w:b/>
          <w:bCs/>
        </w:rPr>
        <w:t>Disbursal Checker</w:t>
      </w:r>
      <w:r>
        <w:t xml:space="preserve"> (</w:t>
      </w:r>
      <w:r>
        <w:rPr>
          <w:i/>
          <w:iCs/>
        </w:rPr>
        <w:t>One child will be created for PL Disbursal Communication and One child will be created for Card CRU</w:t>
      </w:r>
      <w:r w:rsidR="00E75B3D">
        <w:rPr>
          <w:i/>
          <w:iCs/>
        </w:rPr>
        <w:t xml:space="preserve">) </w:t>
      </w:r>
      <w:r w:rsidR="00E75B3D">
        <w:t xml:space="preserve"> -&gt; </w:t>
      </w:r>
      <w:r w:rsidR="00E75B3D">
        <w:rPr>
          <w:i/>
          <w:iCs/>
        </w:rPr>
        <w:t xml:space="preserve">Main WI </w:t>
      </w:r>
      <w:r w:rsidR="00E75B3D" w:rsidRPr="003E56E0">
        <w:rPr>
          <w:b/>
          <w:bCs/>
        </w:rPr>
        <w:t>Primary MCQ Issuance</w:t>
      </w:r>
      <w:r w:rsidR="00E75B3D">
        <w:t xml:space="preserve"> -&gt; </w:t>
      </w:r>
      <w:r w:rsidR="00E75B3D" w:rsidRPr="003E56E0">
        <w:rPr>
          <w:b/>
          <w:bCs/>
        </w:rPr>
        <w:t>Original Verification</w:t>
      </w:r>
      <w:r w:rsidR="00E75B3D">
        <w:t xml:space="preserve"> -&gt; </w:t>
      </w:r>
      <w:r w:rsidR="00E75B3D" w:rsidRPr="003E56E0">
        <w:rPr>
          <w:b/>
          <w:bCs/>
        </w:rPr>
        <w:t>Collect 2</w:t>
      </w:r>
      <w:r w:rsidR="00E75B3D">
        <w:t xml:space="preserve"> </w:t>
      </w:r>
      <w:r w:rsidR="00CE243D">
        <w:t xml:space="preserve">(To combine PL Disbursal Comms child and Card CRU </w:t>
      </w:r>
      <w:r w:rsidR="00910427">
        <w:t>child) -</w:t>
      </w:r>
      <w:r w:rsidR="004C431E">
        <w:t xml:space="preserve">&gt; </w:t>
      </w:r>
      <w:r w:rsidR="003E56E0" w:rsidRPr="003E56E0">
        <w:rPr>
          <w:b/>
          <w:bCs/>
        </w:rPr>
        <w:t>E</w:t>
      </w:r>
      <w:r w:rsidR="004C431E" w:rsidRPr="003E56E0">
        <w:rPr>
          <w:b/>
          <w:bCs/>
        </w:rPr>
        <w:t>xit</w:t>
      </w:r>
      <w:r w:rsidR="004C431E">
        <w:t xml:space="preserve"> </w:t>
      </w:r>
    </w:p>
    <w:p w14:paraId="36ED16AE" w14:textId="77777777" w:rsidR="003E56E0" w:rsidRDefault="003E56E0" w:rsidP="00005317">
      <w:pPr>
        <w:spacing w:line="360" w:lineRule="auto"/>
      </w:pPr>
    </w:p>
    <w:p w14:paraId="7C23190A" w14:textId="55B71DA8" w:rsidR="004C431E" w:rsidRDefault="004C431E" w:rsidP="00005317">
      <w:pPr>
        <w:spacing w:line="360" w:lineRule="auto"/>
        <w:rPr>
          <w:b/>
          <w:bCs/>
        </w:rPr>
      </w:pPr>
      <w:r>
        <w:t xml:space="preserve">Child WI from </w:t>
      </w:r>
      <w:r w:rsidRPr="003E56E0">
        <w:rPr>
          <w:b/>
          <w:bCs/>
        </w:rPr>
        <w:t>Card CRU</w:t>
      </w:r>
      <w:r>
        <w:t xml:space="preserve"> -&gt; </w:t>
      </w:r>
      <w:r w:rsidRPr="003E56E0">
        <w:rPr>
          <w:b/>
          <w:bCs/>
        </w:rPr>
        <w:t>Card DDE</w:t>
      </w:r>
      <w:r>
        <w:t xml:space="preserve"> -&gt; </w:t>
      </w:r>
      <w:r>
        <w:rPr>
          <w:i/>
          <w:iCs/>
        </w:rPr>
        <w:t xml:space="preserve">CC Disbursal Communication </w:t>
      </w:r>
      <w:r>
        <w:t xml:space="preserve">-&gt; </w:t>
      </w:r>
      <w:r w:rsidRPr="003E56E0">
        <w:rPr>
          <w:b/>
          <w:bCs/>
        </w:rPr>
        <w:t>Collect 2</w:t>
      </w:r>
      <w:r>
        <w:t xml:space="preserve"> </w:t>
      </w:r>
      <w:r w:rsidR="003E56E0">
        <w:t xml:space="preserve">-&gt; </w:t>
      </w:r>
      <w:r w:rsidR="003E56E0" w:rsidRPr="003E56E0">
        <w:rPr>
          <w:b/>
          <w:bCs/>
        </w:rPr>
        <w:t xml:space="preserve">Exit </w:t>
      </w:r>
    </w:p>
    <w:p w14:paraId="16423B53" w14:textId="77777777" w:rsidR="004A16DC" w:rsidRDefault="004A16DC" w:rsidP="00005317">
      <w:pPr>
        <w:spacing w:line="360" w:lineRule="auto"/>
        <w:rPr>
          <w:b/>
          <w:bCs/>
        </w:rPr>
      </w:pPr>
    </w:p>
    <w:p w14:paraId="121C46C5" w14:textId="04B1DA92" w:rsidR="004A16DC" w:rsidRDefault="00FA6E75" w:rsidP="00FA6E75">
      <w:pPr>
        <w:pStyle w:val="Heading4"/>
        <w:numPr>
          <w:ilvl w:val="3"/>
          <w:numId w:val="2"/>
        </w:numPr>
        <w:spacing w:line="360" w:lineRule="auto"/>
      </w:pPr>
      <w:r>
        <w:t xml:space="preserve">LC not Attached </w:t>
      </w:r>
    </w:p>
    <w:p w14:paraId="5A72AE57" w14:textId="69642802" w:rsidR="00B82074" w:rsidRPr="00B82074" w:rsidRDefault="00FA6E75" w:rsidP="00B82074">
      <w:pPr>
        <w:pStyle w:val="Heading5"/>
        <w:numPr>
          <w:ilvl w:val="4"/>
          <w:numId w:val="2"/>
        </w:numPr>
        <w:spacing w:line="360" w:lineRule="auto"/>
      </w:pPr>
      <w:r>
        <w:t xml:space="preserve">Primary MCQ Issuance Before CC Required = Yes </w:t>
      </w:r>
    </w:p>
    <w:p w14:paraId="1A63CFDB" w14:textId="19980A8C" w:rsidR="00FA6E75" w:rsidRDefault="00B82074" w:rsidP="00D04385">
      <w:pPr>
        <w:pStyle w:val="ListParagraph"/>
        <w:numPr>
          <w:ilvl w:val="0"/>
          <w:numId w:val="5"/>
        </w:numPr>
        <w:spacing w:line="360" w:lineRule="auto"/>
      </w:pPr>
      <w:r>
        <w:t xml:space="preserve">From Cons Doc Check, main WI will move as per below: </w:t>
      </w:r>
    </w:p>
    <w:p w14:paraId="62E651DE" w14:textId="784C1973" w:rsidR="00B82074" w:rsidRDefault="00D04385" w:rsidP="00D04385">
      <w:pPr>
        <w:spacing w:line="360" w:lineRule="auto"/>
      </w:pPr>
      <w:r w:rsidRPr="00B21723">
        <w:rPr>
          <w:b/>
          <w:bCs/>
        </w:rPr>
        <w:t>Awaiting LC</w:t>
      </w:r>
      <w:r>
        <w:t xml:space="preserve"> -&gt; </w:t>
      </w:r>
      <w:r w:rsidRPr="00B21723">
        <w:rPr>
          <w:b/>
          <w:bCs/>
        </w:rPr>
        <w:t xml:space="preserve">Awaiting LC Checker </w:t>
      </w:r>
      <w:r>
        <w:t xml:space="preserve">(Optional) -&gt; </w:t>
      </w:r>
      <w:r w:rsidRPr="00B21723">
        <w:rPr>
          <w:b/>
          <w:bCs/>
        </w:rPr>
        <w:t>Disbursal Resubmission</w:t>
      </w:r>
      <w:r>
        <w:t xml:space="preserve"> -&gt; </w:t>
      </w:r>
      <w:r w:rsidR="00952BAF" w:rsidRPr="00B21723">
        <w:rPr>
          <w:b/>
          <w:bCs/>
        </w:rPr>
        <w:t>Collect 1</w:t>
      </w:r>
      <w:r w:rsidR="00952BAF">
        <w:t xml:space="preserve"> (to check if customer consent child is completed) -&gt; </w:t>
      </w:r>
      <w:r w:rsidR="00952BAF" w:rsidRPr="00B21723">
        <w:rPr>
          <w:b/>
          <w:bCs/>
        </w:rPr>
        <w:t>Disbursal Checker</w:t>
      </w:r>
      <w:r w:rsidR="00952BAF">
        <w:t xml:space="preserve"> </w:t>
      </w:r>
      <w:r w:rsidR="00930CC1">
        <w:t>(</w:t>
      </w:r>
      <w:r w:rsidR="00930CC1">
        <w:rPr>
          <w:i/>
          <w:iCs/>
        </w:rPr>
        <w:t xml:space="preserve">Child will be created for PL Disbursal Communication) </w:t>
      </w:r>
      <w:r w:rsidR="00930CC1">
        <w:t xml:space="preserve">-&gt; </w:t>
      </w:r>
      <w:r w:rsidR="00930CC1" w:rsidRPr="00B21723">
        <w:rPr>
          <w:b/>
          <w:bCs/>
        </w:rPr>
        <w:t>Primary MCQ Issuance</w:t>
      </w:r>
      <w:r w:rsidR="00930CC1">
        <w:t xml:space="preserve"> -&gt; </w:t>
      </w:r>
      <w:r w:rsidR="004C081B" w:rsidRPr="00B21723">
        <w:rPr>
          <w:b/>
          <w:bCs/>
        </w:rPr>
        <w:t>Card CRU</w:t>
      </w:r>
      <w:r w:rsidR="004C081B">
        <w:t xml:space="preserve"> -&gt; </w:t>
      </w:r>
      <w:r w:rsidR="004C081B" w:rsidRPr="00B21723">
        <w:rPr>
          <w:b/>
          <w:bCs/>
        </w:rPr>
        <w:t>Card DDE</w:t>
      </w:r>
      <w:r w:rsidR="004C081B">
        <w:t xml:space="preserve"> (</w:t>
      </w:r>
      <w:r w:rsidR="004C081B">
        <w:rPr>
          <w:i/>
          <w:iCs/>
        </w:rPr>
        <w:t xml:space="preserve">Child will be created for CC Disbursal Communication) </w:t>
      </w:r>
      <w:r w:rsidR="004C081B">
        <w:t xml:space="preserve">-&gt; </w:t>
      </w:r>
      <w:r w:rsidR="004700DA" w:rsidRPr="00B21723">
        <w:rPr>
          <w:b/>
          <w:bCs/>
        </w:rPr>
        <w:t>Original Verification</w:t>
      </w:r>
      <w:r w:rsidR="004700DA">
        <w:t xml:space="preserve"> -&gt; </w:t>
      </w:r>
      <w:r w:rsidR="004700DA" w:rsidRPr="00B21723">
        <w:rPr>
          <w:b/>
          <w:bCs/>
        </w:rPr>
        <w:t>Collect 2</w:t>
      </w:r>
      <w:r w:rsidR="004700DA">
        <w:t xml:space="preserve"> (To check if PL &amp; CC Disbursal comms. Child are </w:t>
      </w:r>
      <w:r w:rsidR="000A0F5A">
        <w:t>completed)</w:t>
      </w:r>
      <w:r w:rsidR="004700DA">
        <w:t xml:space="preserve"> -&gt; </w:t>
      </w:r>
      <w:r w:rsidR="004700DA" w:rsidRPr="00B21723">
        <w:rPr>
          <w:b/>
          <w:bCs/>
        </w:rPr>
        <w:t>Exit.</w:t>
      </w:r>
      <w:r w:rsidR="004700DA">
        <w:t xml:space="preserve"> </w:t>
      </w:r>
    </w:p>
    <w:p w14:paraId="619A5D83" w14:textId="77777777" w:rsidR="006B55E1" w:rsidRDefault="006B55E1" w:rsidP="00D04385">
      <w:pPr>
        <w:spacing w:line="360" w:lineRule="auto"/>
      </w:pPr>
    </w:p>
    <w:p w14:paraId="7A1E3A9A" w14:textId="0AD3E9CB" w:rsidR="006B55E1" w:rsidRDefault="006B55E1" w:rsidP="006B55E1">
      <w:pPr>
        <w:pStyle w:val="Heading5"/>
        <w:numPr>
          <w:ilvl w:val="4"/>
          <w:numId w:val="2"/>
        </w:numPr>
      </w:pPr>
      <w:r>
        <w:t xml:space="preserve">Primary MCQ Issuance Before CC Required = No </w:t>
      </w:r>
    </w:p>
    <w:p w14:paraId="2D52D2C4" w14:textId="77777777" w:rsidR="006B55E1" w:rsidRDefault="006B55E1" w:rsidP="006B55E1"/>
    <w:p w14:paraId="236B3705" w14:textId="373B4033" w:rsidR="006B55E1" w:rsidRDefault="006B55E1" w:rsidP="00986855">
      <w:pPr>
        <w:pStyle w:val="ListParagraph"/>
        <w:numPr>
          <w:ilvl w:val="0"/>
          <w:numId w:val="5"/>
        </w:numPr>
        <w:spacing w:line="360" w:lineRule="auto"/>
      </w:pPr>
      <w:r>
        <w:t>From Cons Doc Check</w:t>
      </w:r>
      <w:r w:rsidR="00986855">
        <w:t xml:space="preserve">, the main WI will move as per below: </w:t>
      </w:r>
    </w:p>
    <w:p w14:paraId="285DA5AC" w14:textId="0591198B" w:rsidR="00BF15BC" w:rsidRDefault="004232C5" w:rsidP="00895115">
      <w:pPr>
        <w:spacing w:line="360" w:lineRule="auto"/>
      </w:pPr>
      <w:r w:rsidRPr="00CD114B">
        <w:rPr>
          <w:b/>
          <w:bCs/>
        </w:rPr>
        <w:t>Cons Doc Check</w:t>
      </w:r>
      <w:r>
        <w:t xml:space="preserve"> </w:t>
      </w:r>
      <w:r>
        <w:rPr>
          <w:i/>
          <w:iCs/>
        </w:rPr>
        <w:t xml:space="preserve">(Child will be created for Card CRU) -&gt; </w:t>
      </w:r>
      <w:r>
        <w:t xml:space="preserve">Main WI at </w:t>
      </w:r>
      <w:r w:rsidRPr="00CD114B">
        <w:rPr>
          <w:b/>
          <w:bCs/>
        </w:rPr>
        <w:t>Awaiting LC</w:t>
      </w:r>
      <w:r>
        <w:t xml:space="preserve"> -&gt; </w:t>
      </w:r>
      <w:r w:rsidRPr="00CD114B">
        <w:rPr>
          <w:b/>
          <w:bCs/>
        </w:rPr>
        <w:t>Awaiting LC Checker</w:t>
      </w:r>
      <w:r>
        <w:t xml:space="preserve"> (Optional) -&gt; </w:t>
      </w:r>
      <w:r w:rsidRPr="00CD114B">
        <w:rPr>
          <w:b/>
          <w:bCs/>
        </w:rPr>
        <w:t>Disbursal Resubmission</w:t>
      </w:r>
      <w:r>
        <w:t xml:space="preserve"> </w:t>
      </w:r>
      <w:r w:rsidR="00CB2829">
        <w:t xml:space="preserve">-&gt; </w:t>
      </w:r>
      <w:r w:rsidR="00CB2829" w:rsidRPr="00CD114B">
        <w:rPr>
          <w:b/>
          <w:bCs/>
        </w:rPr>
        <w:t>Collect 1</w:t>
      </w:r>
      <w:r w:rsidR="00CB2829">
        <w:t xml:space="preserve"> (To check if customer consent child is completed) -&gt; </w:t>
      </w:r>
      <w:r w:rsidR="00CB2829" w:rsidRPr="00CD114B">
        <w:rPr>
          <w:b/>
          <w:bCs/>
        </w:rPr>
        <w:t>Disbursal Checker</w:t>
      </w:r>
      <w:r w:rsidR="00CB2829">
        <w:t xml:space="preserve"> (</w:t>
      </w:r>
      <w:r w:rsidR="00CB2829">
        <w:rPr>
          <w:i/>
          <w:iCs/>
        </w:rPr>
        <w:t xml:space="preserve">Child will be created for PL Disbursal Communication) </w:t>
      </w:r>
      <w:r w:rsidR="00CB2829">
        <w:t xml:space="preserve">-&gt; </w:t>
      </w:r>
      <w:r w:rsidR="000815D5" w:rsidRPr="00CD114B">
        <w:rPr>
          <w:b/>
          <w:bCs/>
        </w:rPr>
        <w:t>Primary MCQ Issuance</w:t>
      </w:r>
      <w:r w:rsidR="000815D5">
        <w:t xml:space="preserve"> -&gt; </w:t>
      </w:r>
      <w:r w:rsidR="000815D5" w:rsidRPr="00CD114B">
        <w:rPr>
          <w:b/>
          <w:bCs/>
        </w:rPr>
        <w:t>Original Verification</w:t>
      </w:r>
      <w:r w:rsidR="000815D5">
        <w:t xml:space="preserve"> -&gt; </w:t>
      </w:r>
      <w:r w:rsidR="000815D5" w:rsidRPr="00CD114B">
        <w:rPr>
          <w:b/>
          <w:bCs/>
        </w:rPr>
        <w:t>Collect 2</w:t>
      </w:r>
      <w:r w:rsidR="000815D5">
        <w:t xml:space="preserve"> (To check if Card CRU child and PL Disbursal Comms. Child are completed)</w:t>
      </w:r>
      <w:r w:rsidR="00CD114B">
        <w:t xml:space="preserve"> – </w:t>
      </w:r>
      <w:r w:rsidR="00CD114B" w:rsidRPr="00CD114B">
        <w:rPr>
          <w:b/>
          <w:bCs/>
        </w:rPr>
        <w:t xml:space="preserve">Exit </w:t>
      </w:r>
    </w:p>
    <w:p w14:paraId="198DD4EB" w14:textId="77777777" w:rsidR="000815D5" w:rsidRDefault="000815D5" w:rsidP="00895115">
      <w:pPr>
        <w:spacing w:line="360" w:lineRule="auto"/>
      </w:pPr>
    </w:p>
    <w:p w14:paraId="15AC2F8E" w14:textId="124BB551" w:rsidR="00CD114B" w:rsidRDefault="000815D5" w:rsidP="00895115">
      <w:pPr>
        <w:spacing w:line="360" w:lineRule="auto"/>
        <w:rPr>
          <w:b/>
          <w:bCs/>
        </w:rPr>
      </w:pPr>
      <w:r>
        <w:t xml:space="preserve">Child WI from </w:t>
      </w:r>
      <w:r w:rsidRPr="00CD114B">
        <w:rPr>
          <w:b/>
          <w:bCs/>
        </w:rPr>
        <w:t>Card CRU</w:t>
      </w:r>
      <w:r>
        <w:t xml:space="preserve"> </w:t>
      </w:r>
      <w:r w:rsidRPr="00CD114B">
        <w:rPr>
          <w:b/>
          <w:bCs/>
        </w:rPr>
        <w:t>-&gt; Card DDE</w:t>
      </w:r>
      <w:r>
        <w:t xml:space="preserve"> -&gt; </w:t>
      </w:r>
      <w:r>
        <w:rPr>
          <w:i/>
          <w:iCs/>
        </w:rPr>
        <w:t xml:space="preserve">CC Disbursal Communication </w:t>
      </w:r>
      <w:r>
        <w:t xml:space="preserve">-&gt; </w:t>
      </w:r>
      <w:r w:rsidRPr="00CD114B">
        <w:rPr>
          <w:b/>
          <w:bCs/>
        </w:rPr>
        <w:t>Collect 2</w:t>
      </w:r>
      <w:r w:rsidR="00A757EF">
        <w:t xml:space="preserve"> -&gt; </w:t>
      </w:r>
      <w:r w:rsidR="00A757EF" w:rsidRPr="00CD114B">
        <w:rPr>
          <w:b/>
          <w:bCs/>
        </w:rPr>
        <w:t xml:space="preserve">Exit </w:t>
      </w:r>
    </w:p>
    <w:p w14:paraId="3687623C" w14:textId="77777777" w:rsidR="00CD114B" w:rsidRDefault="00CD114B" w:rsidP="00895115">
      <w:pPr>
        <w:spacing w:line="360" w:lineRule="auto"/>
        <w:rPr>
          <w:b/>
          <w:bCs/>
        </w:rPr>
      </w:pPr>
    </w:p>
    <w:p w14:paraId="0D84B04A" w14:textId="190956C8" w:rsidR="00314048" w:rsidRDefault="00FF0752" w:rsidP="00314048">
      <w:pPr>
        <w:pStyle w:val="Heading3"/>
        <w:numPr>
          <w:ilvl w:val="2"/>
          <w:numId w:val="2"/>
        </w:numPr>
      </w:pPr>
      <w:bookmarkStart w:id="64" w:name="_Toc206760631"/>
      <w:r>
        <w:t>Takeover with Cross Sell = AO &amp; CC</w:t>
      </w:r>
      <w:bookmarkEnd w:id="64"/>
      <w:r>
        <w:t xml:space="preserve"> </w:t>
      </w:r>
    </w:p>
    <w:p w14:paraId="06ECC084" w14:textId="77777777" w:rsidR="00314048" w:rsidRDefault="00314048" w:rsidP="00314048"/>
    <w:p w14:paraId="06DD1F04" w14:textId="658102F2" w:rsidR="008174AC" w:rsidRDefault="008174AC" w:rsidP="008174AC">
      <w:pPr>
        <w:pStyle w:val="Heading4"/>
        <w:numPr>
          <w:ilvl w:val="3"/>
          <w:numId w:val="2"/>
        </w:numPr>
      </w:pPr>
      <w:r>
        <w:lastRenderedPageBreak/>
        <w:t>LC Attached</w:t>
      </w:r>
    </w:p>
    <w:p w14:paraId="38F94BE9" w14:textId="77777777" w:rsidR="008174AC" w:rsidRDefault="008174AC" w:rsidP="008174AC"/>
    <w:p w14:paraId="4E05F0BB" w14:textId="7383C9C9" w:rsidR="008174AC" w:rsidRDefault="00214B74" w:rsidP="00214B74">
      <w:pPr>
        <w:pStyle w:val="Heading5"/>
        <w:numPr>
          <w:ilvl w:val="4"/>
          <w:numId w:val="2"/>
        </w:numPr>
      </w:pPr>
      <w:r>
        <w:t>Primary MCQ Issuance Before CC Required = Yes</w:t>
      </w:r>
    </w:p>
    <w:p w14:paraId="47F553B4" w14:textId="227CAF90" w:rsidR="00214B74" w:rsidRDefault="00214B74" w:rsidP="00214B74"/>
    <w:p w14:paraId="5FEC7E38" w14:textId="6F48D63A" w:rsidR="00214B74" w:rsidRDefault="00BB6410" w:rsidP="00BB6410">
      <w:pPr>
        <w:pStyle w:val="ListParagraph"/>
        <w:numPr>
          <w:ilvl w:val="0"/>
          <w:numId w:val="5"/>
        </w:numPr>
        <w:spacing w:line="360" w:lineRule="auto"/>
      </w:pPr>
      <w:r>
        <w:t xml:space="preserve">From Cons Doc Check, main WI will move basis below: </w:t>
      </w:r>
    </w:p>
    <w:p w14:paraId="77E5DF59" w14:textId="1AA405D0" w:rsidR="00BB6410" w:rsidRDefault="00B275BF" w:rsidP="00B275BF">
      <w:pPr>
        <w:spacing w:line="360" w:lineRule="auto"/>
        <w:rPr>
          <w:b/>
          <w:bCs/>
        </w:rPr>
      </w:pPr>
      <w:r w:rsidRPr="00E402E7">
        <w:rPr>
          <w:b/>
          <w:bCs/>
        </w:rPr>
        <w:t>Awaiting AO</w:t>
      </w:r>
      <w:r>
        <w:t xml:space="preserve"> -&gt; </w:t>
      </w:r>
      <w:r w:rsidRPr="00E402E7">
        <w:rPr>
          <w:b/>
          <w:bCs/>
        </w:rPr>
        <w:t>Disbursal Resubmission</w:t>
      </w:r>
      <w:r>
        <w:t xml:space="preserve"> -&gt; </w:t>
      </w:r>
      <w:r w:rsidR="00A26BED" w:rsidRPr="00E402E7">
        <w:rPr>
          <w:b/>
          <w:bCs/>
        </w:rPr>
        <w:t>Collect 1</w:t>
      </w:r>
      <w:r w:rsidR="00A26BED">
        <w:t xml:space="preserve"> (To check if customer consent child is completed) -&gt; </w:t>
      </w:r>
      <w:r w:rsidR="00A26BED" w:rsidRPr="00E402E7">
        <w:rPr>
          <w:b/>
          <w:bCs/>
        </w:rPr>
        <w:t>Disbursal Checker</w:t>
      </w:r>
      <w:r w:rsidR="00A26BED">
        <w:t xml:space="preserve"> (</w:t>
      </w:r>
      <w:r w:rsidR="00A26BED">
        <w:rPr>
          <w:i/>
          <w:iCs/>
        </w:rPr>
        <w:t xml:space="preserve">Child to be created </w:t>
      </w:r>
      <w:r w:rsidR="0085067E">
        <w:rPr>
          <w:i/>
          <w:iCs/>
        </w:rPr>
        <w:t xml:space="preserve">for PL Disbursal Communication) </w:t>
      </w:r>
      <w:r w:rsidR="0085067E">
        <w:t xml:space="preserve">-&gt; </w:t>
      </w:r>
      <w:r w:rsidR="0085067E" w:rsidRPr="00E402E7">
        <w:rPr>
          <w:b/>
          <w:bCs/>
        </w:rPr>
        <w:t>Primary MCQ Issuance</w:t>
      </w:r>
      <w:r w:rsidR="0085067E">
        <w:t xml:space="preserve"> -&gt; </w:t>
      </w:r>
      <w:r w:rsidR="00855516" w:rsidRPr="00E402E7">
        <w:rPr>
          <w:b/>
          <w:bCs/>
        </w:rPr>
        <w:t>Card CRU</w:t>
      </w:r>
      <w:r w:rsidR="00855516">
        <w:t xml:space="preserve"> -&gt; </w:t>
      </w:r>
      <w:r w:rsidR="00855516" w:rsidRPr="00E402E7">
        <w:rPr>
          <w:b/>
          <w:bCs/>
        </w:rPr>
        <w:t>Card DDE</w:t>
      </w:r>
      <w:r w:rsidR="00855516">
        <w:t xml:space="preserve"> (</w:t>
      </w:r>
      <w:r w:rsidR="00855516">
        <w:rPr>
          <w:i/>
          <w:iCs/>
        </w:rPr>
        <w:t xml:space="preserve">Child will be created for CC Disbursal Communication) </w:t>
      </w:r>
      <w:r w:rsidR="00855516">
        <w:t xml:space="preserve">-&gt; </w:t>
      </w:r>
      <w:r w:rsidR="00855516" w:rsidRPr="00E402E7">
        <w:rPr>
          <w:b/>
          <w:bCs/>
        </w:rPr>
        <w:t>Original Verification</w:t>
      </w:r>
      <w:r w:rsidR="00855516">
        <w:t xml:space="preserve"> -&gt; </w:t>
      </w:r>
      <w:r w:rsidR="00E402E7" w:rsidRPr="00E402E7">
        <w:rPr>
          <w:b/>
          <w:bCs/>
        </w:rPr>
        <w:t>Collect 2</w:t>
      </w:r>
      <w:r w:rsidR="00E402E7">
        <w:t xml:space="preserve"> (To check if both PL &amp; CC Disbursal Comms. Child are completed) -&gt; </w:t>
      </w:r>
      <w:r w:rsidR="00E402E7" w:rsidRPr="00E402E7">
        <w:rPr>
          <w:b/>
          <w:bCs/>
        </w:rPr>
        <w:t>Exit</w:t>
      </w:r>
    </w:p>
    <w:p w14:paraId="3C714BB5" w14:textId="77777777" w:rsidR="00E402E7" w:rsidRDefault="00E402E7" w:rsidP="00B275BF">
      <w:pPr>
        <w:spacing w:line="360" w:lineRule="auto"/>
        <w:rPr>
          <w:b/>
          <w:bCs/>
        </w:rPr>
      </w:pPr>
    </w:p>
    <w:p w14:paraId="23B534F4" w14:textId="293056D1" w:rsidR="002B7E94" w:rsidRDefault="002B7E94" w:rsidP="002B7E94">
      <w:pPr>
        <w:pStyle w:val="Heading5"/>
        <w:numPr>
          <w:ilvl w:val="4"/>
          <w:numId w:val="2"/>
        </w:numPr>
      </w:pPr>
      <w:r>
        <w:t xml:space="preserve">Primary MCQ Issuance Before CC Required = No </w:t>
      </w:r>
    </w:p>
    <w:p w14:paraId="3593FDB5" w14:textId="77777777" w:rsidR="002B7E94" w:rsidRDefault="002B7E94" w:rsidP="002B7E94"/>
    <w:p w14:paraId="7E06EDF9" w14:textId="58AED4AD" w:rsidR="002B7E94" w:rsidRDefault="005A69BC" w:rsidP="005A69BC">
      <w:pPr>
        <w:pStyle w:val="ListParagraph"/>
        <w:numPr>
          <w:ilvl w:val="0"/>
          <w:numId w:val="5"/>
        </w:numPr>
        <w:spacing w:line="360" w:lineRule="auto"/>
      </w:pPr>
      <w:r>
        <w:t xml:space="preserve">From Cons Doc Check, main WI will move basis below: </w:t>
      </w:r>
    </w:p>
    <w:p w14:paraId="48B596A5" w14:textId="682F8110" w:rsidR="005A69BC" w:rsidRDefault="005A69BC" w:rsidP="005A69BC">
      <w:pPr>
        <w:spacing w:line="360" w:lineRule="auto"/>
      </w:pPr>
      <w:r w:rsidRPr="00341D01">
        <w:rPr>
          <w:b/>
          <w:bCs/>
        </w:rPr>
        <w:t>Awaiting AO</w:t>
      </w:r>
      <w:r>
        <w:t xml:space="preserve"> </w:t>
      </w:r>
      <w:r w:rsidRPr="00341D01">
        <w:rPr>
          <w:b/>
          <w:bCs/>
        </w:rPr>
        <w:t xml:space="preserve">-&gt; </w:t>
      </w:r>
      <w:r w:rsidR="00842B07" w:rsidRPr="00341D01">
        <w:rPr>
          <w:b/>
          <w:bCs/>
        </w:rPr>
        <w:t>Disbursal Resubmission</w:t>
      </w:r>
      <w:r w:rsidR="00842B07">
        <w:t xml:space="preserve"> (</w:t>
      </w:r>
      <w:r w:rsidR="00842B07">
        <w:rPr>
          <w:i/>
          <w:iCs/>
        </w:rPr>
        <w:t xml:space="preserve">Child will be created for Card CRU) </w:t>
      </w:r>
      <w:r w:rsidR="00842B07">
        <w:t xml:space="preserve">-&gt; </w:t>
      </w:r>
      <w:r w:rsidR="00842B07" w:rsidRPr="00341D01">
        <w:rPr>
          <w:b/>
          <w:bCs/>
        </w:rPr>
        <w:t>Collect 1</w:t>
      </w:r>
      <w:r w:rsidR="00842B07">
        <w:t xml:space="preserve"> (To check if </w:t>
      </w:r>
      <w:r w:rsidR="009124E2">
        <w:t xml:space="preserve">customer consent child is completed)  -&gt; </w:t>
      </w:r>
      <w:r w:rsidR="009124E2" w:rsidRPr="00341D01">
        <w:rPr>
          <w:b/>
          <w:bCs/>
        </w:rPr>
        <w:t>Disbursal Checker</w:t>
      </w:r>
      <w:r w:rsidR="009124E2">
        <w:t xml:space="preserve"> (</w:t>
      </w:r>
      <w:r w:rsidR="009124E2">
        <w:rPr>
          <w:i/>
          <w:iCs/>
        </w:rPr>
        <w:t xml:space="preserve">Child will be created for </w:t>
      </w:r>
      <w:r w:rsidR="00122511">
        <w:rPr>
          <w:i/>
          <w:iCs/>
        </w:rPr>
        <w:t xml:space="preserve">PL Disbursal Communication) </w:t>
      </w:r>
      <w:r w:rsidR="00122511">
        <w:t xml:space="preserve">-&gt; </w:t>
      </w:r>
      <w:r w:rsidR="00122511" w:rsidRPr="00341D01">
        <w:rPr>
          <w:b/>
          <w:bCs/>
        </w:rPr>
        <w:t>Primary MCQ Issuance</w:t>
      </w:r>
      <w:r w:rsidR="00122511">
        <w:t xml:space="preserve"> -&gt; </w:t>
      </w:r>
      <w:r w:rsidR="00122511" w:rsidRPr="00341D01">
        <w:rPr>
          <w:b/>
          <w:bCs/>
        </w:rPr>
        <w:t>Original Verification</w:t>
      </w:r>
      <w:r w:rsidR="00122511">
        <w:t xml:space="preserve"> -&gt; </w:t>
      </w:r>
      <w:r w:rsidR="00122511" w:rsidRPr="00341D01">
        <w:rPr>
          <w:b/>
          <w:bCs/>
        </w:rPr>
        <w:t>Collect 2</w:t>
      </w:r>
      <w:r w:rsidR="00122511">
        <w:t xml:space="preserve"> (To check if </w:t>
      </w:r>
      <w:r w:rsidR="004439AE">
        <w:t xml:space="preserve">Card CRU child and PL Disbursal Communication child is completed ) -&gt; </w:t>
      </w:r>
      <w:r w:rsidR="004439AE" w:rsidRPr="00341D01">
        <w:rPr>
          <w:b/>
          <w:bCs/>
        </w:rPr>
        <w:t>Exit</w:t>
      </w:r>
    </w:p>
    <w:p w14:paraId="532E11D8" w14:textId="77777777" w:rsidR="004439AE" w:rsidRDefault="004439AE" w:rsidP="005A69BC">
      <w:pPr>
        <w:spacing w:line="360" w:lineRule="auto"/>
      </w:pPr>
    </w:p>
    <w:p w14:paraId="35291B53" w14:textId="11FE2CAE" w:rsidR="004439AE" w:rsidRDefault="004439AE" w:rsidP="005A69BC">
      <w:pPr>
        <w:spacing w:line="360" w:lineRule="auto"/>
        <w:rPr>
          <w:b/>
          <w:bCs/>
        </w:rPr>
      </w:pPr>
      <w:r>
        <w:t xml:space="preserve">Child from </w:t>
      </w:r>
      <w:r w:rsidRPr="00341D01">
        <w:rPr>
          <w:b/>
          <w:bCs/>
        </w:rPr>
        <w:t>Card CRU</w:t>
      </w:r>
      <w:r>
        <w:t xml:space="preserve"> -&gt; </w:t>
      </w:r>
      <w:r w:rsidRPr="00341D01">
        <w:rPr>
          <w:b/>
          <w:bCs/>
        </w:rPr>
        <w:t>Card DDE</w:t>
      </w:r>
      <w:r>
        <w:t xml:space="preserve"> -&gt; </w:t>
      </w:r>
      <w:r w:rsidR="00341D01">
        <w:rPr>
          <w:i/>
          <w:iCs/>
        </w:rPr>
        <w:t xml:space="preserve">CC Disbursal Communication -&gt; </w:t>
      </w:r>
      <w:r w:rsidR="00341D01" w:rsidRPr="00341D01">
        <w:rPr>
          <w:b/>
          <w:bCs/>
        </w:rPr>
        <w:t>Collect 2</w:t>
      </w:r>
      <w:r w:rsidR="00341D01">
        <w:t xml:space="preserve"> -&gt; </w:t>
      </w:r>
      <w:r w:rsidR="00341D01" w:rsidRPr="00341D01">
        <w:rPr>
          <w:b/>
          <w:bCs/>
        </w:rPr>
        <w:t xml:space="preserve">Exit </w:t>
      </w:r>
    </w:p>
    <w:p w14:paraId="582BA363" w14:textId="77777777" w:rsidR="00341D01" w:rsidRDefault="00341D01" w:rsidP="005A69BC">
      <w:pPr>
        <w:spacing w:line="360" w:lineRule="auto"/>
        <w:rPr>
          <w:b/>
          <w:bCs/>
        </w:rPr>
      </w:pPr>
    </w:p>
    <w:p w14:paraId="2223F81A" w14:textId="77777777" w:rsidR="00341D01" w:rsidRDefault="00341D01" w:rsidP="005A69BC">
      <w:pPr>
        <w:spacing w:line="360" w:lineRule="auto"/>
        <w:rPr>
          <w:b/>
          <w:bCs/>
        </w:rPr>
      </w:pPr>
    </w:p>
    <w:p w14:paraId="14B31ABA" w14:textId="7013ACC4" w:rsidR="0055380B" w:rsidRDefault="0055380B" w:rsidP="0055380B">
      <w:pPr>
        <w:pStyle w:val="Heading4"/>
        <w:numPr>
          <w:ilvl w:val="3"/>
          <w:numId w:val="2"/>
        </w:numPr>
      </w:pPr>
      <w:r>
        <w:t xml:space="preserve">LC not Attached </w:t>
      </w:r>
    </w:p>
    <w:p w14:paraId="1D621299" w14:textId="77777777" w:rsidR="0055380B" w:rsidRDefault="0055380B" w:rsidP="0055380B"/>
    <w:p w14:paraId="51B49929" w14:textId="57631743" w:rsidR="0055380B" w:rsidRDefault="0055380B" w:rsidP="0055380B">
      <w:pPr>
        <w:pStyle w:val="Heading5"/>
        <w:numPr>
          <w:ilvl w:val="4"/>
          <w:numId w:val="2"/>
        </w:numPr>
      </w:pPr>
      <w:r>
        <w:t xml:space="preserve">Primary MCQ Issuance Before CC Required = Yes </w:t>
      </w:r>
    </w:p>
    <w:p w14:paraId="456C403D" w14:textId="77777777" w:rsidR="0055380B" w:rsidRDefault="0055380B" w:rsidP="0055380B"/>
    <w:p w14:paraId="001E8E17" w14:textId="77777777" w:rsidR="00BC2640" w:rsidRDefault="00BC2640" w:rsidP="00BC2640">
      <w:pPr>
        <w:pStyle w:val="ListParagraph"/>
        <w:numPr>
          <w:ilvl w:val="0"/>
          <w:numId w:val="5"/>
        </w:numPr>
        <w:spacing w:line="360" w:lineRule="auto"/>
      </w:pPr>
      <w:r>
        <w:t xml:space="preserve">From Cons Doc Check, main WI will move basis below: </w:t>
      </w:r>
    </w:p>
    <w:p w14:paraId="2F3DA8E0" w14:textId="47C4DE77" w:rsidR="00BC2640" w:rsidRDefault="00BC2640" w:rsidP="00BC2640">
      <w:pPr>
        <w:spacing w:line="360" w:lineRule="auto"/>
        <w:rPr>
          <w:b/>
          <w:bCs/>
        </w:rPr>
      </w:pPr>
      <w:r w:rsidRPr="00E402E7">
        <w:rPr>
          <w:b/>
          <w:bCs/>
        </w:rPr>
        <w:t>Awaiting AO</w:t>
      </w:r>
      <w:r>
        <w:t xml:space="preserve"> </w:t>
      </w:r>
      <w:r w:rsidRPr="00BC2640">
        <w:rPr>
          <w:b/>
          <w:bCs/>
        </w:rPr>
        <w:t>-&gt; Awaiting LC</w:t>
      </w:r>
      <w:r>
        <w:t xml:space="preserve"> -&gt; </w:t>
      </w:r>
      <w:r w:rsidRPr="00BC2640">
        <w:rPr>
          <w:b/>
          <w:bCs/>
        </w:rPr>
        <w:t>Awaiting LC Checker</w:t>
      </w:r>
      <w:r>
        <w:t xml:space="preserve"> (Optional) -&gt; </w:t>
      </w:r>
      <w:r w:rsidRPr="00E402E7">
        <w:rPr>
          <w:b/>
          <w:bCs/>
        </w:rPr>
        <w:t>Disbursal Resubmission</w:t>
      </w:r>
      <w:r>
        <w:t xml:space="preserve"> -&gt; </w:t>
      </w:r>
      <w:r w:rsidRPr="00E402E7">
        <w:rPr>
          <w:b/>
          <w:bCs/>
        </w:rPr>
        <w:t>Collect 1</w:t>
      </w:r>
      <w:r>
        <w:t xml:space="preserve"> (To check if customer consent child is completed) -&gt; </w:t>
      </w:r>
      <w:r w:rsidRPr="00E402E7">
        <w:rPr>
          <w:b/>
          <w:bCs/>
        </w:rPr>
        <w:t>Disbursal Checker</w:t>
      </w:r>
      <w:r>
        <w:t xml:space="preserve"> (</w:t>
      </w:r>
      <w:r>
        <w:rPr>
          <w:i/>
          <w:iCs/>
        </w:rPr>
        <w:t xml:space="preserve">Child to be created for PL Disbursal Communication) </w:t>
      </w:r>
      <w:r>
        <w:t xml:space="preserve">-&gt; </w:t>
      </w:r>
      <w:r w:rsidRPr="00E402E7">
        <w:rPr>
          <w:b/>
          <w:bCs/>
        </w:rPr>
        <w:t>Primary MCQ Issuance</w:t>
      </w:r>
      <w:r>
        <w:t xml:space="preserve"> -&gt; </w:t>
      </w:r>
      <w:r w:rsidRPr="00E402E7">
        <w:rPr>
          <w:b/>
          <w:bCs/>
        </w:rPr>
        <w:t>Card CRU</w:t>
      </w:r>
      <w:r>
        <w:t xml:space="preserve"> -&gt; </w:t>
      </w:r>
      <w:r w:rsidRPr="00E402E7">
        <w:rPr>
          <w:b/>
          <w:bCs/>
        </w:rPr>
        <w:t>Card DDE</w:t>
      </w:r>
      <w:r>
        <w:t xml:space="preserve"> (</w:t>
      </w:r>
      <w:r>
        <w:rPr>
          <w:i/>
          <w:iCs/>
        </w:rPr>
        <w:t xml:space="preserve">Child will be created for CC Disbursal Communication) </w:t>
      </w:r>
      <w:r>
        <w:t xml:space="preserve">-&gt; </w:t>
      </w:r>
      <w:r w:rsidRPr="00E402E7">
        <w:rPr>
          <w:b/>
          <w:bCs/>
        </w:rPr>
        <w:t>Original Verification</w:t>
      </w:r>
      <w:r>
        <w:t xml:space="preserve"> -&gt; </w:t>
      </w:r>
      <w:r w:rsidRPr="00E402E7">
        <w:rPr>
          <w:b/>
          <w:bCs/>
        </w:rPr>
        <w:t>Collect 2</w:t>
      </w:r>
      <w:r>
        <w:t xml:space="preserve"> (To check if both PL &amp; CC Disbursal Comms. Child are completed) -&gt; </w:t>
      </w:r>
      <w:r w:rsidRPr="00E402E7">
        <w:rPr>
          <w:b/>
          <w:bCs/>
        </w:rPr>
        <w:t>Exit</w:t>
      </w:r>
    </w:p>
    <w:p w14:paraId="5E655C7E" w14:textId="77777777" w:rsidR="00207454" w:rsidRDefault="00207454" w:rsidP="00BC2640">
      <w:pPr>
        <w:spacing w:line="360" w:lineRule="auto"/>
        <w:rPr>
          <w:b/>
          <w:bCs/>
        </w:rPr>
      </w:pPr>
    </w:p>
    <w:p w14:paraId="4577FAF8" w14:textId="77777777" w:rsidR="00207454" w:rsidRDefault="00207454" w:rsidP="00BC2640">
      <w:pPr>
        <w:spacing w:line="360" w:lineRule="auto"/>
        <w:rPr>
          <w:b/>
          <w:bCs/>
        </w:rPr>
      </w:pPr>
    </w:p>
    <w:p w14:paraId="468A4243" w14:textId="47975907" w:rsidR="00207454" w:rsidRDefault="00207454" w:rsidP="00207454">
      <w:pPr>
        <w:pStyle w:val="Heading5"/>
        <w:numPr>
          <w:ilvl w:val="4"/>
          <w:numId w:val="2"/>
        </w:numPr>
      </w:pPr>
      <w:r>
        <w:lastRenderedPageBreak/>
        <w:t xml:space="preserve">Primary MCQ Issuance Before CC Required = No </w:t>
      </w:r>
    </w:p>
    <w:p w14:paraId="57352306" w14:textId="77777777" w:rsidR="00207454" w:rsidRDefault="00207454" w:rsidP="00207454"/>
    <w:p w14:paraId="659E568C" w14:textId="77777777" w:rsidR="006726E6" w:rsidRDefault="006726E6" w:rsidP="006726E6">
      <w:pPr>
        <w:pStyle w:val="ListParagraph"/>
        <w:numPr>
          <w:ilvl w:val="0"/>
          <w:numId w:val="5"/>
        </w:numPr>
        <w:spacing w:line="360" w:lineRule="auto"/>
      </w:pPr>
      <w:r>
        <w:t xml:space="preserve">From Cons Doc Check, main WI will move basis below: </w:t>
      </w:r>
    </w:p>
    <w:p w14:paraId="066B3372" w14:textId="49B85282" w:rsidR="006726E6" w:rsidRDefault="006726E6" w:rsidP="006726E6">
      <w:pPr>
        <w:spacing w:line="360" w:lineRule="auto"/>
      </w:pPr>
      <w:r w:rsidRPr="00341D01">
        <w:rPr>
          <w:b/>
          <w:bCs/>
        </w:rPr>
        <w:t>Awaiting AO</w:t>
      </w:r>
      <w:r>
        <w:t xml:space="preserve"> </w:t>
      </w:r>
      <w:r w:rsidRPr="006726E6">
        <w:t>-&gt;</w:t>
      </w:r>
      <w:r>
        <w:rPr>
          <w:b/>
          <w:bCs/>
        </w:rPr>
        <w:t xml:space="preserve"> Awaiting LC </w:t>
      </w:r>
      <w:r w:rsidRPr="006726E6">
        <w:t xml:space="preserve">-&gt; </w:t>
      </w:r>
      <w:r>
        <w:rPr>
          <w:b/>
          <w:bCs/>
        </w:rPr>
        <w:t xml:space="preserve">Awaiting LC Checker </w:t>
      </w:r>
      <w:r w:rsidRPr="006726E6">
        <w:t>(Optional) -&gt;</w:t>
      </w:r>
      <w:r>
        <w:rPr>
          <w:b/>
          <w:bCs/>
        </w:rPr>
        <w:t xml:space="preserve"> </w:t>
      </w:r>
      <w:r w:rsidRPr="00341D01">
        <w:rPr>
          <w:b/>
          <w:bCs/>
        </w:rPr>
        <w:t xml:space="preserve"> Disbursal Resubmission</w:t>
      </w:r>
      <w:r>
        <w:t xml:space="preserve"> (</w:t>
      </w:r>
      <w:r>
        <w:rPr>
          <w:i/>
          <w:iCs/>
        </w:rPr>
        <w:t xml:space="preserve">Child will be created for Card CRU) </w:t>
      </w:r>
      <w:r>
        <w:t xml:space="preserve">-&gt; </w:t>
      </w:r>
      <w:r w:rsidRPr="00341D01">
        <w:rPr>
          <w:b/>
          <w:bCs/>
        </w:rPr>
        <w:t>Collect 1</w:t>
      </w:r>
      <w:r>
        <w:t xml:space="preserve"> (To check if customer consent child is completed)  -&gt; </w:t>
      </w:r>
      <w:r w:rsidRPr="00341D01">
        <w:rPr>
          <w:b/>
          <w:bCs/>
        </w:rPr>
        <w:t>Disbursal Checker</w:t>
      </w:r>
      <w:r>
        <w:t xml:space="preserve"> (</w:t>
      </w:r>
      <w:r>
        <w:rPr>
          <w:i/>
          <w:iCs/>
        </w:rPr>
        <w:t xml:space="preserve">Child will be created for PL Disbursal Communication) </w:t>
      </w:r>
      <w:r>
        <w:t xml:space="preserve">-&gt; </w:t>
      </w:r>
      <w:r w:rsidRPr="00341D01">
        <w:rPr>
          <w:b/>
          <w:bCs/>
        </w:rPr>
        <w:t>Primary MCQ Issuance</w:t>
      </w:r>
      <w:r>
        <w:t xml:space="preserve"> -&gt; </w:t>
      </w:r>
      <w:r w:rsidRPr="00341D01">
        <w:rPr>
          <w:b/>
          <w:bCs/>
        </w:rPr>
        <w:t>Original Verification</w:t>
      </w:r>
      <w:r>
        <w:t xml:space="preserve"> -&gt; </w:t>
      </w:r>
      <w:r w:rsidRPr="00341D01">
        <w:rPr>
          <w:b/>
          <w:bCs/>
        </w:rPr>
        <w:t>Collect 2</w:t>
      </w:r>
      <w:r>
        <w:t xml:space="preserve"> (To check if Card CRU child and PL Disbursal Communication child is completed ) -&gt; </w:t>
      </w:r>
      <w:r w:rsidRPr="00341D01">
        <w:rPr>
          <w:b/>
          <w:bCs/>
        </w:rPr>
        <w:t>Exit</w:t>
      </w:r>
    </w:p>
    <w:p w14:paraId="59A1562F" w14:textId="77777777" w:rsidR="006726E6" w:rsidRDefault="006726E6" w:rsidP="006726E6">
      <w:pPr>
        <w:spacing w:line="360" w:lineRule="auto"/>
      </w:pPr>
    </w:p>
    <w:p w14:paraId="1D7424A4" w14:textId="77777777" w:rsidR="006726E6" w:rsidRDefault="006726E6" w:rsidP="006726E6">
      <w:pPr>
        <w:spacing w:line="360" w:lineRule="auto"/>
        <w:rPr>
          <w:b/>
          <w:bCs/>
        </w:rPr>
      </w:pPr>
      <w:r>
        <w:t xml:space="preserve">Child from </w:t>
      </w:r>
      <w:r w:rsidRPr="00341D01">
        <w:rPr>
          <w:b/>
          <w:bCs/>
        </w:rPr>
        <w:t>Card CRU</w:t>
      </w:r>
      <w:r>
        <w:t xml:space="preserve"> -&gt; </w:t>
      </w:r>
      <w:r w:rsidRPr="00341D01">
        <w:rPr>
          <w:b/>
          <w:bCs/>
        </w:rPr>
        <w:t>Card DDE</w:t>
      </w:r>
      <w:r>
        <w:t xml:space="preserve"> -&gt; </w:t>
      </w:r>
      <w:r>
        <w:rPr>
          <w:i/>
          <w:iCs/>
        </w:rPr>
        <w:t xml:space="preserve">CC Disbursal Communication -&gt; </w:t>
      </w:r>
      <w:r w:rsidRPr="00341D01">
        <w:rPr>
          <w:b/>
          <w:bCs/>
        </w:rPr>
        <w:t>Collect 2</w:t>
      </w:r>
      <w:r>
        <w:t xml:space="preserve"> -&gt; </w:t>
      </w:r>
      <w:r w:rsidRPr="00341D01">
        <w:rPr>
          <w:b/>
          <w:bCs/>
        </w:rPr>
        <w:t xml:space="preserve">Exit </w:t>
      </w:r>
    </w:p>
    <w:p w14:paraId="3F6D77EB" w14:textId="77777777" w:rsidR="006726E6" w:rsidRDefault="006726E6" w:rsidP="00207454"/>
    <w:p w14:paraId="4D5A871D" w14:textId="77777777" w:rsidR="00207454" w:rsidRPr="00207454" w:rsidRDefault="00207454" w:rsidP="00207454"/>
    <w:p w14:paraId="13535CDF" w14:textId="77777777" w:rsidR="00BC2640" w:rsidRDefault="00BC2640" w:rsidP="0055380B"/>
    <w:p w14:paraId="6F23FDAA" w14:textId="66BA030D" w:rsidR="00B50C07" w:rsidRDefault="00B50C07" w:rsidP="00B50C07">
      <w:pPr>
        <w:pStyle w:val="Heading3"/>
        <w:numPr>
          <w:ilvl w:val="2"/>
          <w:numId w:val="2"/>
        </w:numPr>
      </w:pPr>
      <w:bookmarkStart w:id="65" w:name="_Toc206760632"/>
      <w:r>
        <w:t>Takeover with No Cross Sell</w:t>
      </w:r>
      <w:bookmarkEnd w:id="65"/>
      <w:r>
        <w:t xml:space="preserve"> </w:t>
      </w:r>
    </w:p>
    <w:p w14:paraId="61F358EC" w14:textId="740950DA" w:rsidR="001E67E5" w:rsidRDefault="001E67E5" w:rsidP="001E67E5">
      <w:pPr>
        <w:pStyle w:val="Heading4"/>
        <w:numPr>
          <w:ilvl w:val="3"/>
          <w:numId w:val="2"/>
        </w:numPr>
      </w:pPr>
      <w:r>
        <w:t xml:space="preserve">LC Attached </w:t>
      </w:r>
    </w:p>
    <w:p w14:paraId="6D5B2B0A" w14:textId="77777777" w:rsidR="001E67E5" w:rsidRDefault="001E67E5" w:rsidP="001E67E5"/>
    <w:p w14:paraId="07011CBC" w14:textId="50CB16FD" w:rsidR="001E67E5" w:rsidRDefault="001E67E5" w:rsidP="001E67E5">
      <w:pPr>
        <w:pStyle w:val="ListParagraph"/>
        <w:numPr>
          <w:ilvl w:val="0"/>
          <w:numId w:val="5"/>
        </w:numPr>
      </w:pPr>
      <w:r>
        <w:t xml:space="preserve">From Cons Doc Check, main WI will move basis below: </w:t>
      </w:r>
    </w:p>
    <w:p w14:paraId="519A2DC1" w14:textId="77777777" w:rsidR="001E67E5" w:rsidRDefault="001E67E5" w:rsidP="001E67E5"/>
    <w:p w14:paraId="71BA39DE" w14:textId="027602DE" w:rsidR="001E67E5" w:rsidRDefault="00D06D88" w:rsidP="001E67E5">
      <w:pPr>
        <w:spacing w:line="360" w:lineRule="auto"/>
        <w:rPr>
          <w:b/>
          <w:bCs/>
        </w:rPr>
      </w:pPr>
      <w:r w:rsidRPr="00745358">
        <w:rPr>
          <w:b/>
          <w:bCs/>
        </w:rPr>
        <w:t>Collect 1</w:t>
      </w:r>
      <w:r>
        <w:t xml:space="preserve"> (To check if customer consent child is completed) -&gt; </w:t>
      </w:r>
      <w:r w:rsidRPr="00745358">
        <w:rPr>
          <w:b/>
          <w:bCs/>
        </w:rPr>
        <w:t>Disbursal Checker</w:t>
      </w:r>
      <w:r>
        <w:t xml:space="preserve"> (</w:t>
      </w:r>
      <w:r>
        <w:rPr>
          <w:i/>
          <w:iCs/>
        </w:rPr>
        <w:t xml:space="preserve">Child to be created for PL Disbursal Communication) </w:t>
      </w:r>
      <w:r>
        <w:t xml:space="preserve">-&gt; </w:t>
      </w:r>
      <w:r w:rsidR="00745358" w:rsidRPr="00745358">
        <w:rPr>
          <w:b/>
          <w:bCs/>
        </w:rPr>
        <w:t>Primary MCQ Issuance</w:t>
      </w:r>
      <w:r w:rsidR="00745358">
        <w:t xml:space="preserve"> -&gt; </w:t>
      </w:r>
      <w:r w:rsidR="00745358" w:rsidRPr="00745358">
        <w:rPr>
          <w:b/>
          <w:bCs/>
        </w:rPr>
        <w:t>Original Verification</w:t>
      </w:r>
      <w:r w:rsidR="00745358">
        <w:t xml:space="preserve"> -&gt; </w:t>
      </w:r>
      <w:r w:rsidR="00745358" w:rsidRPr="00745358">
        <w:rPr>
          <w:b/>
          <w:bCs/>
        </w:rPr>
        <w:t>Collect 2</w:t>
      </w:r>
      <w:r w:rsidR="00745358">
        <w:t xml:space="preserve"> (To check if PL Disbursal comms. Child is completed) -&gt; </w:t>
      </w:r>
      <w:r w:rsidR="00745358" w:rsidRPr="00745358">
        <w:rPr>
          <w:b/>
          <w:bCs/>
        </w:rPr>
        <w:t>Exit</w:t>
      </w:r>
    </w:p>
    <w:p w14:paraId="5962EB0C" w14:textId="77777777" w:rsidR="00745358" w:rsidRDefault="00745358" w:rsidP="001E67E5">
      <w:pPr>
        <w:spacing w:line="360" w:lineRule="auto"/>
        <w:rPr>
          <w:b/>
          <w:bCs/>
        </w:rPr>
      </w:pPr>
    </w:p>
    <w:p w14:paraId="2B3EBCA2" w14:textId="77777777" w:rsidR="00745358" w:rsidRDefault="00745358" w:rsidP="001E67E5">
      <w:pPr>
        <w:spacing w:line="360" w:lineRule="auto"/>
        <w:rPr>
          <w:b/>
          <w:bCs/>
        </w:rPr>
      </w:pPr>
    </w:p>
    <w:p w14:paraId="6B35FAC3" w14:textId="0875017E" w:rsidR="00745358" w:rsidRDefault="00745358" w:rsidP="00745358">
      <w:pPr>
        <w:pStyle w:val="Heading4"/>
        <w:numPr>
          <w:ilvl w:val="3"/>
          <w:numId w:val="2"/>
        </w:numPr>
      </w:pPr>
      <w:r>
        <w:t xml:space="preserve">LC not Attached </w:t>
      </w:r>
    </w:p>
    <w:p w14:paraId="6C565B41" w14:textId="77777777" w:rsidR="00745358" w:rsidRDefault="00745358" w:rsidP="00745358"/>
    <w:p w14:paraId="3E3B4974" w14:textId="77777777" w:rsidR="00745358" w:rsidRDefault="00745358" w:rsidP="00745358">
      <w:pPr>
        <w:pStyle w:val="ListParagraph"/>
        <w:numPr>
          <w:ilvl w:val="0"/>
          <w:numId w:val="5"/>
        </w:numPr>
      </w:pPr>
      <w:r>
        <w:t xml:space="preserve">From Cons Doc Check, main WI will move basis below: </w:t>
      </w:r>
    </w:p>
    <w:p w14:paraId="037DCD92" w14:textId="77777777" w:rsidR="00745358" w:rsidRDefault="00745358" w:rsidP="00745358"/>
    <w:p w14:paraId="0C441922" w14:textId="1EBF837D" w:rsidR="00745358" w:rsidRDefault="00745358" w:rsidP="00745358">
      <w:pPr>
        <w:spacing w:line="360" w:lineRule="auto"/>
        <w:rPr>
          <w:b/>
          <w:bCs/>
        </w:rPr>
      </w:pPr>
      <w:r>
        <w:rPr>
          <w:b/>
          <w:bCs/>
        </w:rPr>
        <w:t xml:space="preserve">Awaiting LC </w:t>
      </w:r>
      <w:r w:rsidRPr="00745358">
        <w:t>-&gt;</w:t>
      </w:r>
      <w:r>
        <w:rPr>
          <w:b/>
          <w:bCs/>
        </w:rPr>
        <w:t xml:space="preserve"> Awaiting LC Checker </w:t>
      </w:r>
      <w:r w:rsidRPr="00745358">
        <w:t>(Optional) -&gt;</w:t>
      </w:r>
      <w:r>
        <w:rPr>
          <w:b/>
          <w:bCs/>
        </w:rPr>
        <w:t xml:space="preserve"> Disbursal Resubmission </w:t>
      </w:r>
      <w:r w:rsidRPr="00745358">
        <w:t>-&gt;</w:t>
      </w:r>
      <w:r>
        <w:rPr>
          <w:b/>
          <w:bCs/>
        </w:rPr>
        <w:t xml:space="preserve"> </w:t>
      </w:r>
      <w:r w:rsidRPr="00745358">
        <w:rPr>
          <w:b/>
          <w:bCs/>
        </w:rPr>
        <w:t>Collect 1</w:t>
      </w:r>
      <w:r>
        <w:t xml:space="preserve"> (To check if customer consent child is completed) -&gt; </w:t>
      </w:r>
      <w:r w:rsidRPr="00745358">
        <w:rPr>
          <w:b/>
          <w:bCs/>
        </w:rPr>
        <w:t>Disbursal Checker</w:t>
      </w:r>
      <w:r>
        <w:t xml:space="preserve"> (</w:t>
      </w:r>
      <w:r>
        <w:rPr>
          <w:i/>
          <w:iCs/>
        </w:rPr>
        <w:t xml:space="preserve">Child to be created for PL Disbursal Communication) </w:t>
      </w:r>
      <w:r>
        <w:t xml:space="preserve">-&gt; </w:t>
      </w:r>
      <w:r w:rsidRPr="00745358">
        <w:rPr>
          <w:b/>
          <w:bCs/>
        </w:rPr>
        <w:t>Primary MCQ Issuance</w:t>
      </w:r>
      <w:r>
        <w:t xml:space="preserve"> -&gt; </w:t>
      </w:r>
      <w:r w:rsidRPr="00745358">
        <w:rPr>
          <w:b/>
          <w:bCs/>
        </w:rPr>
        <w:t>Original Verification</w:t>
      </w:r>
      <w:r>
        <w:t xml:space="preserve"> -&gt; </w:t>
      </w:r>
      <w:r w:rsidRPr="00745358">
        <w:rPr>
          <w:b/>
          <w:bCs/>
        </w:rPr>
        <w:t>Collect 2</w:t>
      </w:r>
      <w:r>
        <w:t xml:space="preserve"> (To check if PL Disbursal comms. Child is completed) -&gt; </w:t>
      </w:r>
      <w:r w:rsidRPr="00745358">
        <w:rPr>
          <w:b/>
          <w:bCs/>
        </w:rPr>
        <w:t>Exit</w:t>
      </w:r>
    </w:p>
    <w:p w14:paraId="049F4BF6" w14:textId="77777777" w:rsidR="00745358" w:rsidRPr="00745358" w:rsidRDefault="00745358" w:rsidP="00745358"/>
    <w:p w14:paraId="5CB8F127" w14:textId="77777777" w:rsidR="00314048" w:rsidRDefault="00314048" w:rsidP="00314048"/>
    <w:p w14:paraId="701CE27B" w14:textId="77777777" w:rsidR="00DF0ABB" w:rsidRDefault="00DF0ABB" w:rsidP="00314048"/>
    <w:p w14:paraId="6371B106" w14:textId="7FF6DBAD" w:rsidR="00AC2025" w:rsidRDefault="00632343" w:rsidP="00AC2025">
      <w:pPr>
        <w:pStyle w:val="Heading3"/>
        <w:numPr>
          <w:ilvl w:val="2"/>
          <w:numId w:val="2"/>
        </w:numPr>
      </w:pPr>
      <w:bookmarkStart w:id="66" w:name="_Toc206760633"/>
      <w:r>
        <w:t>Primary</w:t>
      </w:r>
      <w:r w:rsidR="00455E56">
        <w:t>(New)</w:t>
      </w:r>
      <w:r>
        <w:t xml:space="preserve"> with STL Required &amp; Cross Sell = AO</w:t>
      </w:r>
      <w:bookmarkEnd w:id="66"/>
      <w:r>
        <w:t xml:space="preserve"> </w:t>
      </w:r>
    </w:p>
    <w:p w14:paraId="252918C6" w14:textId="4426CBE2" w:rsidR="00AC2025" w:rsidRDefault="00AC2025" w:rsidP="00AC2025">
      <w:pPr>
        <w:pStyle w:val="Heading4"/>
        <w:numPr>
          <w:ilvl w:val="3"/>
          <w:numId w:val="2"/>
        </w:numPr>
        <w:spacing w:line="360" w:lineRule="auto"/>
      </w:pPr>
      <w:r>
        <w:t xml:space="preserve">STL Attached </w:t>
      </w:r>
    </w:p>
    <w:p w14:paraId="07C9F4A8" w14:textId="3B57FB12" w:rsidR="00AC2025" w:rsidRDefault="00AC2025" w:rsidP="00AC2025">
      <w:pPr>
        <w:pStyle w:val="ListParagraph"/>
        <w:numPr>
          <w:ilvl w:val="0"/>
          <w:numId w:val="5"/>
        </w:numPr>
        <w:spacing w:line="360" w:lineRule="auto"/>
      </w:pPr>
      <w:r>
        <w:t xml:space="preserve">From Cons Doc Check, main WI will move basis below: </w:t>
      </w:r>
    </w:p>
    <w:p w14:paraId="74130B9E" w14:textId="75887610" w:rsidR="00AC2025" w:rsidRPr="000A22FE" w:rsidRDefault="006D2242" w:rsidP="00AC2025">
      <w:pPr>
        <w:spacing w:line="360" w:lineRule="auto"/>
        <w:rPr>
          <w:b/>
          <w:bCs/>
        </w:rPr>
      </w:pPr>
      <w:r w:rsidRPr="000A22FE">
        <w:rPr>
          <w:b/>
          <w:bCs/>
        </w:rPr>
        <w:lastRenderedPageBreak/>
        <w:t>Awaiting AO</w:t>
      </w:r>
      <w:r>
        <w:t xml:space="preserve"> -&gt; </w:t>
      </w:r>
      <w:r w:rsidRPr="000A22FE">
        <w:rPr>
          <w:b/>
          <w:bCs/>
        </w:rPr>
        <w:t>Disbursal Resubmission</w:t>
      </w:r>
      <w:r>
        <w:t xml:space="preserve"> -&gt; </w:t>
      </w:r>
      <w:r w:rsidRPr="000A22FE">
        <w:rPr>
          <w:b/>
          <w:bCs/>
        </w:rPr>
        <w:t>Collect 1</w:t>
      </w:r>
      <w:r>
        <w:t xml:space="preserve"> (To check if customer consent child is completed) -&gt; </w:t>
      </w:r>
      <w:r w:rsidRPr="000A22FE">
        <w:rPr>
          <w:b/>
          <w:bCs/>
        </w:rPr>
        <w:t>Disbursal Checker</w:t>
      </w:r>
      <w:r>
        <w:t xml:space="preserve"> (</w:t>
      </w:r>
      <w:r>
        <w:rPr>
          <w:i/>
          <w:iCs/>
        </w:rPr>
        <w:t>child will be created for PL Disbursal Comms. )</w:t>
      </w:r>
      <w:r w:rsidR="00346067">
        <w:rPr>
          <w:i/>
          <w:iCs/>
        </w:rPr>
        <w:t xml:space="preserve"> </w:t>
      </w:r>
      <w:r w:rsidR="00346067">
        <w:t xml:space="preserve">-&gt; </w:t>
      </w:r>
      <w:r w:rsidR="00346067">
        <w:rPr>
          <w:i/>
          <w:iCs/>
        </w:rPr>
        <w:t xml:space="preserve">If PDS = Y </w:t>
      </w:r>
      <w:r w:rsidR="00346067" w:rsidRPr="000A22FE">
        <w:rPr>
          <w:b/>
          <w:bCs/>
        </w:rPr>
        <w:t>Post Disbursal Services</w:t>
      </w:r>
      <w:r w:rsidR="00346067">
        <w:t xml:space="preserve"> -&gt; </w:t>
      </w:r>
      <w:r w:rsidR="000A22FE" w:rsidRPr="000A22FE">
        <w:rPr>
          <w:b/>
          <w:bCs/>
        </w:rPr>
        <w:t>Original Verification</w:t>
      </w:r>
      <w:r w:rsidR="000A22FE">
        <w:t xml:space="preserve"> (</w:t>
      </w:r>
      <w:r w:rsidR="000A22FE">
        <w:rPr>
          <w:i/>
          <w:iCs/>
        </w:rPr>
        <w:t xml:space="preserve">If PDS = No from DC &amp; from PDS queue also) </w:t>
      </w:r>
      <w:r w:rsidR="000A22FE">
        <w:t xml:space="preserve">-&gt; </w:t>
      </w:r>
      <w:r w:rsidR="000A22FE" w:rsidRPr="000A22FE">
        <w:rPr>
          <w:b/>
          <w:bCs/>
        </w:rPr>
        <w:t>Collect 2</w:t>
      </w:r>
      <w:r w:rsidR="000A22FE">
        <w:t xml:space="preserve"> (To check if PL Disbursal comms. Child is completed) -&gt; </w:t>
      </w:r>
      <w:r w:rsidR="000A22FE" w:rsidRPr="000A22FE">
        <w:rPr>
          <w:b/>
          <w:bCs/>
        </w:rPr>
        <w:t>Exit</w:t>
      </w:r>
    </w:p>
    <w:p w14:paraId="266AEE60" w14:textId="77777777" w:rsidR="00EA3983" w:rsidRDefault="00EA3983" w:rsidP="00314048"/>
    <w:p w14:paraId="2C8BC90F" w14:textId="77777777" w:rsidR="00EA3983" w:rsidRDefault="00EA3983" w:rsidP="00314048"/>
    <w:p w14:paraId="7FE72183" w14:textId="53358ACA" w:rsidR="005452AD" w:rsidRDefault="005452AD" w:rsidP="00813557">
      <w:pPr>
        <w:pStyle w:val="Heading4"/>
        <w:numPr>
          <w:ilvl w:val="3"/>
          <w:numId w:val="2"/>
        </w:numPr>
      </w:pPr>
      <w:r>
        <w:t xml:space="preserve">STL not Attached </w:t>
      </w:r>
    </w:p>
    <w:p w14:paraId="32C093D2" w14:textId="77777777" w:rsidR="00813557" w:rsidRDefault="00813557" w:rsidP="00813557"/>
    <w:p w14:paraId="46A5AA1A" w14:textId="77777777" w:rsidR="00813557" w:rsidRDefault="00813557" w:rsidP="00813557">
      <w:pPr>
        <w:pStyle w:val="ListParagraph"/>
        <w:numPr>
          <w:ilvl w:val="0"/>
          <w:numId w:val="5"/>
        </w:numPr>
        <w:spacing w:line="360" w:lineRule="auto"/>
      </w:pPr>
      <w:r>
        <w:t xml:space="preserve">From Cons Doc Check, main WI will move basis below: </w:t>
      </w:r>
    </w:p>
    <w:p w14:paraId="5C7B6FC0" w14:textId="5672D7F5" w:rsidR="00813557" w:rsidRDefault="00813557" w:rsidP="00813557">
      <w:pPr>
        <w:spacing w:line="360" w:lineRule="auto"/>
        <w:rPr>
          <w:b/>
          <w:bCs/>
        </w:rPr>
      </w:pPr>
      <w:r w:rsidRPr="000A22FE">
        <w:rPr>
          <w:b/>
          <w:bCs/>
        </w:rPr>
        <w:t>Awaiting AO</w:t>
      </w:r>
      <w:r>
        <w:t xml:space="preserve"> -&gt; </w:t>
      </w:r>
      <w:r w:rsidRPr="00813557">
        <w:rPr>
          <w:b/>
          <w:bCs/>
        </w:rPr>
        <w:t>Awaiting STL</w:t>
      </w:r>
      <w:r>
        <w:t xml:space="preserve"> -&gt; </w:t>
      </w:r>
      <w:r w:rsidRPr="00813557">
        <w:rPr>
          <w:b/>
          <w:bCs/>
        </w:rPr>
        <w:t>Awaiting STL Checker</w:t>
      </w:r>
      <w:r>
        <w:t xml:space="preserve"> (Optional) -&gt; </w:t>
      </w:r>
      <w:r w:rsidRPr="000A22FE">
        <w:rPr>
          <w:b/>
          <w:bCs/>
        </w:rPr>
        <w:t>Disbursal Resubmission</w:t>
      </w:r>
      <w:r>
        <w:t xml:space="preserve"> -&gt; </w:t>
      </w:r>
      <w:r w:rsidRPr="000A22FE">
        <w:rPr>
          <w:b/>
          <w:bCs/>
        </w:rPr>
        <w:t>Collect 1</w:t>
      </w:r>
      <w:r>
        <w:t xml:space="preserve"> (To check if customer consent child is completed) -&gt; </w:t>
      </w:r>
      <w:r w:rsidRPr="000A22FE">
        <w:rPr>
          <w:b/>
          <w:bCs/>
        </w:rPr>
        <w:t>Disbursal Checker</w:t>
      </w:r>
      <w:r>
        <w:t xml:space="preserve"> (</w:t>
      </w:r>
      <w:r>
        <w:rPr>
          <w:i/>
          <w:iCs/>
        </w:rPr>
        <w:t>child will be created for PL Disbursal Comms</w:t>
      </w:r>
      <w:r w:rsidR="0080570D">
        <w:rPr>
          <w:i/>
          <w:iCs/>
        </w:rPr>
        <w:t>.)</w:t>
      </w:r>
      <w:r>
        <w:rPr>
          <w:i/>
          <w:iCs/>
        </w:rPr>
        <w:t xml:space="preserve"> </w:t>
      </w:r>
      <w:r>
        <w:t xml:space="preserve">-&gt; </w:t>
      </w:r>
      <w:r>
        <w:rPr>
          <w:i/>
          <w:iCs/>
        </w:rPr>
        <w:t xml:space="preserve">If PDS = Y </w:t>
      </w:r>
      <w:r w:rsidRPr="000A22FE">
        <w:rPr>
          <w:b/>
          <w:bCs/>
        </w:rPr>
        <w:t>Post Disbursal Services</w:t>
      </w:r>
      <w:r>
        <w:t xml:space="preserve"> -&gt; </w:t>
      </w:r>
      <w:r w:rsidRPr="000A22FE">
        <w:rPr>
          <w:b/>
          <w:bCs/>
        </w:rPr>
        <w:t>Original Verification</w:t>
      </w:r>
      <w:r>
        <w:t xml:space="preserve"> (</w:t>
      </w:r>
      <w:r>
        <w:rPr>
          <w:i/>
          <w:iCs/>
        </w:rPr>
        <w:t xml:space="preserve">If PDS = No from DC &amp; from PDS queue also) </w:t>
      </w:r>
      <w:r>
        <w:t xml:space="preserve">-&gt; </w:t>
      </w:r>
      <w:r w:rsidRPr="000A22FE">
        <w:rPr>
          <w:b/>
          <w:bCs/>
        </w:rPr>
        <w:t>Collect 2</w:t>
      </w:r>
      <w:r>
        <w:t xml:space="preserve"> (To check if PL Disbursal comms. Child is completed) -&gt; </w:t>
      </w:r>
      <w:r w:rsidRPr="000A22FE">
        <w:rPr>
          <w:b/>
          <w:bCs/>
        </w:rPr>
        <w:t>Exit</w:t>
      </w:r>
    </w:p>
    <w:p w14:paraId="566E8BE8" w14:textId="77777777" w:rsidR="00813557" w:rsidRDefault="00813557" w:rsidP="00813557">
      <w:pPr>
        <w:spacing w:line="360" w:lineRule="auto"/>
        <w:rPr>
          <w:b/>
          <w:bCs/>
        </w:rPr>
      </w:pPr>
    </w:p>
    <w:p w14:paraId="3B4A5F4A" w14:textId="77777777" w:rsidR="00813557" w:rsidRDefault="00813557" w:rsidP="00813557">
      <w:pPr>
        <w:spacing w:line="360" w:lineRule="auto"/>
        <w:rPr>
          <w:b/>
          <w:bCs/>
        </w:rPr>
      </w:pPr>
    </w:p>
    <w:p w14:paraId="6CB0610A" w14:textId="056A04D7" w:rsidR="004C3EFA" w:rsidRDefault="002B16D6" w:rsidP="004C3EFA">
      <w:pPr>
        <w:pStyle w:val="Heading3"/>
        <w:numPr>
          <w:ilvl w:val="2"/>
          <w:numId w:val="2"/>
        </w:numPr>
      </w:pPr>
      <w:bookmarkStart w:id="67" w:name="_Toc206760634"/>
      <w:r>
        <w:t>Primary</w:t>
      </w:r>
      <w:r w:rsidR="00455E56">
        <w:t>(New)</w:t>
      </w:r>
      <w:r>
        <w:t xml:space="preserve"> with STL Required &amp; Cross Sell = CC</w:t>
      </w:r>
      <w:bookmarkEnd w:id="67"/>
      <w:r>
        <w:t xml:space="preserve"> </w:t>
      </w:r>
    </w:p>
    <w:p w14:paraId="113423C9" w14:textId="77777777" w:rsidR="004C3EFA" w:rsidRDefault="004C3EFA" w:rsidP="004C3EFA"/>
    <w:p w14:paraId="6572D13A" w14:textId="36166192" w:rsidR="004C3EFA" w:rsidRDefault="004C3EFA" w:rsidP="004C3EFA">
      <w:pPr>
        <w:pStyle w:val="Heading4"/>
        <w:numPr>
          <w:ilvl w:val="3"/>
          <w:numId w:val="2"/>
        </w:numPr>
      </w:pPr>
      <w:r>
        <w:t xml:space="preserve">STL Attached </w:t>
      </w:r>
    </w:p>
    <w:p w14:paraId="781C00FD" w14:textId="77777777" w:rsidR="004C3EFA" w:rsidRDefault="004C3EFA" w:rsidP="004C3EFA"/>
    <w:p w14:paraId="03B89E30" w14:textId="7233709E" w:rsidR="004C3EFA" w:rsidRDefault="004C3EFA" w:rsidP="006A5C9E">
      <w:pPr>
        <w:pStyle w:val="ListParagraph"/>
        <w:numPr>
          <w:ilvl w:val="0"/>
          <w:numId w:val="5"/>
        </w:numPr>
        <w:spacing w:line="360" w:lineRule="auto"/>
      </w:pPr>
      <w:r>
        <w:t>From Cons Doc Check</w:t>
      </w:r>
      <w:r w:rsidR="006A5C9E">
        <w:t xml:space="preserve">, the main WI will move as per below: </w:t>
      </w:r>
    </w:p>
    <w:p w14:paraId="18420296" w14:textId="153DC271" w:rsidR="00962D20" w:rsidRDefault="006A5C9E" w:rsidP="006A5C9E">
      <w:pPr>
        <w:spacing w:line="360" w:lineRule="auto"/>
      </w:pPr>
      <w:r w:rsidRPr="00962D20">
        <w:rPr>
          <w:b/>
          <w:bCs/>
        </w:rPr>
        <w:t>Collect 1</w:t>
      </w:r>
      <w:r>
        <w:t xml:space="preserve"> (To check if customer consent child is completed) -&gt; </w:t>
      </w:r>
      <w:r w:rsidR="000A1F4F" w:rsidRPr="00962D20">
        <w:rPr>
          <w:b/>
          <w:bCs/>
        </w:rPr>
        <w:t>Disbursal Checker</w:t>
      </w:r>
      <w:r w:rsidR="000A1F4F">
        <w:t xml:space="preserve"> (</w:t>
      </w:r>
      <w:r w:rsidR="000A1F4F">
        <w:rPr>
          <w:i/>
          <w:iCs/>
        </w:rPr>
        <w:t xml:space="preserve">Child to be created for PL Disbursal Comms ) </w:t>
      </w:r>
      <w:r w:rsidR="000A1F4F">
        <w:t xml:space="preserve">-&gt; </w:t>
      </w:r>
      <w:r w:rsidR="000D1BBC" w:rsidRPr="00962D20">
        <w:rPr>
          <w:b/>
          <w:bCs/>
        </w:rPr>
        <w:t>Card CRU</w:t>
      </w:r>
      <w:r w:rsidR="000D1BBC">
        <w:t xml:space="preserve"> -&gt; </w:t>
      </w:r>
      <w:r w:rsidR="000D1BBC" w:rsidRPr="00962D20">
        <w:rPr>
          <w:b/>
          <w:bCs/>
        </w:rPr>
        <w:t>Card DDE</w:t>
      </w:r>
      <w:r w:rsidR="000D1BBC">
        <w:t xml:space="preserve"> (</w:t>
      </w:r>
      <w:r w:rsidR="000D1BBC">
        <w:rPr>
          <w:i/>
          <w:iCs/>
        </w:rPr>
        <w:t xml:space="preserve">Child to be created for CC Disbursal Comms) </w:t>
      </w:r>
      <w:r w:rsidR="000D1BBC">
        <w:t xml:space="preserve">-&gt; </w:t>
      </w:r>
      <w:r w:rsidR="000D1BBC">
        <w:rPr>
          <w:i/>
          <w:iCs/>
        </w:rPr>
        <w:t xml:space="preserve">If PDS = Yes </w:t>
      </w:r>
      <w:r w:rsidR="000D1BBC" w:rsidRPr="00962D20">
        <w:rPr>
          <w:b/>
          <w:bCs/>
        </w:rPr>
        <w:t>Post Disbursal Services</w:t>
      </w:r>
      <w:r w:rsidR="000D1BBC">
        <w:t xml:space="preserve"> -&gt; </w:t>
      </w:r>
      <w:r w:rsidR="00F26011" w:rsidRPr="00962D20">
        <w:rPr>
          <w:b/>
          <w:bCs/>
        </w:rPr>
        <w:t>Original Verification</w:t>
      </w:r>
      <w:r w:rsidR="00F26011">
        <w:t xml:space="preserve"> (</w:t>
      </w:r>
      <w:r w:rsidR="00F26011">
        <w:rPr>
          <w:i/>
          <w:iCs/>
        </w:rPr>
        <w:t xml:space="preserve">If PDS = No from Card DDE &amp; from PDS queue also) </w:t>
      </w:r>
      <w:r w:rsidR="00F26011">
        <w:t xml:space="preserve">-&gt; </w:t>
      </w:r>
      <w:r w:rsidR="00F26011" w:rsidRPr="00962D20">
        <w:rPr>
          <w:b/>
          <w:bCs/>
        </w:rPr>
        <w:t>Collect 2</w:t>
      </w:r>
      <w:r w:rsidR="00F26011">
        <w:t xml:space="preserve"> (To check if PL &amp; CC Disbursal Comms. </w:t>
      </w:r>
      <w:r w:rsidR="00D94A90">
        <w:t xml:space="preserve">Child </w:t>
      </w:r>
      <w:r w:rsidR="00F26011">
        <w:t xml:space="preserve">Completed) -&gt; </w:t>
      </w:r>
      <w:r w:rsidR="00F26011" w:rsidRPr="00962D20">
        <w:rPr>
          <w:b/>
          <w:bCs/>
        </w:rPr>
        <w:t>Exit</w:t>
      </w:r>
      <w:r w:rsidR="00F26011">
        <w:t xml:space="preserve"> </w:t>
      </w:r>
    </w:p>
    <w:p w14:paraId="24D84E19" w14:textId="77777777" w:rsidR="00962D20" w:rsidRDefault="00962D20" w:rsidP="006A5C9E">
      <w:pPr>
        <w:spacing w:line="360" w:lineRule="auto"/>
      </w:pPr>
    </w:p>
    <w:p w14:paraId="17845E12" w14:textId="6AA69AAD" w:rsidR="00740B4C" w:rsidRDefault="00740B4C" w:rsidP="00740B4C">
      <w:pPr>
        <w:pStyle w:val="Heading4"/>
        <w:numPr>
          <w:ilvl w:val="3"/>
          <w:numId w:val="2"/>
        </w:numPr>
      </w:pPr>
      <w:r>
        <w:t xml:space="preserve">STL not Attached </w:t>
      </w:r>
    </w:p>
    <w:p w14:paraId="5EF0A947" w14:textId="77777777" w:rsidR="00740B4C" w:rsidRDefault="00740B4C" w:rsidP="00740B4C"/>
    <w:p w14:paraId="3EB8A9BB" w14:textId="631ACE36" w:rsidR="00740B4C" w:rsidRDefault="00740B4C" w:rsidP="00740B4C">
      <w:pPr>
        <w:pStyle w:val="ListParagraph"/>
        <w:numPr>
          <w:ilvl w:val="0"/>
          <w:numId w:val="5"/>
        </w:numPr>
      </w:pPr>
      <w:r>
        <w:t xml:space="preserve">From Cons Doc Check, the main WI will move as per below: </w:t>
      </w:r>
    </w:p>
    <w:p w14:paraId="5DFCF2FF" w14:textId="77777777" w:rsidR="00740B4C" w:rsidRDefault="00740B4C" w:rsidP="00740B4C"/>
    <w:p w14:paraId="325231C9" w14:textId="65DF3F9A" w:rsidR="00F20FF3" w:rsidRDefault="000A3473" w:rsidP="00F20FF3">
      <w:pPr>
        <w:spacing w:line="360" w:lineRule="auto"/>
      </w:pPr>
      <w:r>
        <w:t>Card CRU -&gt; Card DDE (</w:t>
      </w:r>
      <w:r>
        <w:rPr>
          <w:i/>
          <w:iCs/>
        </w:rPr>
        <w:t xml:space="preserve">Child will be created for CC Disbursal Comms ) </w:t>
      </w:r>
      <w:r w:rsidR="00AA4817">
        <w:t xml:space="preserve">-&gt; Awaiting STL -&gt; Awaiting STL Checker (Optional) -&gt; </w:t>
      </w:r>
      <w:r w:rsidR="00F07E21">
        <w:t xml:space="preserve">Disbursal Resubmission -&gt; Collect 1 (To check if customer consent child is completed) -&gt; Disbursal Checker </w:t>
      </w:r>
      <w:r w:rsidR="00F20FF3">
        <w:t>(</w:t>
      </w:r>
      <w:r w:rsidR="00F20FF3">
        <w:rPr>
          <w:i/>
          <w:iCs/>
        </w:rPr>
        <w:t xml:space="preserve">child to be created for CC Disbursal Comms) </w:t>
      </w:r>
      <w:r w:rsidR="00F20FF3">
        <w:t xml:space="preserve">-&gt; </w:t>
      </w:r>
      <w:r w:rsidR="00F20FF3">
        <w:rPr>
          <w:i/>
          <w:iCs/>
        </w:rPr>
        <w:t xml:space="preserve">If PDS = Yes </w:t>
      </w:r>
      <w:r w:rsidR="00F20FF3" w:rsidRPr="00962D20">
        <w:rPr>
          <w:b/>
          <w:bCs/>
        </w:rPr>
        <w:t>Post Disbursal Services</w:t>
      </w:r>
      <w:r w:rsidR="00F20FF3">
        <w:t xml:space="preserve"> -&gt; </w:t>
      </w:r>
      <w:r w:rsidR="00F20FF3" w:rsidRPr="00962D20">
        <w:rPr>
          <w:b/>
          <w:bCs/>
        </w:rPr>
        <w:t>Original Verification</w:t>
      </w:r>
      <w:r w:rsidR="00F20FF3">
        <w:t xml:space="preserve"> (</w:t>
      </w:r>
      <w:r w:rsidR="00F20FF3">
        <w:rPr>
          <w:i/>
          <w:iCs/>
        </w:rPr>
        <w:t xml:space="preserve">If PDS = No from </w:t>
      </w:r>
      <w:r w:rsidR="00F20FF3">
        <w:rPr>
          <w:i/>
          <w:iCs/>
        </w:rPr>
        <w:lastRenderedPageBreak/>
        <w:t xml:space="preserve">Card DDE &amp; from PDS queue also) </w:t>
      </w:r>
      <w:r w:rsidR="00F20FF3">
        <w:t xml:space="preserve">-&gt; </w:t>
      </w:r>
      <w:r w:rsidR="00F20FF3" w:rsidRPr="00962D20">
        <w:rPr>
          <w:b/>
          <w:bCs/>
        </w:rPr>
        <w:t>Collect 2</w:t>
      </w:r>
      <w:r w:rsidR="00F20FF3">
        <w:t xml:space="preserve"> (To check if PL &amp; CC Disbursal Comms. </w:t>
      </w:r>
      <w:r w:rsidR="00D94A90">
        <w:t xml:space="preserve">Child </w:t>
      </w:r>
      <w:r w:rsidR="00F20FF3">
        <w:t xml:space="preserve">Completed) -&gt; </w:t>
      </w:r>
      <w:r w:rsidR="00F20FF3" w:rsidRPr="00962D20">
        <w:rPr>
          <w:b/>
          <w:bCs/>
        </w:rPr>
        <w:t>Exit</w:t>
      </w:r>
      <w:r w:rsidR="00F20FF3">
        <w:t xml:space="preserve"> </w:t>
      </w:r>
    </w:p>
    <w:p w14:paraId="1C271944" w14:textId="164CB8E6" w:rsidR="00740B4C" w:rsidRDefault="00740B4C" w:rsidP="000A3473">
      <w:pPr>
        <w:spacing w:line="360" w:lineRule="auto"/>
      </w:pPr>
    </w:p>
    <w:p w14:paraId="3DF09BCC" w14:textId="4DF51200" w:rsidR="00B570E7" w:rsidRDefault="00A162B1" w:rsidP="00B570E7">
      <w:pPr>
        <w:pStyle w:val="Heading3"/>
        <w:numPr>
          <w:ilvl w:val="2"/>
          <w:numId w:val="2"/>
        </w:numPr>
      </w:pPr>
      <w:bookmarkStart w:id="68" w:name="_Toc206760635"/>
      <w:r>
        <w:t>Primary</w:t>
      </w:r>
      <w:r w:rsidR="00455E56">
        <w:t>(New)</w:t>
      </w:r>
      <w:r>
        <w:t xml:space="preserve"> with STL Required &amp; Cross Sell = AO &amp; CC</w:t>
      </w:r>
      <w:bookmarkEnd w:id="68"/>
    </w:p>
    <w:p w14:paraId="7ABB0EFF" w14:textId="77777777" w:rsidR="00B570E7" w:rsidRDefault="00B570E7" w:rsidP="00B570E7"/>
    <w:p w14:paraId="690F62C9" w14:textId="262C79B2" w:rsidR="00E465AB" w:rsidRDefault="00E465AB" w:rsidP="00E465AB">
      <w:pPr>
        <w:pStyle w:val="Heading4"/>
        <w:numPr>
          <w:ilvl w:val="3"/>
          <w:numId w:val="2"/>
        </w:numPr>
      </w:pPr>
      <w:r>
        <w:t xml:space="preserve">STL Attached </w:t>
      </w:r>
    </w:p>
    <w:p w14:paraId="66D18CE2" w14:textId="77777777" w:rsidR="00E465AB" w:rsidRDefault="00E465AB" w:rsidP="00E465AB"/>
    <w:p w14:paraId="52C25656" w14:textId="0C0098B5" w:rsidR="00E465AB" w:rsidRDefault="00E465AB" w:rsidP="00E465AB">
      <w:pPr>
        <w:pStyle w:val="ListParagraph"/>
        <w:numPr>
          <w:ilvl w:val="0"/>
          <w:numId w:val="5"/>
        </w:numPr>
        <w:spacing w:line="360" w:lineRule="auto"/>
      </w:pPr>
      <w:r>
        <w:t xml:space="preserve">From Cons Doc Check, main WI will move as per below: </w:t>
      </w:r>
    </w:p>
    <w:p w14:paraId="4DFD89D4" w14:textId="4174541F" w:rsidR="00B11E92" w:rsidRDefault="0076658B" w:rsidP="00B11E92">
      <w:pPr>
        <w:spacing w:line="360" w:lineRule="auto"/>
      </w:pPr>
      <w:r w:rsidRPr="00B11E92">
        <w:rPr>
          <w:b/>
          <w:bCs/>
        </w:rPr>
        <w:t>Awaiting AO</w:t>
      </w:r>
      <w:r>
        <w:t xml:space="preserve"> -&gt; </w:t>
      </w:r>
      <w:r w:rsidRPr="00B11E92">
        <w:rPr>
          <w:b/>
          <w:bCs/>
        </w:rPr>
        <w:t>Disbursal Resubmission</w:t>
      </w:r>
      <w:r>
        <w:t xml:space="preserve"> -&gt; </w:t>
      </w:r>
      <w:r w:rsidRPr="00B11E92">
        <w:rPr>
          <w:b/>
          <w:bCs/>
        </w:rPr>
        <w:t>Collect 1</w:t>
      </w:r>
      <w:r>
        <w:t xml:space="preserve"> (To check if customer consent child is completed) -&gt; </w:t>
      </w:r>
      <w:r w:rsidR="00892A5C" w:rsidRPr="00B11E92">
        <w:rPr>
          <w:b/>
          <w:bCs/>
        </w:rPr>
        <w:t>Disbursal Checker</w:t>
      </w:r>
      <w:r w:rsidR="00892A5C">
        <w:t xml:space="preserve"> (</w:t>
      </w:r>
      <w:r w:rsidR="00892A5C">
        <w:rPr>
          <w:i/>
          <w:iCs/>
        </w:rPr>
        <w:t xml:space="preserve">child will be created for PL Disbursal Comms) </w:t>
      </w:r>
      <w:r w:rsidR="00892A5C">
        <w:t xml:space="preserve">-&gt; </w:t>
      </w:r>
      <w:r w:rsidR="00892A5C" w:rsidRPr="00B11E92">
        <w:rPr>
          <w:b/>
          <w:bCs/>
        </w:rPr>
        <w:t>Card CRU</w:t>
      </w:r>
      <w:r w:rsidR="00892A5C">
        <w:t xml:space="preserve"> -&gt; </w:t>
      </w:r>
      <w:r w:rsidR="00892A5C" w:rsidRPr="00B11E92">
        <w:rPr>
          <w:b/>
          <w:bCs/>
        </w:rPr>
        <w:t>Card DDE</w:t>
      </w:r>
      <w:r w:rsidR="00892A5C">
        <w:t xml:space="preserve"> (</w:t>
      </w:r>
      <w:r w:rsidR="00892A5C">
        <w:rPr>
          <w:i/>
          <w:iCs/>
        </w:rPr>
        <w:t xml:space="preserve">Child will be created for CC Disbursal Comms. ) </w:t>
      </w:r>
      <w:r w:rsidR="00B11E92">
        <w:t xml:space="preserve">-&gt; </w:t>
      </w:r>
      <w:r w:rsidR="00B11E92">
        <w:rPr>
          <w:i/>
          <w:iCs/>
        </w:rPr>
        <w:t xml:space="preserve">If PDS = Yes </w:t>
      </w:r>
      <w:r w:rsidR="00B11E92" w:rsidRPr="00962D20">
        <w:rPr>
          <w:b/>
          <w:bCs/>
        </w:rPr>
        <w:t>Post Disbursal Services</w:t>
      </w:r>
      <w:r w:rsidR="00B11E92">
        <w:t xml:space="preserve"> -&gt; </w:t>
      </w:r>
      <w:r w:rsidR="00B11E92" w:rsidRPr="00962D20">
        <w:rPr>
          <w:b/>
          <w:bCs/>
        </w:rPr>
        <w:t>Original Verification</w:t>
      </w:r>
      <w:r w:rsidR="00B11E92">
        <w:t xml:space="preserve"> (</w:t>
      </w:r>
      <w:r w:rsidR="00B11E92">
        <w:rPr>
          <w:i/>
          <w:iCs/>
        </w:rPr>
        <w:t xml:space="preserve">If PDS = No from Card DDE &amp; from PDS queue also) </w:t>
      </w:r>
      <w:r w:rsidR="00B11E92">
        <w:t xml:space="preserve">-&gt; </w:t>
      </w:r>
      <w:r w:rsidR="00B11E92" w:rsidRPr="00962D20">
        <w:rPr>
          <w:b/>
          <w:bCs/>
        </w:rPr>
        <w:t>Collect 2</w:t>
      </w:r>
      <w:r w:rsidR="00B11E92">
        <w:t xml:space="preserve"> (To check if PL &amp; CC Disbursal Comms. </w:t>
      </w:r>
      <w:r w:rsidR="00D94A90">
        <w:t xml:space="preserve">Child </w:t>
      </w:r>
      <w:r w:rsidR="00B11E92">
        <w:t xml:space="preserve">Completed) -&gt; </w:t>
      </w:r>
      <w:r w:rsidR="00B11E92" w:rsidRPr="00962D20">
        <w:rPr>
          <w:b/>
          <w:bCs/>
        </w:rPr>
        <w:t>Exit</w:t>
      </w:r>
      <w:r w:rsidR="00B11E92">
        <w:t xml:space="preserve"> </w:t>
      </w:r>
    </w:p>
    <w:p w14:paraId="6C965AF5" w14:textId="77777777" w:rsidR="00312BD1" w:rsidRDefault="00312BD1" w:rsidP="00B11E92">
      <w:pPr>
        <w:spacing w:line="360" w:lineRule="auto"/>
      </w:pPr>
    </w:p>
    <w:p w14:paraId="5EE7836E" w14:textId="3A93FEA2" w:rsidR="00312BD1" w:rsidRDefault="00312BD1" w:rsidP="00312BD1">
      <w:pPr>
        <w:pStyle w:val="Heading4"/>
        <w:numPr>
          <w:ilvl w:val="3"/>
          <w:numId w:val="2"/>
        </w:numPr>
      </w:pPr>
      <w:r>
        <w:t xml:space="preserve">STL not Attached </w:t>
      </w:r>
    </w:p>
    <w:p w14:paraId="3A9882F1" w14:textId="77777777" w:rsidR="00312BD1" w:rsidRDefault="00312BD1" w:rsidP="00312BD1"/>
    <w:p w14:paraId="589257A3" w14:textId="44A378BB" w:rsidR="00312BD1" w:rsidRDefault="00312BD1" w:rsidP="00C250AD">
      <w:pPr>
        <w:pStyle w:val="ListParagraph"/>
        <w:numPr>
          <w:ilvl w:val="0"/>
          <w:numId w:val="5"/>
        </w:numPr>
        <w:spacing w:line="360" w:lineRule="auto"/>
      </w:pPr>
      <w:r>
        <w:t xml:space="preserve">From Cons Doc Check, main WI will move as per: </w:t>
      </w:r>
    </w:p>
    <w:p w14:paraId="274C375B" w14:textId="0E705555" w:rsidR="00445D53" w:rsidRDefault="00C250AD" w:rsidP="00445D53">
      <w:pPr>
        <w:spacing w:line="360" w:lineRule="auto"/>
      </w:pPr>
      <w:r w:rsidRPr="00445D53">
        <w:rPr>
          <w:b/>
          <w:bCs/>
        </w:rPr>
        <w:t>Card CRU</w:t>
      </w:r>
      <w:r>
        <w:t xml:space="preserve"> -&gt; </w:t>
      </w:r>
      <w:r w:rsidRPr="00445D53">
        <w:rPr>
          <w:b/>
          <w:bCs/>
        </w:rPr>
        <w:t>Card DDE</w:t>
      </w:r>
      <w:r>
        <w:t xml:space="preserve"> (</w:t>
      </w:r>
      <w:r>
        <w:rPr>
          <w:i/>
          <w:iCs/>
        </w:rPr>
        <w:t>child will be created</w:t>
      </w:r>
      <w:r w:rsidR="0070787B">
        <w:rPr>
          <w:i/>
          <w:iCs/>
        </w:rPr>
        <w:t xml:space="preserve"> for CC Disbursal Comms) </w:t>
      </w:r>
      <w:r w:rsidR="0070787B">
        <w:t xml:space="preserve">-&gt; </w:t>
      </w:r>
      <w:r w:rsidR="0070787B" w:rsidRPr="00445D53">
        <w:rPr>
          <w:b/>
          <w:bCs/>
        </w:rPr>
        <w:t>Awaiting STL</w:t>
      </w:r>
      <w:r w:rsidR="0070787B">
        <w:t xml:space="preserve"> -&gt; </w:t>
      </w:r>
      <w:r w:rsidR="0070787B" w:rsidRPr="00445D53">
        <w:rPr>
          <w:b/>
          <w:bCs/>
        </w:rPr>
        <w:t>Awaiting STL Checker</w:t>
      </w:r>
      <w:r w:rsidR="0070787B">
        <w:t xml:space="preserve"> (</w:t>
      </w:r>
      <w:r w:rsidR="000D4CFD">
        <w:t xml:space="preserve">Optional) -&gt; </w:t>
      </w:r>
      <w:r w:rsidR="000D4CFD" w:rsidRPr="00445D53">
        <w:rPr>
          <w:b/>
          <w:bCs/>
        </w:rPr>
        <w:t>Disbursal Resubmission</w:t>
      </w:r>
      <w:r w:rsidR="000D4CFD">
        <w:t xml:space="preserve"> -&gt; </w:t>
      </w:r>
      <w:r w:rsidR="000D4CFD" w:rsidRPr="00445D53">
        <w:rPr>
          <w:b/>
          <w:bCs/>
        </w:rPr>
        <w:t>Collect 1</w:t>
      </w:r>
      <w:r w:rsidR="000D4CFD">
        <w:t xml:space="preserve"> (T check if customer consent child is completed) -&gt; </w:t>
      </w:r>
      <w:r w:rsidR="000D4CFD" w:rsidRPr="00445D53">
        <w:rPr>
          <w:b/>
          <w:bCs/>
        </w:rPr>
        <w:t>Disbursal Checker</w:t>
      </w:r>
      <w:r w:rsidR="000D4CFD">
        <w:t xml:space="preserve"> (</w:t>
      </w:r>
      <w:r w:rsidR="000D4CFD">
        <w:rPr>
          <w:i/>
          <w:iCs/>
        </w:rPr>
        <w:t xml:space="preserve">child will be created for PL Disbursal Comms.) </w:t>
      </w:r>
      <w:r w:rsidR="000D4CFD">
        <w:t xml:space="preserve">-&gt; </w:t>
      </w:r>
      <w:r w:rsidR="00445D53">
        <w:rPr>
          <w:i/>
          <w:iCs/>
        </w:rPr>
        <w:t xml:space="preserve">If PDS = Yes </w:t>
      </w:r>
      <w:r w:rsidR="00445D53" w:rsidRPr="00962D20">
        <w:rPr>
          <w:b/>
          <w:bCs/>
        </w:rPr>
        <w:t>Post Disbursal Services</w:t>
      </w:r>
      <w:r w:rsidR="00445D53">
        <w:t xml:space="preserve"> -&gt; </w:t>
      </w:r>
      <w:r w:rsidR="00445D53" w:rsidRPr="00962D20">
        <w:rPr>
          <w:b/>
          <w:bCs/>
        </w:rPr>
        <w:t>Original Verification</w:t>
      </w:r>
      <w:r w:rsidR="00445D53">
        <w:t xml:space="preserve"> (</w:t>
      </w:r>
      <w:r w:rsidR="00445D53">
        <w:rPr>
          <w:i/>
          <w:iCs/>
        </w:rPr>
        <w:t xml:space="preserve">If PDS = No from Card DDE &amp; from PDS queue also) </w:t>
      </w:r>
      <w:r w:rsidR="00445D53">
        <w:t xml:space="preserve">-&gt; </w:t>
      </w:r>
      <w:r w:rsidR="00445D53" w:rsidRPr="00962D20">
        <w:rPr>
          <w:b/>
          <w:bCs/>
        </w:rPr>
        <w:t>Collect 2</w:t>
      </w:r>
      <w:r w:rsidR="00445D53">
        <w:t xml:space="preserve"> (To check if PL &amp; CC Disbursal Comms.</w:t>
      </w:r>
      <w:r w:rsidR="00D94A90">
        <w:t xml:space="preserve"> child</w:t>
      </w:r>
      <w:r w:rsidR="00445D53">
        <w:t xml:space="preserve"> Completed) -&gt; </w:t>
      </w:r>
      <w:r w:rsidR="00445D53" w:rsidRPr="00962D20">
        <w:rPr>
          <w:b/>
          <w:bCs/>
        </w:rPr>
        <w:t>Exit</w:t>
      </w:r>
      <w:r w:rsidR="00445D53">
        <w:t xml:space="preserve"> </w:t>
      </w:r>
    </w:p>
    <w:p w14:paraId="350320FE" w14:textId="77777777" w:rsidR="00445D53" w:rsidRDefault="00445D53" w:rsidP="00445D53">
      <w:pPr>
        <w:spacing w:line="360" w:lineRule="auto"/>
      </w:pPr>
    </w:p>
    <w:p w14:paraId="60D512FE" w14:textId="78340239" w:rsidR="002B4AAB" w:rsidRDefault="002B4AAB" w:rsidP="002B4AAB">
      <w:pPr>
        <w:pStyle w:val="Heading3"/>
        <w:numPr>
          <w:ilvl w:val="2"/>
          <w:numId w:val="2"/>
        </w:numPr>
      </w:pPr>
      <w:bookmarkStart w:id="69" w:name="_Toc206760636"/>
      <w:r>
        <w:t>Primary</w:t>
      </w:r>
      <w:r w:rsidR="00455E56">
        <w:t>(New)</w:t>
      </w:r>
      <w:r>
        <w:t xml:space="preserve"> with STL Required &amp; No Cross Sell</w:t>
      </w:r>
      <w:bookmarkEnd w:id="69"/>
      <w:r>
        <w:t xml:space="preserve"> </w:t>
      </w:r>
    </w:p>
    <w:p w14:paraId="7CD483FD" w14:textId="77777777" w:rsidR="002B4AAB" w:rsidRDefault="002B4AAB" w:rsidP="002B4AAB"/>
    <w:p w14:paraId="482486EA" w14:textId="5903C486" w:rsidR="002B4AAB" w:rsidRDefault="002B4AAB" w:rsidP="002B4AAB">
      <w:pPr>
        <w:pStyle w:val="Heading4"/>
        <w:numPr>
          <w:ilvl w:val="3"/>
          <w:numId w:val="2"/>
        </w:numPr>
      </w:pPr>
      <w:r>
        <w:t xml:space="preserve">STL Attached </w:t>
      </w:r>
    </w:p>
    <w:p w14:paraId="44475521" w14:textId="77777777" w:rsidR="002B4AAB" w:rsidRDefault="002B4AAB" w:rsidP="002B4AAB"/>
    <w:p w14:paraId="47AD2573" w14:textId="5B1B9FCC" w:rsidR="002B4AAB" w:rsidRDefault="00394FBC" w:rsidP="00394FBC">
      <w:pPr>
        <w:pStyle w:val="ListParagraph"/>
        <w:numPr>
          <w:ilvl w:val="0"/>
          <w:numId w:val="5"/>
        </w:numPr>
        <w:spacing w:line="360" w:lineRule="auto"/>
      </w:pPr>
      <w:r>
        <w:t xml:space="preserve">From Cons Doc Check, main WI will move as per below: </w:t>
      </w:r>
    </w:p>
    <w:p w14:paraId="775A0C55" w14:textId="6AFD9B56" w:rsidR="0002101C" w:rsidRDefault="009F3EA0" w:rsidP="0002101C">
      <w:pPr>
        <w:spacing w:line="360" w:lineRule="auto"/>
      </w:pPr>
      <w:r w:rsidRPr="0002101C">
        <w:rPr>
          <w:b/>
          <w:bCs/>
        </w:rPr>
        <w:t>Collect 1</w:t>
      </w:r>
      <w:r>
        <w:t xml:space="preserve"> (To check if customer consent child is completed) -&gt; </w:t>
      </w:r>
      <w:r w:rsidRPr="0002101C">
        <w:rPr>
          <w:b/>
          <w:bCs/>
        </w:rPr>
        <w:t>Disbursal Checker</w:t>
      </w:r>
      <w:r>
        <w:t xml:space="preserve"> (</w:t>
      </w:r>
      <w:r>
        <w:rPr>
          <w:i/>
          <w:iCs/>
        </w:rPr>
        <w:t xml:space="preserve">child will be created for PL Disbursal Comms. ) </w:t>
      </w:r>
      <w:r w:rsidR="0002101C">
        <w:t xml:space="preserve">-&gt; </w:t>
      </w:r>
      <w:r w:rsidR="0002101C">
        <w:rPr>
          <w:i/>
          <w:iCs/>
        </w:rPr>
        <w:t xml:space="preserve">If PDS = Yes </w:t>
      </w:r>
      <w:r w:rsidR="0002101C" w:rsidRPr="00962D20">
        <w:rPr>
          <w:b/>
          <w:bCs/>
        </w:rPr>
        <w:t>Post Disbursal Services</w:t>
      </w:r>
      <w:r w:rsidR="0002101C">
        <w:t xml:space="preserve"> -&gt; </w:t>
      </w:r>
      <w:r w:rsidR="0002101C" w:rsidRPr="00962D20">
        <w:rPr>
          <w:b/>
          <w:bCs/>
        </w:rPr>
        <w:t>Original Verification</w:t>
      </w:r>
      <w:r w:rsidR="0002101C">
        <w:t xml:space="preserve"> (</w:t>
      </w:r>
      <w:r w:rsidR="0002101C">
        <w:rPr>
          <w:i/>
          <w:iCs/>
        </w:rPr>
        <w:t xml:space="preserve">If PDS = No from Card DDE &amp; from PDS queue also) </w:t>
      </w:r>
      <w:r w:rsidR="0002101C">
        <w:t xml:space="preserve">-&gt; </w:t>
      </w:r>
      <w:r w:rsidR="0002101C" w:rsidRPr="00962D20">
        <w:rPr>
          <w:b/>
          <w:bCs/>
        </w:rPr>
        <w:t>Collect 2</w:t>
      </w:r>
      <w:r w:rsidR="0002101C">
        <w:t xml:space="preserve"> (To check if PL Disbursal Comms.</w:t>
      </w:r>
      <w:r w:rsidR="00D94A90">
        <w:t xml:space="preserve"> child</w:t>
      </w:r>
      <w:r w:rsidR="0002101C">
        <w:t xml:space="preserve"> Completed) -&gt; </w:t>
      </w:r>
      <w:r w:rsidR="0002101C" w:rsidRPr="00962D20">
        <w:rPr>
          <w:b/>
          <w:bCs/>
        </w:rPr>
        <w:t>Exit</w:t>
      </w:r>
      <w:r w:rsidR="0002101C">
        <w:t xml:space="preserve"> </w:t>
      </w:r>
    </w:p>
    <w:p w14:paraId="56588694" w14:textId="77777777" w:rsidR="0002101C" w:rsidRDefault="0002101C" w:rsidP="0002101C">
      <w:pPr>
        <w:spacing w:line="360" w:lineRule="auto"/>
      </w:pPr>
    </w:p>
    <w:p w14:paraId="23EE3D8E" w14:textId="61BAFAF7" w:rsidR="0002101C" w:rsidRDefault="0002101C" w:rsidP="0002101C">
      <w:pPr>
        <w:pStyle w:val="Heading4"/>
        <w:numPr>
          <w:ilvl w:val="3"/>
          <w:numId w:val="2"/>
        </w:numPr>
      </w:pPr>
      <w:r>
        <w:t xml:space="preserve">STL not Attached </w:t>
      </w:r>
    </w:p>
    <w:p w14:paraId="33DAD2C2" w14:textId="77777777" w:rsidR="0002101C" w:rsidRDefault="0002101C" w:rsidP="0002101C"/>
    <w:p w14:paraId="0E789880" w14:textId="77777777" w:rsidR="0002101C" w:rsidRDefault="0002101C" w:rsidP="0002101C">
      <w:pPr>
        <w:pStyle w:val="ListParagraph"/>
        <w:numPr>
          <w:ilvl w:val="0"/>
          <w:numId w:val="5"/>
        </w:numPr>
        <w:spacing w:line="360" w:lineRule="auto"/>
      </w:pPr>
      <w:r>
        <w:t xml:space="preserve">From Cons Doc Check, main WI will move as per below: </w:t>
      </w:r>
    </w:p>
    <w:p w14:paraId="437F0F30" w14:textId="779CCB5F" w:rsidR="0002101C" w:rsidRDefault="0002101C" w:rsidP="0002101C">
      <w:pPr>
        <w:spacing w:line="360" w:lineRule="auto"/>
      </w:pPr>
      <w:r>
        <w:rPr>
          <w:b/>
          <w:bCs/>
        </w:rPr>
        <w:t xml:space="preserve">Awaiting STL </w:t>
      </w:r>
      <w:r w:rsidRPr="0002101C">
        <w:t>-&gt;</w:t>
      </w:r>
      <w:r>
        <w:rPr>
          <w:b/>
          <w:bCs/>
        </w:rPr>
        <w:t xml:space="preserve"> Awaiting STL Checker </w:t>
      </w:r>
      <w:r w:rsidRPr="0002101C">
        <w:t>(Optional) -&gt;</w:t>
      </w:r>
      <w:r>
        <w:rPr>
          <w:b/>
          <w:bCs/>
        </w:rPr>
        <w:t xml:space="preserve"> Disbursal Resubmission </w:t>
      </w:r>
      <w:r w:rsidRPr="0002101C">
        <w:t>-&gt;</w:t>
      </w:r>
      <w:r>
        <w:rPr>
          <w:b/>
          <w:bCs/>
        </w:rPr>
        <w:t xml:space="preserve"> </w:t>
      </w:r>
      <w:r w:rsidRPr="0002101C">
        <w:rPr>
          <w:b/>
          <w:bCs/>
        </w:rPr>
        <w:t>Collect 1</w:t>
      </w:r>
      <w:r>
        <w:t xml:space="preserve"> (To check if customer consent child is completed) -&gt; </w:t>
      </w:r>
      <w:r w:rsidRPr="0002101C">
        <w:rPr>
          <w:b/>
          <w:bCs/>
        </w:rPr>
        <w:t>Disbursal Checker</w:t>
      </w:r>
      <w:r>
        <w:t xml:space="preserve"> (</w:t>
      </w:r>
      <w:r>
        <w:rPr>
          <w:i/>
          <w:iCs/>
        </w:rPr>
        <w:t xml:space="preserve">child will be created for PL Disbursal Comms. ) </w:t>
      </w:r>
      <w:r>
        <w:t xml:space="preserve">-&gt; </w:t>
      </w:r>
      <w:r>
        <w:rPr>
          <w:i/>
          <w:iCs/>
        </w:rPr>
        <w:t xml:space="preserve">If PDS = Yes </w:t>
      </w:r>
      <w:r w:rsidRPr="00962D20">
        <w:rPr>
          <w:b/>
          <w:bCs/>
        </w:rPr>
        <w:t>Post Disbursal Services</w:t>
      </w:r>
      <w:r>
        <w:t xml:space="preserve"> -&gt; </w:t>
      </w:r>
      <w:r w:rsidRPr="00962D20">
        <w:rPr>
          <w:b/>
          <w:bCs/>
        </w:rPr>
        <w:t>Original Verification</w:t>
      </w:r>
      <w:r>
        <w:t xml:space="preserve"> (</w:t>
      </w:r>
      <w:r>
        <w:rPr>
          <w:i/>
          <w:iCs/>
        </w:rPr>
        <w:t xml:space="preserve">If PDS = No from Card DDE &amp; from PDS queue also) </w:t>
      </w:r>
      <w:r>
        <w:t xml:space="preserve">-&gt; </w:t>
      </w:r>
      <w:r w:rsidRPr="00962D20">
        <w:rPr>
          <w:b/>
          <w:bCs/>
        </w:rPr>
        <w:t>Collect 2</w:t>
      </w:r>
      <w:r>
        <w:t xml:space="preserve"> (To check if PL Disbursal Comms. </w:t>
      </w:r>
      <w:r w:rsidR="00D94A90">
        <w:t xml:space="preserve">Child </w:t>
      </w:r>
      <w:r>
        <w:t xml:space="preserve">Completed) -&gt; </w:t>
      </w:r>
      <w:r w:rsidRPr="00962D20">
        <w:rPr>
          <w:b/>
          <w:bCs/>
        </w:rPr>
        <w:t>Exit</w:t>
      </w:r>
      <w:r>
        <w:t xml:space="preserve"> </w:t>
      </w:r>
    </w:p>
    <w:p w14:paraId="22E7F3D9" w14:textId="77777777" w:rsidR="00FC3471" w:rsidRDefault="00FC3471" w:rsidP="0002101C">
      <w:pPr>
        <w:spacing w:line="360" w:lineRule="auto"/>
      </w:pPr>
    </w:p>
    <w:p w14:paraId="6D4E9505" w14:textId="51245E15" w:rsidR="00A20794" w:rsidRDefault="00FC3471" w:rsidP="00A20794">
      <w:pPr>
        <w:pStyle w:val="Heading3"/>
        <w:numPr>
          <w:ilvl w:val="2"/>
          <w:numId w:val="2"/>
        </w:numPr>
      </w:pPr>
      <w:bookmarkStart w:id="70" w:name="_Toc206760637"/>
      <w:r>
        <w:t>Primary</w:t>
      </w:r>
      <w:r w:rsidR="00455E56">
        <w:t>(Excluding New / Takeover)</w:t>
      </w:r>
      <w:r>
        <w:t xml:space="preserve"> Without STL Required &amp; Cross Sell = CC</w:t>
      </w:r>
      <w:bookmarkEnd w:id="70"/>
      <w:r>
        <w:t xml:space="preserve"> </w:t>
      </w:r>
    </w:p>
    <w:p w14:paraId="34D9E6E4" w14:textId="77777777" w:rsidR="00A20794" w:rsidRDefault="00A20794" w:rsidP="00A20794"/>
    <w:p w14:paraId="6EDE8E78" w14:textId="058A14B9" w:rsidR="00A20794" w:rsidRDefault="00A20794" w:rsidP="00A20794">
      <w:pPr>
        <w:pStyle w:val="ListParagraph"/>
        <w:numPr>
          <w:ilvl w:val="0"/>
          <w:numId w:val="5"/>
        </w:numPr>
        <w:spacing w:line="360" w:lineRule="auto"/>
      </w:pPr>
      <w:r>
        <w:t xml:space="preserve">From Cons Doc Check, the main WI will as per below: </w:t>
      </w:r>
    </w:p>
    <w:p w14:paraId="55594BD0" w14:textId="69810C7E" w:rsidR="00482CF8" w:rsidRDefault="00C718E4" w:rsidP="00482CF8">
      <w:pPr>
        <w:spacing w:line="360" w:lineRule="auto"/>
      </w:pPr>
      <w:r w:rsidRPr="00047DA0">
        <w:rPr>
          <w:b/>
          <w:bCs/>
        </w:rPr>
        <w:t>Collect 1</w:t>
      </w:r>
      <w:r>
        <w:t xml:space="preserve"> (To check if customer consent child is </w:t>
      </w:r>
      <w:r w:rsidR="00047DA0">
        <w:t>completed)</w:t>
      </w:r>
      <w:r>
        <w:t xml:space="preserve"> -&gt; </w:t>
      </w:r>
      <w:r w:rsidRPr="00047DA0">
        <w:rPr>
          <w:b/>
          <w:bCs/>
        </w:rPr>
        <w:t>Disbursal Checker</w:t>
      </w:r>
      <w:r>
        <w:t xml:space="preserve"> </w:t>
      </w:r>
      <w:r w:rsidR="005C569C">
        <w:t>(</w:t>
      </w:r>
      <w:r w:rsidR="005C569C">
        <w:rPr>
          <w:i/>
          <w:iCs/>
        </w:rPr>
        <w:t xml:space="preserve">child will be created for PL Disbursal Comms.) </w:t>
      </w:r>
      <w:r w:rsidR="005C569C">
        <w:t xml:space="preserve">-&gt; </w:t>
      </w:r>
      <w:r w:rsidR="005C569C" w:rsidRPr="00047DA0">
        <w:rPr>
          <w:b/>
          <w:bCs/>
        </w:rPr>
        <w:t>Card CRU</w:t>
      </w:r>
      <w:r w:rsidR="005C569C">
        <w:t xml:space="preserve"> -&gt; </w:t>
      </w:r>
      <w:r w:rsidR="005C569C" w:rsidRPr="00047DA0">
        <w:rPr>
          <w:b/>
          <w:bCs/>
        </w:rPr>
        <w:t>Card DDE</w:t>
      </w:r>
      <w:r w:rsidR="005C569C">
        <w:t xml:space="preserve"> (</w:t>
      </w:r>
      <w:r w:rsidR="005C569C">
        <w:rPr>
          <w:i/>
          <w:iCs/>
        </w:rPr>
        <w:t xml:space="preserve">child will be created for CC Disbursal Comms) </w:t>
      </w:r>
      <w:r w:rsidR="005C569C">
        <w:t xml:space="preserve">-&gt; </w:t>
      </w:r>
      <w:r w:rsidR="00482CF8">
        <w:rPr>
          <w:i/>
          <w:iCs/>
        </w:rPr>
        <w:t xml:space="preserve">If PDS = Yes </w:t>
      </w:r>
      <w:r w:rsidR="00482CF8" w:rsidRPr="00962D20">
        <w:rPr>
          <w:b/>
          <w:bCs/>
        </w:rPr>
        <w:t>Post Disbursal Services</w:t>
      </w:r>
      <w:r w:rsidR="00482CF8">
        <w:t xml:space="preserve"> -&gt; </w:t>
      </w:r>
      <w:r w:rsidR="00482CF8" w:rsidRPr="00962D20">
        <w:rPr>
          <w:b/>
          <w:bCs/>
        </w:rPr>
        <w:t>Original Verification</w:t>
      </w:r>
      <w:r w:rsidR="00482CF8">
        <w:t xml:space="preserve"> (</w:t>
      </w:r>
      <w:r w:rsidR="00482CF8">
        <w:rPr>
          <w:i/>
          <w:iCs/>
        </w:rPr>
        <w:t xml:space="preserve">If PDS = No from Card DDE &amp; from PDS queue also) </w:t>
      </w:r>
      <w:r w:rsidR="00482CF8">
        <w:t xml:space="preserve">-&gt; </w:t>
      </w:r>
      <w:r w:rsidR="00482CF8" w:rsidRPr="00962D20">
        <w:rPr>
          <w:b/>
          <w:bCs/>
        </w:rPr>
        <w:t>Collect 2</w:t>
      </w:r>
      <w:r w:rsidR="00482CF8">
        <w:t xml:space="preserve"> (To check if PL &amp; CC Disbursal Comms. </w:t>
      </w:r>
      <w:r w:rsidR="00D94A90">
        <w:t xml:space="preserve">Child </w:t>
      </w:r>
      <w:r w:rsidR="00482CF8">
        <w:t xml:space="preserve">Completed) -&gt; </w:t>
      </w:r>
      <w:r w:rsidR="00482CF8" w:rsidRPr="00962D20">
        <w:rPr>
          <w:b/>
          <w:bCs/>
        </w:rPr>
        <w:t>Exit</w:t>
      </w:r>
      <w:r w:rsidR="00482CF8">
        <w:t xml:space="preserve"> </w:t>
      </w:r>
    </w:p>
    <w:p w14:paraId="7E047E96" w14:textId="77777777" w:rsidR="00482CF8" w:rsidRDefault="00482CF8" w:rsidP="00482CF8">
      <w:pPr>
        <w:spacing w:line="360" w:lineRule="auto"/>
      </w:pPr>
    </w:p>
    <w:p w14:paraId="45593296" w14:textId="085E18BA" w:rsidR="00482CF8" w:rsidRDefault="00482CF8" w:rsidP="00482CF8">
      <w:pPr>
        <w:pStyle w:val="Heading3"/>
        <w:numPr>
          <w:ilvl w:val="2"/>
          <w:numId w:val="2"/>
        </w:numPr>
      </w:pPr>
      <w:bookmarkStart w:id="71" w:name="_Toc206760638"/>
      <w:r>
        <w:t>Primary</w:t>
      </w:r>
      <w:r w:rsidR="00455E56">
        <w:t>(Excluding New / Takeover)</w:t>
      </w:r>
      <w:r>
        <w:t xml:space="preserve"> Without STL Required &amp; No Cross Sell</w:t>
      </w:r>
      <w:bookmarkEnd w:id="71"/>
      <w:r>
        <w:t xml:space="preserve"> </w:t>
      </w:r>
    </w:p>
    <w:p w14:paraId="284849F6" w14:textId="77777777" w:rsidR="00482CF8" w:rsidRDefault="00482CF8" w:rsidP="00482CF8"/>
    <w:p w14:paraId="43D5B6E0" w14:textId="77777777" w:rsidR="00047DA0" w:rsidRDefault="00047DA0" w:rsidP="00047DA0">
      <w:pPr>
        <w:pStyle w:val="ListParagraph"/>
        <w:numPr>
          <w:ilvl w:val="0"/>
          <w:numId w:val="5"/>
        </w:numPr>
        <w:spacing w:line="360" w:lineRule="auto"/>
      </w:pPr>
      <w:r>
        <w:t xml:space="preserve">From Cons Doc Check, the main WI will as per below: </w:t>
      </w:r>
    </w:p>
    <w:p w14:paraId="25DD67A5" w14:textId="283A6905" w:rsidR="00D94A90" w:rsidRDefault="00047DA0" w:rsidP="00D94A90">
      <w:pPr>
        <w:spacing w:line="360" w:lineRule="auto"/>
      </w:pPr>
      <w:r w:rsidRPr="00D94A90">
        <w:rPr>
          <w:b/>
          <w:bCs/>
        </w:rPr>
        <w:t>Collect 1</w:t>
      </w:r>
      <w:r>
        <w:t xml:space="preserve"> (To check if customer consent child is </w:t>
      </w:r>
      <w:r w:rsidR="00720DB4">
        <w:t>completed)</w:t>
      </w:r>
      <w:r>
        <w:t xml:space="preserve"> -&gt; </w:t>
      </w:r>
      <w:r w:rsidRPr="00D94A90">
        <w:rPr>
          <w:b/>
          <w:bCs/>
        </w:rPr>
        <w:t>Disbursal Checker</w:t>
      </w:r>
      <w:r>
        <w:t xml:space="preserve"> (</w:t>
      </w:r>
      <w:r>
        <w:rPr>
          <w:i/>
          <w:iCs/>
        </w:rPr>
        <w:t xml:space="preserve">child will be created for PL Disbursal Comms.) </w:t>
      </w:r>
      <w:r>
        <w:t>-&gt;</w:t>
      </w:r>
      <w:r w:rsidR="00D94A90" w:rsidRPr="00D94A90">
        <w:rPr>
          <w:i/>
          <w:iCs/>
        </w:rPr>
        <w:t xml:space="preserve"> </w:t>
      </w:r>
      <w:r w:rsidR="00D94A90">
        <w:rPr>
          <w:i/>
          <w:iCs/>
        </w:rPr>
        <w:t xml:space="preserve">If PDS = Yes </w:t>
      </w:r>
      <w:r w:rsidR="00D94A90" w:rsidRPr="00962D20">
        <w:rPr>
          <w:b/>
          <w:bCs/>
        </w:rPr>
        <w:t>Post Disbursal Services</w:t>
      </w:r>
      <w:r w:rsidR="00D94A90">
        <w:t xml:space="preserve"> -&gt; </w:t>
      </w:r>
      <w:r w:rsidR="00D94A90" w:rsidRPr="00962D20">
        <w:rPr>
          <w:b/>
          <w:bCs/>
        </w:rPr>
        <w:t>Original Verification</w:t>
      </w:r>
      <w:r w:rsidR="00D94A90">
        <w:t xml:space="preserve"> (</w:t>
      </w:r>
      <w:r w:rsidR="00D94A90">
        <w:rPr>
          <w:i/>
          <w:iCs/>
        </w:rPr>
        <w:t xml:space="preserve">If PDS = No from Card DDE &amp; from PDS queue also) </w:t>
      </w:r>
      <w:r w:rsidR="00D94A90">
        <w:t xml:space="preserve">-&gt; </w:t>
      </w:r>
      <w:r w:rsidR="00D94A90" w:rsidRPr="00962D20">
        <w:rPr>
          <w:b/>
          <w:bCs/>
        </w:rPr>
        <w:t>Collect 2</w:t>
      </w:r>
      <w:r w:rsidR="00D94A90">
        <w:t xml:space="preserve"> (To check if PL Disbursal Comms. Child Completed) -&gt; </w:t>
      </w:r>
      <w:r w:rsidR="00D94A90" w:rsidRPr="00962D20">
        <w:rPr>
          <w:b/>
          <w:bCs/>
        </w:rPr>
        <w:t>Exit</w:t>
      </w:r>
      <w:r w:rsidR="00D94A90">
        <w:t xml:space="preserve"> </w:t>
      </w:r>
    </w:p>
    <w:p w14:paraId="5DB103D6" w14:textId="77777777" w:rsidR="00D94A90" w:rsidRDefault="00D94A90" w:rsidP="00D94A90">
      <w:pPr>
        <w:spacing w:line="360" w:lineRule="auto"/>
      </w:pPr>
    </w:p>
    <w:p w14:paraId="22D650CD" w14:textId="77777777" w:rsidR="00D94A90" w:rsidRDefault="00D94A90" w:rsidP="00D94A90">
      <w:pPr>
        <w:spacing w:line="360" w:lineRule="auto"/>
      </w:pPr>
    </w:p>
    <w:p w14:paraId="3404F3AF" w14:textId="3F5C3762" w:rsidR="00817281" w:rsidRDefault="00F06932" w:rsidP="00817281">
      <w:pPr>
        <w:pStyle w:val="Heading3"/>
        <w:numPr>
          <w:ilvl w:val="2"/>
          <w:numId w:val="2"/>
        </w:numPr>
      </w:pPr>
      <w:bookmarkStart w:id="72" w:name="_Toc206760639"/>
      <w:r>
        <w:lastRenderedPageBreak/>
        <w:t xml:space="preserve">Secondary Bank </w:t>
      </w:r>
      <w:r w:rsidR="00720DB4">
        <w:t>LC with STL Required</w:t>
      </w:r>
      <w:r w:rsidR="00E86297">
        <w:t>(New)</w:t>
      </w:r>
      <w:r w:rsidR="00720DB4">
        <w:t>&amp; Cross Sell = AO</w:t>
      </w:r>
      <w:bookmarkEnd w:id="72"/>
      <w:r w:rsidR="00720DB4">
        <w:t xml:space="preserve"> </w:t>
      </w:r>
    </w:p>
    <w:p w14:paraId="2BC90656" w14:textId="77777777" w:rsidR="00817281" w:rsidRDefault="00817281" w:rsidP="00817281"/>
    <w:p w14:paraId="0F5F92B4" w14:textId="28814AEF" w:rsidR="00817281" w:rsidRDefault="00817281" w:rsidP="00817281">
      <w:pPr>
        <w:pStyle w:val="Heading4"/>
        <w:numPr>
          <w:ilvl w:val="3"/>
          <w:numId w:val="2"/>
        </w:numPr>
      </w:pPr>
      <w:r>
        <w:t xml:space="preserve">STL Attached </w:t>
      </w:r>
    </w:p>
    <w:p w14:paraId="274FDFD1" w14:textId="77777777" w:rsidR="00817281" w:rsidRDefault="00817281" w:rsidP="00817281"/>
    <w:p w14:paraId="3E7AC344" w14:textId="2F23222A" w:rsidR="00817281" w:rsidRDefault="00817281" w:rsidP="00817281">
      <w:pPr>
        <w:pStyle w:val="ListParagraph"/>
        <w:numPr>
          <w:ilvl w:val="0"/>
          <w:numId w:val="5"/>
        </w:numPr>
        <w:spacing w:line="360" w:lineRule="auto"/>
      </w:pPr>
      <w:r>
        <w:t xml:space="preserve">From Cons Doc Check, the main WI will move as per below: </w:t>
      </w:r>
    </w:p>
    <w:p w14:paraId="19ED8B5A" w14:textId="047AB656" w:rsidR="00817281" w:rsidRDefault="00B125B2" w:rsidP="00817281">
      <w:pPr>
        <w:spacing w:line="360" w:lineRule="auto"/>
        <w:rPr>
          <w:b/>
          <w:bCs/>
        </w:rPr>
      </w:pPr>
      <w:r w:rsidRPr="003917FD">
        <w:rPr>
          <w:b/>
          <w:bCs/>
        </w:rPr>
        <w:t>Awaiting AO</w:t>
      </w:r>
      <w:r>
        <w:t xml:space="preserve"> -&gt; </w:t>
      </w:r>
      <w:r w:rsidRPr="003917FD">
        <w:rPr>
          <w:b/>
          <w:bCs/>
        </w:rPr>
        <w:t>Disbursal Resubmission</w:t>
      </w:r>
      <w:r>
        <w:t xml:space="preserve"> -&gt; </w:t>
      </w:r>
      <w:r w:rsidR="003917FD" w:rsidRPr="003917FD">
        <w:rPr>
          <w:b/>
          <w:bCs/>
        </w:rPr>
        <w:t>C</w:t>
      </w:r>
      <w:r w:rsidRPr="003917FD">
        <w:rPr>
          <w:b/>
          <w:bCs/>
        </w:rPr>
        <w:t>ollect 1</w:t>
      </w:r>
      <w:r>
        <w:t xml:space="preserve"> (To check if customer consent child is completed) -&gt; </w:t>
      </w:r>
      <w:r w:rsidRPr="003917FD">
        <w:rPr>
          <w:b/>
          <w:bCs/>
        </w:rPr>
        <w:t>Disbursal Checker</w:t>
      </w:r>
      <w:r>
        <w:t xml:space="preserve"> (</w:t>
      </w:r>
      <w:r>
        <w:rPr>
          <w:i/>
          <w:iCs/>
        </w:rPr>
        <w:t xml:space="preserve">child will be created for PL Disbursal Comms.) </w:t>
      </w:r>
      <w:r>
        <w:t xml:space="preserve">-&gt; </w:t>
      </w:r>
      <w:r w:rsidR="003917FD" w:rsidRPr="003917FD">
        <w:rPr>
          <w:b/>
          <w:bCs/>
        </w:rPr>
        <w:t>Primary MCQ Issuance</w:t>
      </w:r>
      <w:r w:rsidR="003917FD">
        <w:t xml:space="preserve"> -&gt; </w:t>
      </w:r>
      <w:r w:rsidR="003917FD" w:rsidRPr="003917FD">
        <w:rPr>
          <w:b/>
          <w:bCs/>
        </w:rPr>
        <w:t>Original Verification</w:t>
      </w:r>
      <w:r w:rsidR="003917FD">
        <w:t xml:space="preserve"> -&gt; </w:t>
      </w:r>
      <w:r w:rsidR="003917FD" w:rsidRPr="003917FD">
        <w:rPr>
          <w:b/>
          <w:bCs/>
        </w:rPr>
        <w:t>Collect 2</w:t>
      </w:r>
      <w:r w:rsidR="003917FD">
        <w:t xml:space="preserve"> (To check if PL Disbursal Comms. Child completed) -&gt; </w:t>
      </w:r>
      <w:r w:rsidR="003917FD" w:rsidRPr="003917FD">
        <w:rPr>
          <w:b/>
          <w:bCs/>
        </w:rPr>
        <w:t xml:space="preserve">Exit </w:t>
      </w:r>
    </w:p>
    <w:p w14:paraId="254F5573" w14:textId="77777777" w:rsidR="003917FD" w:rsidRDefault="003917FD" w:rsidP="00817281">
      <w:pPr>
        <w:spacing w:line="360" w:lineRule="auto"/>
        <w:rPr>
          <w:b/>
          <w:bCs/>
        </w:rPr>
      </w:pPr>
    </w:p>
    <w:p w14:paraId="334BA0DE" w14:textId="7CEBA6A6" w:rsidR="003917FD" w:rsidRDefault="003917FD" w:rsidP="003917FD">
      <w:pPr>
        <w:pStyle w:val="Heading4"/>
        <w:numPr>
          <w:ilvl w:val="3"/>
          <w:numId w:val="2"/>
        </w:numPr>
      </w:pPr>
      <w:r>
        <w:t xml:space="preserve">STL not Attached </w:t>
      </w:r>
    </w:p>
    <w:p w14:paraId="7DC4B96B" w14:textId="77777777" w:rsidR="003917FD" w:rsidRDefault="003917FD" w:rsidP="003917FD"/>
    <w:p w14:paraId="28026F7F" w14:textId="77777777" w:rsidR="003917FD" w:rsidRDefault="003917FD" w:rsidP="003917FD">
      <w:pPr>
        <w:pStyle w:val="ListParagraph"/>
        <w:numPr>
          <w:ilvl w:val="0"/>
          <w:numId w:val="5"/>
        </w:numPr>
        <w:spacing w:line="360" w:lineRule="auto"/>
      </w:pPr>
      <w:r>
        <w:t xml:space="preserve">From Cons Doc Check, the main WI will move as per below: </w:t>
      </w:r>
    </w:p>
    <w:p w14:paraId="007C2B2A" w14:textId="7E04332E" w:rsidR="003917FD" w:rsidRDefault="003917FD" w:rsidP="003917FD">
      <w:pPr>
        <w:spacing w:line="360" w:lineRule="auto"/>
        <w:rPr>
          <w:b/>
          <w:bCs/>
        </w:rPr>
      </w:pPr>
      <w:r w:rsidRPr="003917FD">
        <w:rPr>
          <w:b/>
          <w:bCs/>
        </w:rPr>
        <w:t>Awaiting AO</w:t>
      </w:r>
      <w:r>
        <w:t xml:space="preserve"> -&gt; </w:t>
      </w:r>
      <w:r w:rsidRPr="00FB14FC">
        <w:rPr>
          <w:b/>
          <w:bCs/>
        </w:rPr>
        <w:t>Awaiting STL</w:t>
      </w:r>
      <w:r>
        <w:t xml:space="preserve"> -&gt; </w:t>
      </w:r>
      <w:r w:rsidRPr="00FB14FC">
        <w:rPr>
          <w:b/>
          <w:bCs/>
        </w:rPr>
        <w:t>Awaiting STL Checker</w:t>
      </w:r>
      <w:r>
        <w:t xml:space="preserve"> (</w:t>
      </w:r>
      <w:r w:rsidR="00FB14FC">
        <w:t xml:space="preserve">Optional) -&gt; </w:t>
      </w:r>
      <w:r w:rsidRPr="003917FD">
        <w:rPr>
          <w:b/>
          <w:bCs/>
        </w:rPr>
        <w:t>Disbursal Resubmission</w:t>
      </w:r>
      <w:r>
        <w:t xml:space="preserve"> -&gt; </w:t>
      </w:r>
      <w:r w:rsidRPr="003917FD">
        <w:rPr>
          <w:b/>
          <w:bCs/>
        </w:rPr>
        <w:t>Collect 1</w:t>
      </w:r>
      <w:r>
        <w:t xml:space="preserve"> (To check if customer consent child is completed) -&gt; </w:t>
      </w:r>
      <w:r w:rsidRPr="003917FD">
        <w:rPr>
          <w:b/>
          <w:bCs/>
        </w:rPr>
        <w:t>Disbursal Checker</w:t>
      </w:r>
      <w:r>
        <w:t xml:space="preserve"> (</w:t>
      </w:r>
      <w:r>
        <w:rPr>
          <w:i/>
          <w:iCs/>
        </w:rPr>
        <w:t xml:space="preserve">child will be created for PL Disbursal Comms.) </w:t>
      </w:r>
      <w:r>
        <w:t xml:space="preserve">-&gt; </w:t>
      </w:r>
      <w:r w:rsidRPr="003917FD">
        <w:rPr>
          <w:b/>
          <w:bCs/>
        </w:rPr>
        <w:t>Primary MCQ Issuance</w:t>
      </w:r>
      <w:r>
        <w:t xml:space="preserve"> -&gt; </w:t>
      </w:r>
      <w:r w:rsidRPr="003917FD">
        <w:rPr>
          <w:b/>
          <w:bCs/>
        </w:rPr>
        <w:t>Original Verification</w:t>
      </w:r>
      <w:r>
        <w:t xml:space="preserve"> -&gt; </w:t>
      </w:r>
      <w:r w:rsidRPr="003917FD">
        <w:rPr>
          <w:b/>
          <w:bCs/>
        </w:rPr>
        <w:t>Collect 2</w:t>
      </w:r>
      <w:r>
        <w:t xml:space="preserve"> (To check if PL Disbursal Comms. Child completed) -&gt; </w:t>
      </w:r>
      <w:r w:rsidRPr="003917FD">
        <w:rPr>
          <w:b/>
          <w:bCs/>
        </w:rPr>
        <w:t xml:space="preserve">Exit </w:t>
      </w:r>
    </w:p>
    <w:p w14:paraId="43B5F0C7" w14:textId="77777777" w:rsidR="00EA0BB3" w:rsidRDefault="00EA0BB3" w:rsidP="003917FD">
      <w:pPr>
        <w:spacing w:line="360" w:lineRule="auto"/>
        <w:rPr>
          <w:b/>
          <w:bCs/>
        </w:rPr>
      </w:pPr>
    </w:p>
    <w:p w14:paraId="582CF82A" w14:textId="77777777" w:rsidR="00EA0BB3" w:rsidRDefault="00EA0BB3" w:rsidP="003917FD">
      <w:pPr>
        <w:spacing w:line="360" w:lineRule="auto"/>
        <w:rPr>
          <w:b/>
          <w:bCs/>
        </w:rPr>
      </w:pPr>
    </w:p>
    <w:p w14:paraId="559D447C" w14:textId="4767037E" w:rsidR="00EA0BB3" w:rsidRDefault="00EA0BB3" w:rsidP="00EA0BB3">
      <w:pPr>
        <w:pStyle w:val="Heading3"/>
        <w:numPr>
          <w:ilvl w:val="2"/>
          <w:numId w:val="2"/>
        </w:numPr>
      </w:pPr>
      <w:bookmarkStart w:id="73" w:name="_Toc206760640"/>
      <w:r>
        <w:t>Secondary Bank LC with STL Required</w:t>
      </w:r>
      <w:r w:rsidR="00E86297">
        <w:t xml:space="preserve">(New) </w:t>
      </w:r>
      <w:r>
        <w:t>&amp; Cross Sell = CC</w:t>
      </w:r>
      <w:bookmarkEnd w:id="73"/>
      <w:r>
        <w:t xml:space="preserve"> </w:t>
      </w:r>
    </w:p>
    <w:p w14:paraId="72E79B2B" w14:textId="77777777" w:rsidR="00EA0BB3" w:rsidRDefault="00EA0BB3" w:rsidP="00EA0BB3"/>
    <w:p w14:paraId="3F34A5A7" w14:textId="1A60DD46" w:rsidR="002F6BD0" w:rsidRDefault="002F6BD0" w:rsidP="002F6BD0">
      <w:pPr>
        <w:pStyle w:val="Heading4"/>
        <w:numPr>
          <w:ilvl w:val="3"/>
          <w:numId w:val="2"/>
        </w:numPr>
      </w:pPr>
      <w:r>
        <w:t xml:space="preserve">Primary MCQ Issuance Before CC Required = Y </w:t>
      </w:r>
    </w:p>
    <w:p w14:paraId="02A74BCA" w14:textId="77777777" w:rsidR="002F6BD0" w:rsidRDefault="002F6BD0" w:rsidP="002F6BD0"/>
    <w:p w14:paraId="6E424CCB" w14:textId="31EC99F9" w:rsidR="00CA3257" w:rsidRDefault="00A4079C" w:rsidP="00A4079C">
      <w:pPr>
        <w:pStyle w:val="Heading5"/>
        <w:numPr>
          <w:ilvl w:val="4"/>
          <w:numId w:val="2"/>
        </w:numPr>
      </w:pPr>
      <w:r>
        <w:t>S</w:t>
      </w:r>
      <w:r w:rsidR="00CA3257">
        <w:t xml:space="preserve">TL Attached </w:t>
      </w:r>
    </w:p>
    <w:p w14:paraId="0DB5057F" w14:textId="77777777" w:rsidR="00CA3257" w:rsidRDefault="00CA3257" w:rsidP="00CA3257"/>
    <w:p w14:paraId="51CB8BD7" w14:textId="2C5339D0" w:rsidR="00CA3257" w:rsidRDefault="00CA3257" w:rsidP="00CA3257">
      <w:pPr>
        <w:pStyle w:val="ListParagraph"/>
        <w:numPr>
          <w:ilvl w:val="0"/>
          <w:numId w:val="5"/>
        </w:numPr>
        <w:spacing w:line="360" w:lineRule="auto"/>
      </w:pPr>
      <w:r>
        <w:t xml:space="preserve">From Cons Doc Check, the main WI will move as per below: </w:t>
      </w:r>
    </w:p>
    <w:p w14:paraId="48CECCE2" w14:textId="2592DF01" w:rsidR="00CA3257" w:rsidRDefault="00B32FF8" w:rsidP="00CA3257">
      <w:pPr>
        <w:spacing w:line="360" w:lineRule="auto"/>
      </w:pPr>
      <w:r w:rsidRPr="00A4079C">
        <w:rPr>
          <w:b/>
          <w:bCs/>
        </w:rPr>
        <w:t>Collect 1</w:t>
      </w:r>
      <w:r>
        <w:t xml:space="preserve"> (To check if customer consent child is completed)</w:t>
      </w:r>
      <w:r w:rsidR="00832F43">
        <w:t xml:space="preserve"> -&gt; </w:t>
      </w:r>
      <w:r w:rsidR="003F3A7B" w:rsidRPr="00A4079C">
        <w:rPr>
          <w:b/>
          <w:bCs/>
        </w:rPr>
        <w:t>Disbursal Checker</w:t>
      </w:r>
      <w:r w:rsidR="003F3A7B">
        <w:t xml:space="preserve"> (</w:t>
      </w:r>
      <w:r w:rsidR="003F3A7B">
        <w:rPr>
          <w:i/>
          <w:iCs/>
        </w:rPr>
        <w:t xml:space="preserve">child will be created for </w:t>
      </w:r>
      <w:r w:rsidR="001740E8">
        <w:rPr>
          <w:i/>
          <w:iCs/>
        </w:rPr>
        <w:t xml:space="preserve">PL Disbursal Comms) </w:t>
      </w:r>
      <w:r w:rsidR="001740E8" w:rsidRPr="00A4079C">
        <w:rPr>
          <w:b/>
          <w:bCs/>
        </w:rPr>
        <w:t>-&gt; Primary MCQ Issuance</w:t>
      </w:r>
      <w:r w:rsidR="001740E8">
        <w:t xml:space="preserve"> -&gt; </w:t>
      </w:r>
      <w:r w:rsidR="001740E8" w:rsidRPr="00A4079C">
        <w:rPr>
          <w:b/>
          <w:bCs/>
        </w:rPr>
        <w:t>Card CRU</w:t>
      </w:r>
      <w:r w:rsidR="001740E8">
        <w:t xml:space="preserve"> -&gt; </w:t>
      </w:r>
      <w:r w:rsidR="00DE61FA" w:rsidRPr="00A4079C">
        <w:rPr>
          <w:b/>
          <w:bCs/>
        </w:rPr>
        <w:t>Card DDE</w:t>
      </w:r>
      <w:r w:rsidR="00DE61FA">
        <w:t xml:space="preserve"> (</w:t>
      </w:r>
      <w:r w:rsidR="00DE61FA">
        <w:rPr>
          <w:i/>
          <w:iCs/>
        </w:rPr>
        <w:t xml:space="preserve">child will be created for CC Disbursal Comms) </w:t>
      </w:r>
      <w:r w:rsidR="00DE61FA">
        <w:t xml:space="preserve">-&gt; </w:t>
      </w:r>
      <w:r w:rsidR="00DE61FA" w:rsidRPr="00A4079C">
        <w:rPr>
          <w:b/>
          <w:bCs/>
        </w:rPr>
        <w:t>Original Verification</w:t>
      </w:r>
      <w:r w:rsidR="00DE61FA">
        <w:t xml:space="preserve"> -&gt; </w:t>
      </w:r>
      <w:r w:rsidR="00DE61FA" w:rsidRPr="00A4079C">
        <w:rPr>
          <w:b/>
          <w:bCs/>
        </w:rPr>
        <w:t>Collect 2</w:t>
      </w:r>
      <w:r w:rsidR="00DE61FA">
        <w:t xml:space="preserve"> (To check if PL </w:t>
      </w:r>
      <w:r w:rsidR="00A4079C">
        <w:t xml:space="preserve">&amp; </w:t>
      </w:r>
      <w:r w:rsidR="00DE61FA">
        <w:t xml:space="preserve">CC Disbursal comms. Child is completed) -&gt; </w:t>
      </w:r>
      <w:r w:rsidR="00DE61FA" w:rsidRPr="00A4079C">
        <w:rPr>
          <w:b/>
          <w:bCs/>
        </w:rPr>
        <w:t>Exit</w:t>
      </w:r>
      <w:r w:rsidR="00DE61FA">
        <w:t xml:space="preserve"> </w:t>
      </w:r>
    </w:p>
    <w:p w14:paraId="73EAC7ED" w14:textId="77777777" w:rsidR="00A4079C" w:rsidRDefault="00A4079C" w:rsidP="00CA3257">
      <w:pPr>
        <w:spacing w:line="360" w:lineRule="auto"/>
      </w:pPr>
    </w:p>
    <w:p w14:paraId="006C48A0" w14:textId="4E837351" w:rsidR="00A4079C" w:rsidRDefault="00A4079C" w:rsidP="00A4079C">
      <w:pPr>
        <w:pStyle w:val="Heading5"/>
        <w:numPr>
          <w:ilvl w:val="4"/>
          <w:numId w:val="2"/>
        </w:numPr>
      </w:pPr>
      <w:r>
        <w:t xml:space="preserve">STL not Attached </w:t>
      </w:r>
    </w:p>
    <w:p w14:paraId="27CF5697" w14:textId="77777777" w:rsidR="00A4079C" w:rsidRDefault="00A4079C" w:rsidP="00A4079C"/>
    <w:p w14:paraId="3A668518" w14:textId="77777777" w:rsidR="00A4079C" w:rsidRDefault="00A4079C" w:rsidP="00A4079C">
      <w:pPr>
        <w:pStyle w:val="ListParagraph"/>
        <w:numPr>
          <w:ilvl w:val="0"/>
          <w:numId w:val="5"/>
        </w:numPr>
        <w:spacing w:line="360" w:lineRule="auto"/>
      </w:pPr>
      <w:r>
        <w:t xml:space="preserve">From Cons Doc Check, the main WI will move as per below: </w:t>
      </w:r>
    </w:p>
    <w:p w14:paraId="0A0CB94C" w14:textId="64EC9CE3" w:rsidR="00A4079C" w:rsidRDefault="0070535E" w:rsidP="00A4079C">
      <w:pPr>
        <w:spacing w:line="360" w:lineRule="auto"/>
      </w:pPr>
      <w:r>
        <w:rPr>
          <w:b/>
          <w:bCs/>
        </w:rPr>
        <w:lastRenderedPageBreak/>
        <w:t xml:space="preserve">Awaiting STL </w:t>
      </w:r>
      <w:r w:rsidRPr="0070535E">
        <w:t>-&gt;</w:t>
      </w:r>
      <w:r>
        <w:rPr>
          <w:b/>
          <w:bCs/>
        </w:rPr>
        <w:t xml:space="preserve"> Awaiting STL Checker </w:t>
      </w:r>
      <w:r w:rsidRPr="0070535E">
        <w:t>(Optional) -&gt;</w:t>
      </w:r>
      <w:r>
        <w:rPr>
          <w:b/>
          <w:bCs/>
        </w:rPr>
        <w:t xml:space="preserve"> Disbursal Resubmission </w:t>
      </w:r>
      <w:r w:rsidRPr="0070535E">
        <w:t>-&gt;</w:t>
      </w:r>
      <w:r>
        <w:rPr>
          <w:b/>
          <w:bCs/>
        </w:rPr>
        <w:t xml:space="preserve"> </w:t>
      </w:r>
      <w:r w:rsidR="00A4079C" w:rsidRPr="00A4079C">
        <w:rPr>
          <w:b/>
          <w:bCs/>
        </w:rPr>
        <w:t>Collect 1</w:t>
      </w:r>
      <w:r w:rsidR="00A4079C">
        <w:t xml:space="preserve"> (To check if customer consent child is completed) -&gt; </w:t>
      </w:r>
      <w:r w:rsidR="00A4079C" w:rsidRPr="00A4079C">
        <w:rPr>
          <w:b/>
          <w:bCs/>
        </w:rPr>
        <w:t>Disbursal Checker</w:t>
      </w:r>
      <w:r w:rsidR="00A4079C">
        <w:t xml:space="preserve"> (</w:t>
      </w:r>
      <w:r w:rsidR="00A4079C">
        <w:rPr>
          <w:i/>
          <w:iCs/>
        </w:rPr>
        <w:t xml:space="preserve">child will be created for PL Disbursal Comms) </w:t>
      </w:r>
      <w:r w:rsidR="00A4079C" w:rsidRPr="00A4079C">
        <w:rPr>
          <w:b/>
          <w:bCs/>
        </w:rPr>
        <w:t>-&gt; Primary MCQ Issuance</w:t>
      </w:r>
      <w:r w:rsidR="00A4079C">
        <w:t xml:space="preserve"> -&gt; </w:t>
      </w:r>
      <w:r w:rsidR="00A4079C" w:rsidRPr="00A4079C">
        <w:rPr>
          <w:b/>
          <w:bCs/>
        </w:rPr>
        <w:t>Card CRU</w:t>
      </w:r>
      <w:r w:rsidR="00A4079C">
        <w:t xml:space="preserve"> -&gt; </w:t>
      </w:r>
      <w:r w:rsidR="00A4079C" w:rsidRPr="00A4079C">
        <w:rPr>
          <w:b/>
          <w:bCs/>
        </w:rPr>
        <w:t>Card DDE</w:t>
      </w:r>
      <w:r w:rsidR="00A4079C">
        <w:t xml:space="preserve"> (</w:t>
      </w:r>
      <w:r w:rsidR="00A4079C">
        <w:rPr>
          <w:i/>
          <w:iCs/>
        </w:rPr>
        <w:t xml:space="preserve">child will be created for CC Disbursal Comms) </w:t>
      </w:r>
      <w:r w:rsidR="00A4079C">
        <w:t xml:space="preserve">-&gt; </w:t>
      </w:r>
      <w:r w:rsidR="00A4079C" w:rsidRPr="00A4079C">
        <w:rPr>
          <w:b/>
          <w:bCs/>
        </w:rPr>
        <w:t>Original Verification</w:t>
      </w:r>
      <w:r w:rsidR="00A4079C">
        <w:t xml:space="preserve"> -&gt; </w:t>
      </w:r>
      <w:r w:rsidR="00A4079C" w:rsidRPr="00A4079C">
        <w:rPr>
          <w:b/>
          <w:bCs/>
        </w:rPr>
        <w:t>Collect 2</w:t>
      </w:r>
      <w:r w:rsidR="00A4079C">
        <w:t xml:space="preserve"> (To check if PL &amp; CC Disbursal comms. Child is completed) -&gt; </w:t>
      </w:r>
      <w:r w:rsidR="00A4079C" w:rsidRPr="00A4079C">
        <w:rPr>
          <w:b/>
          <w:bCs/>
        </w:rPr>
        <w:t>Exit</w:t>
      </w:r>
      <w:r w:rsidR="00A4079C">
        <w:t xml:space="preserve"> </w:t>
      </w:r>
    </w:p>
    <w:p w14:paraId="45F66B1B" w14:textId="77777777" w:rsidR="0070535E" w:rsidRDefault="0070535E" w:rsidP="00A4079C">
      <w:pPr>
        <w:spacing w:line="360" w:lineRule="auto"/>
      </w:pPr>
    </w:p>
    <w:p w14:paraId="501D353F" w14:textId="4E044E31" w:rsidR="00F75607" w:rsidRDefault="00F75607" w:rsidP="00F75607">
      <w:pPr>
        <w:pStyle w:val="Heading4"/>
        <w:numPr>
          <w:ilvl w:val="3"/>
          <w:numId w:val="2"/>
        </w:numPr>
      </w:pPr>
      <w:r>
        <w:t>Primary MCQ Issuance Before CC Required = No</w:t>
      </w:r>
    </w:p>
    <w:p w14:paraId="12E362CE" w14:textId="77777777" w:rsidR="00F75607" w:rsidRDefault="00F75607" w:rsidP="00F75607"/>
    <w:p w14:paraId="19955BC7" w14:textId="1BFB7632" w:rsidR="00F75607" w:rsidRDefault="00F75607" w:rsidP="00F75607">
      <w:pPr>
        <w:pStyle w:val="Heading5"/>
        <w:numPr>
          <w:ilvl w:val="4"/>
          <w:numId w:val="2"/>
        </w:numPr>
      </w:pPr>
      <w:r>
        <w:t xml:space="preserve">STL Attached </w:t>
      </w:r>
    </w:p>
    <w:p w14:paraId="4ADA5A9B" w14:textId="77777777" w:rsidR="00682872" w:rsidRDefault="00682872" w:rsidP="00682872"/>
    <w:p w14:paraId="707043D7" w14:textId="409F0151" w:rsidR="00682872" w:rsidRDefault="00682872" w:rsidP="00247629">
      <w:pPr>
        <w:pStyle w:val="ListParagraph"/>
        <w:numPr>
          <w:ilvl w:val="0"/>
          <w:numId w:val="5"/>
        </w:numPr>
        <w:spacing w:line="360" w:lineRule="auto"/>
      </w:pPr>
      <w:r>
        <w:t>From Cons Doc Check</w:t>
      </w:r>
      <w:r w:rsidR="00247629">
        <w:t xml:space="preserve">, the main WI will move as per below: </w:t>
      </w:r>
    </w:p>
    <w:p w14:paraId="05CF9117" w14:textId="1EF964BD" w:rsidR="00247629" w:rsidRDefault="0032148A" w:rsidP="00247629">
      <w:pPr>
        <w:spacing w:line="360" w:lineRule="auto"/>
      </w:pPr>
      <w:r w:rsidRPr="00A70DE9">
        <w:rPr>
          <w:b/>
          <w:bCs/>
        </w:rPr>
        <w:t>Collect 1</w:t>
      </w:r>
      <w:r>
        <w:t xml:space="preserve"> (To check if customer consent </w:t>
      </w:r>
      <w:r w:rsidR="00D742C4">
        <w:t>child is completed) -&gt;</w:t>
      </w:r>
      <w:r w:rsidR="00AB3319">
        <w:t xml:space="preserve"> </w:t>
      </w:r>
      <w:r w:rsidR="00AB3319">
        <w:rPr>
          <w:i/>
          <w:iCs/>
        </w:rPr>
        <w:t xml:space="preserve">Another child to be created for </w:t>
      </w:r>
      <w:r w:rsidR="00AB3319" w:rsidRPr="00A70DE9">
        <w:rPr>
          <w:b/>
          <w:bCs/>
          <w:i/>
          <w:iCs/>
        </w:rPr>
        <w:t>Card CRU</w:t>
      </w:r>
      <w:r w:rsidR="00AB3319">
        <w:rPr>
          <w:i/>
          <w:iCs/>
        </w:rPr>
        <w:t xml:space="preserve"> -&gt; Main WI </w:t>
      </w:r>
      <w:r w:rsidR="00AB3319">
        <w:rPr>
          <w:b/>
          <w:bCs/>
        </w:rPr>
        <w:t xml:space="preserve">Disbursal Checker </w:t>
      </w:r>
      <w:r w:rsidR="00AB3319">
        <w:t>(child to be created for PL Disbursal Comms) -&gt;</w:t>
      </w:r>
      <w:r w:rsidR="00931991">
        <w:t xml:space="preserve"> </w:t>
      </w:r>
      <w:r w:rsidR="00931991" w:rsidRPr="00A70DE9">
        <w:rPr>
          <w:b/>
          <w:bCs/>
        </w:rPr>
        <w:t xml:space="preserve">Primary MCQ </w:t>
      </w:r>
      <w:r w:rsidR="00A70DE9" w:rsidRPr="00A70DE9">
        <w:rPr>
          <w:b/>
          <w:bCs/>
        </w:rPr>
        <w:t>Issuance</w:t>
      </w:r>
      <w:r w:rsidR="00A70DE9">
        <w:t xml:space="preserve"> -</w:t>
      </w:r>
      <w:r w:rsidR="00931991">
        <w:t xml:space="preserve">&gt; </w:t>
      </w:r>
      <w:r w:rsidR="00931991" w:rsidRPr="00A70DE9">
        <w:rPr>
          <w:b/>
          <w:bCs/>
        </w:rPr>
        <w:t>Original Verification</w:t>
      </w:r>
      <w:r w:rsidR="00931991">
        <w:t xml:space="preserve"> -&gt; </w:t>
      </w:r>
      <w:r w:rsidR="00931991" w:rsidRPr="00A70DE9">
        <w:rPr>
          <w:b/>
          <w:bCs/>
        </w:rPr>
        <w:t>Collect 2</w:t>
      </w:r>
      <w:r w:rsidR="00931991">
        <w:t xml:space="preserve"> (To check if Card CRU child and PL Disbursal Comms child is completed) -&gt; </w:t>
      </w:r>
      <w:r w:rsidR="00931991" w:rsidRPr="00A70DE9">
        <w:rPr>
          <w:b/>
          <w:bCs/>
        </w:rPr>
        <w:t>Exit</w:t>
      </w:r>
      <w:r w:rsidR="00931991">
        <w:t xml:space="preserve">. </w:t>
      </w:r>
    </w:p>
    <w:p w14:paraId="04FA8992" w14:textId="77777777" w:rsidR="00931991" w:rsidRDefault="00931991" w:rsidP="00247629">
      <w:pPr>
        <w:spacing w:line="360" w:lineRule="auto"/>
      </w:pPr>
    </w:p>
    <w:p w14:paraId="2CEDCC5F" w14:textId="0416759E" w:rsidR="00931991" w:rsidRDefault="00931991" w:rsidP="00247629">
      <w:pPr>
        <w:spacing w:line="360" w:lineRule="auto"/>
        <w:rPr>
          <w:b/>
          <w:bCs/>
        </w:rPr>
      </w:pPr>
      <w:r>
        <w:t xml:space="preserve">Child from </w:t>
      </w:r>
      <w:r w:rsidRPr="00A70DE9">
        <w:rPr>
          <w:b/>
          <w:bCs/>
        </w:rPr>
        <w:t>Card CRU</w:t>
      </w:r>
      <w:r>
        <w:t xml:space="preserve"> -&gt; </w:t>
      </w:r>
      <w:r w:rsidRPr="00A70DE9">
        <w:rPr>
          <w:b/>
          <w:bCs/>
        </w:rPr>
        <w:t>Card DDE</w:t>
      </w:r>
      <w:r>
        <w:t xml:space="preserve"> -&gt; </w:t>
      </w:r>
      <w:r w:rsidR="00A70DE9">
        <w:rPr>
          <w:i/>
          <w:iCs/>
        </w:rPr>
        <w:t xml:space="preserve">CC Disbursal Communication </w:t>
      </w:r>
      <w:r w:rsidR="00A70DE9">
        <w:t xml:space="preserve">-&gt; </w:t>
      </w:r>
      <w:r w:rsidR="00A70DE9" w:rsidRPr="00A70DE9">
        <w:rPr>
          <w:b/>
          <w:bCs/>
        </w:rPr>
        <w:t>Collect 2</w:t>
      </w:r>
      <w:r w:rsidR="00A70DE9">
        <w:t xml:space="preserve"> -&gt; </w:t>
      </w:r>
      <w:r w:rsidR="00A70DE9" w:rsidRPr="00A70DE9">
        <w:rPr>
          <w:b/>
          <w:bCs/>
        </w:rPr>
        <w:t xml:space="preserve">Exit </w:t>
      </w:r>
    </w:p>
    <w:p w14:paraId="71E4A8D7" w14:textId="77777777" w:rsidR="00A70DE9" w:rsidRDefault="00A70DE9" w:rsidP="00247629">
      <w:pPr>
        <w:spacing w:line="360" w:lineRule="auto"/>
        <w:rPr>
          <w:b/>
          <w:bCs/>
        </w:rPr>
      </w:pPr>
    </w:p>
    <w:p w14:paraId="6B6C00AF" w14:textId="406B6E15" w:rsidR="00A70DE9" w:rsidRDefault="00A70DE9" w:rsidP="00A70DE9">
      <w:pPr>
        <w:pStyle w:val="Heading5"/>
        <w:numPr>
          <w:ilvl w:val="4"/>
          <w:numId w:val="2"/>
        </w:numPr>
      </w:pPr>
      <w:r>
        <w:t xml:space="preserve">STL not Attached </w:t>
      </w:r>
    </w:p>
    <w:p w14:paraId="48BC12B8" w14:textId="77777777" w:rsidR="00A70DE9" w:rsidRDefault="00A70DE9" w:rsidP="00A70DE9"/>
    <w:p w14:paraId="5C736201" w14:textId="7A008A0E" w:rsidR="00A70DE9" w:rsidRDefault="00A70DE9" w:rsidP="00A70DE9">
      <w:pPr>
        <w:pStyle w:val="ListParagraph"/>
        <w:numPr>
          <w:ilvl w:val="0"/>
          <w:numId w:val="5"/>
        </w:numPr>
      </w:pPr>
      <w:r>
        <w:t xml:space="preserve">From Cons Doc </w:t>
      </w:r>
      <w:r w:rsidR="00656EF6">
        <w:t xml:space="preserve">Check, main WI will move as per below: </w:t>
      </w:r>
    </w:p>
    <w:p w14:paraId="50793B95" w14:textId="5DFA7F39" w:rsidR="00656EF6" w:rsidRDefault="00656EF6" w:rsidP="00656EF6">
      <w:pPr>
        <w:spacing w:line="360" w:lineRule="auto"/>
      </w:pPr>
      <w:r w:rsidRPr="00905190">
        <w:rPr>
          <w:b/>
          <w:bCs/>
        </w:rPr>
        <w:t>Card CRU</w:t>
      </w:r>
      <w:r>
        <w:t xml:space="preserve"> -&gt; </w:t>
      </w:r>
      <w:r w:rsidRPr="00905190">
        <w:rPr>
          <w:b/>
          <w:bCs/>
        </w:rPr>
        <w:t>Card DDE</w:t>
      </w:r>
      <w:r>
        <w:t xml:space="preserve"> (</w:t>
      </w:r>
      <w:r>
        <w:rPr>
          <w:i/>
          <w:iCs/>
        </w:rPr>
        <w:t xml:space="preserve">child to be created for CC Disbursal Comms) </w:t>
      </w:r>
      <w:r>
        <w:t xml:space="preserve">-&gt; </w:t>
      </w:r>
      <w:r w:rsidRPr="00905190">
        <w:rPr>
          <w:b/>
          <w:bCs/>
        </w:rPr>
        <w:t>Awaiting STL</w:t>
      </w:r>
      <w:r>
        <w:t xml:space="preserve"> -&gt; </w:t>
      </w:r>
      <w:r w:rsidRPr="00905190">
        <w:rPr>
          <w:b/>
          <w:bCs/>
        </w:rPr>
        <w:t>Awaiting STL Checker</w:t>
      </w:r>
      <w:r>
        <w:t xml:space="preserve"> (</w:t>
      </w:r>
      <w:r w:rsidR="00D21126">
        <w:t xml:space="preserve">Optional) -&gt; </w:t>
      </w:r>
      <w:r w:rsidR="00D21126" w:rsidRPr="00905190">
        <w:rPr>
          <w:b/>
          <w:bCs/>
        </w:rPr>
        <w:t>Disbursal Resubmission</w:t>
      </w:r>
      <w:r w:rsidR="00D21126">
        <w:t xml:space="preserve"> -&gt; </w:t>
      </w:r>
      <w:r w:rsidR="00D21126" w:rsidRPr="00905190">
        <w:rPr>
          <w:b/>
          <w:bCs/>
        </w:rPr>
        <w:t>Collect 1</w:t>
      </w:r>
      <w:r w:rsidR="00D21126">
        <w:t xml:space="preserve">(To check if customer consent child is completed) -&gt; </w:t>
      </w:r>
      <w:r w:rsidR="00D21126" w:rsidRPr="00905190">
        <w:rPr>
          <w:b/>
          <w:bCs/>
        </w:rPr>
        <w:t>Disbursal Checker</w:t>
      </w:r>
      <w:r w:rsidR="00D21126">
        <w:t xml:space="preserve"> </w:t>
      </w:r>
      <w:r w:rsidR="00C325C0">
        <w:t>(</w:t>
      </w:r>
      <w:r w:rsidR="00C325C0">
        <w:rPr>
          <w:i/>
          <w:iCs/>
        </w:rPr>
        <w:t xml:space="preserve">child will be created for PL Disbursal Comms. ) </w:t>
      </w:r>
      <w:r w:rsidR="00C325C0">
        <w:t xml:space="preserve">-&gt; </w:t>
      </w:r>
      <w:r w:rsidR="00C325C0" w:rsidRPr="00905190">
        <w:rPr>
          <w:b/>
          <w:bCs/>
        </w:rPr>
        <w:t>Primary MCQ Issuance</w:t>
      </w:r>
      <w:r w:rsidR="00C325C0">
        <w:t xml:space="preserve"> -&gt; </w:t>
      </w:r>
      <w:r w:rsidR="00C325C0" w:rsidRPr="00905190">
        <w:rPr>
          <w:b/>
          <w:bCs/>
        </w:rPr>
        <w:t>Original Verification</w:t>
      </w:r>
      <w:r w:rsidR="00C325C0">
        <w:t xml:space="preserve"> -&gt; </w:t>
      </w:r>
      <w:r w:rsidR="00C325C0" w:rsidRPr="00905190">
        <w:rPr>
          <w:b/>
          <w:bCs/>
        </w:rPr>
        <w:t>Collect 2</w:t>
      </w:r>
      <w:r w:rsidR="00C325C0">
        <w:t xml:space="preserve"> (To check if </w:t>
      </w:r>
      <w:r w:rsidR="00905190">
        <w:t xml:space="preserve">PL &amp; CC Disbursal Comms child is completed) -&gt; </w:t>
      </w:r>
      <w:r w:rsidR="00905190" w:rsidRPr="00905190">
        <w:rPr>
          <w:b/>
          <w:bCs/>
        </w:rPr>
        <w:t>Exit.</w:t>
      </w:r>
      <w:r w:rsidR="00905190">
        <w:t xml:space="preserve"> </w:t>
      </w:r>
    </w:p>
    <w:p w14:paraId="1E34BDBA" w14:textId="77777777" w:rsidR="00905190" w:rsidRDefault="00905190" w:rsidP="00656EF6">
      <w:pPr>
        <w:spacing w:line="360" w:lineRule="auto"/>
      </w:pPr>
    </w:p>
    <w:p w14:paraId="3A680AB8" w14:textId="07278846" w:rsidR="0074011F" w:rsidRDefault="00E712BA" w:rsidP="0074011F">
      <w:pPr>
        <w:pStyle w:val="Heading3"/>
        <w:numPr>
          <w:ilvl w:val="2"/>
          <w:numId w:val="2"/>
        </w:numPr>
      </w:pPr>
      <w:bookmarkStart w:id="74" w:name="_Toc206760641"/>
      <w:r>
        <w:t xml:space="preserve">Secondary Bank LC with STL </w:t>
      </w:r>
      <w:r w:rsidR="0074011F">
        <w:t>Required</w:t>
      </w:r>
      <w:r w:rsidR="00E86297">
        <w:t xml:space="preserve"> (New)</w:t>
      </w:r>
      <w:r w:rsidR="0074011F">
        <w:t xml:space="preserve"> &amp; Cross Sell = AO &amp; CC</w:t>
      </w:r>
      <w:bookmarkEnd w:id="74"/>
      <w:r w:rsidR="0074011F">
        <w:t xml:space="preserve"> </w:t>
      </w:r>
    </w:p>
    <w:p w14:paraId="054279B5" w14:textId="77777777" w:rsidR="0074011F" w:rsidRDefault="0074011F" w:rsidP="0074011F"/>
    <w:p w14:paraId="5FA9F6FB" w14:textId="21BD7A33" w:rsidR="0074011F" w:rsidRDefault="008B196A" w:rsidP="00F57211">
      <w:pPr>
        <w:pStyle w:val="Heading4"/>
        <w:numPr>
          <w:ilvl w:val="3"/>
          <w:numId w:val="2"/>
        </w:numPr>
        <w:spacing w:line="360" w:lineRule="auto"/>
      </w:pPr>
      <w:r>
        <w:t xml:space="preserve">Primary MCQ </w:t>
      </w:r>
      <w:r w:rsidR="00F57211">
        <w:t xml:space="preserve">Issuance Before CC Required = Yes </w:t>
      </w:r>
    </w:p>
    <w:p w14:paraId="0A1A8B31" w14:textId="0DAE6780" w:rsidR="002A47F1" w:rsidRDefault="00F57211" w:rsidP="002A47F1">
      <w:pPr>
        <w:pStyle w:val="Heading5"/>
        <w:spacing w:line="360" w:lineRule="auto"/>
      </w:pPr>
      <w:r>
        <w:t xml:space="preserve">3.7.13.1.1. STL Attached </w:t>
      </w:r>
    </w:p>
    <w:p w14:paraId="53D43474" w14:textId="19623CA7" w:rsidR="002A47F1" w:rsidRDefault="002A47F1" w:rsidP="002A47F1">
      <w:pPr>
        <w:ind w:firstLine="720"/>
      </w:pPr>
      <w:r>
        <w:t xml:space="preserve">- From Cons Doc Check, the main WI will move as per below: </w:t>
      </w:r>
    </w:p>
    <w:p w14:paraId="65503D52" w14:textId="524D5877" w:rsidR="002A47F1" w:rsidRPr="002A47F1" w:rsidRDefault="002A47F1" w:rsidP="002A47F1">
      <w:r>
        <w:tab/>
      </w:r>
    </w:p>
    <w:p w14:paraId="0A54E26D" w14:textId="4BCD4E94" w:rsidR="00F57211" w:rsidRDefault="000B3C61" w:rsidP="00F57211">
      <w:pPr>
        <w:spacing w:line="360" w:lineRule="auto"/>
        <w:rPr>
          <w:b/>
          <w:bCs/>
        </w:rPr>
      </w:pPr>
      <w:r w:rsidRPr="004D14B5">
        <w:rPr>
          <w:b/>
          <w:bCs/>
        </w:rPr>
        <w:lastRenderedPageBreak/>
        <w:t>Awaiting AO</w:t>
      </w:r>
      <w:r>
        <w:t xml:space="preserve"> -&gt; </w:t>
      </w:r>
      <w:r w:rsidR="006A4776" w:rsidRPr="004D14B5">
        <w:rPr>
          <w:b/>
          <w:bCs/>
        </w:rPr>
        <w:t>Disbursal Resubmission</w:t>
      </w:r>
      <w:r w:rsidR="006A4776">
        <w:t xml:space="preserve"> -&gt; </w:t>
      </w:r>
      <w:r w:rsidR="006A4776" w:rsidRPr="004D14B5">
        <w:rPr>
          <w:b/>
          <w:bCs/>
        </w:rPr>
        <w:t>Collect 1</w:t>
      </w:r>
      <w:r w:rsidR="006A4776">
        <w:t xml:space="preserve"> (To check if customer consent </w:t>
      </w:r>
      <w:r w:rsidR="00771E65">
        <w:t xml:space="preserve">child is completed) -&gt; </w:t>
      </w:r>
      <w:r w:rsidR="00771E65" w:rsidRPr="004D14B5">
        <w:rPr>
          <w:b/>
          <w:bCs/>
        </w:rPr>
        <w:t>Disbursal Checker</w:t>
      </w:r>
      <w:r w:rsidR="00771E65">
        <w:t xml:space="preserve"> </w:t>
      </w:r>
      <w:r w:rsidR="004D14B5">
        <w:t>(</w:t>
      </w:r>
      <w:r w:rsidR="004D14B5">
        <w:rPr>
          <w:i/>
          <w:iCs/>
        </w:rPr>
        <w:t xml:space="preserve">child to be created for PL Disbursal Comms.) </w:t>
      </w:r>
      <w:r w:rsidR="004D14B5">
        <w:t xml:space="preserve">-&gt; </w:t>
      </w:r>
      <w:r w:rsidR="004D14B5" w:rsidRPr="004D14B5">
        <w:rPr>
          <w:b/>
          <w:bCs/>
        </w:rPr>
        <w:t>Primary MCQ Issuance</w:t>
      </w:r>
      <w:r w:rsidR="004D14B5">
        <w:t xml:space="preserve"> -&gt; </w:t>
      </w:r>
      <w:r w:rsidR="004D14B5" w:rsidRPr="004D14B5">
        <w:rPr>
          <w:b/>
          <w:bCs/>
        </w:rPr>
        <w:t>Card CRU</w:t>
      </w:r>
      <w:r w:rsidR="004D14B5">
        <w:t xml:space="preserve"> -&gt; </w:t>
      </w:r>
      <w:r w:rsidR="004D14B5" w:rsidRPr="004D14B5">
        <w:rPr>
          <w:b/>
          <w:bCs/>
        </w:rPr>
        <w:t>Card DDE</w:t>
      </w:r>
      <w:r w:rsidR="004D14B5">
        <w:t xml:space="preserve"> (</w:t>
      </w:r>
      <w:r w:rsidR="004D14B5">
        <w:rPr>
          <w:i/>
          <w:iCs/>
        </w:rPr>
        <w:t xml:space="preserve">child to be created for CC Disbursal Comms.) </w:t>
      </w:r>
      <w:r w:rsidR="004D14B5">
        <w:t xml:space="preserve">-&gt; </w:t>
      </w:r>
      <w:r w:rsidR="004D14B5" w:rsidRPr="004D14B5">
        <w:rPr>
          <w:b/>
          <w:bCs/>
        </w:rPr>
        <w:t>Original Verification</w:t>
      </w:r>
      <w:r w:rsidR="004D14B5">
        <w:t xml:space="preserve"> -&gt; </w:t>
      </w:r>
      <w:r w:rsidR="004D14B5" w:rsidRPr="004D14B5">
        <w:rPr>
          <w:b/>
          <w:bCs/>
        </w:rPr>
        <w:t>Collect 2</w:t>
      </w:r>
      <w:r w:rsidR="004D14B5">
        <w:t xml:space="preserve"> (To check if PL &amp; CC Disbursal Comms child is completed) -&gt;  </w:t>
      </w:r>
      <w:r w:rsidR="004D14B5" w:rsidRPr="004D14B5">
        <w:rPr>
          <w:b/>
          <w:bCs/>
        </w:rPr>
        <w:t xml:space="preserve">Exit </w:t>
      </w:r>
    </w:p>
    <w:p w14:paraId="752DF844" w14:textId="77777777" w:rsidR="004D14B5" w:rsidRDefault="004D14B5" w:rsidP="00F57211">
      <w:pPr>
        <w:spacing w:line="360" w:lineRule="auto"/>
        <w:rPr>
          <w:b/>
          <w:bCs/>
        </w:rPr>
      </w:pPr>
    </w:p>
    <w:p w14:paraId="5DBAB4B7" w14:textId="5680320B" w:rsidR="004D14B5" w:rsidRDefault="004D14B5" w:rsidP="004D14B5">
      <w:pPr>
        <w:pStyle w:val="Heading5"/>
      </w:pPr>
      <w:r>
        <w:t xml:space="preserve">3.7.13.1.2 STL not Attached </w:t>
      </w:r>
    </w:p>
    <w:p w14:paraId="757D15A9" w14:textId="77777777" w:rsidR="004D14B5" w:rsidRDefault="004D14B5" w:rsidP="004D14B5"/>
    <w:p w14:paraId="67B72A54" w14:textId="77777777" w:rsidR="004D14B5" w:rsidRPr="004D14B5" w:rsidRDefault="004D14B5" w:rsidP="004D14B5"/>
    <w:p w14:paraId="69EFB753" w14:textId="0461C63B" w:rsidR="000B3F00" w:rsidRDefault="000B3F00" w:rsidP="000B3F00">
      <w:pPr>
        <w:ind w:firstLine="720"/>
      </w:pPr>
      <w:r>
        <w:t xml:space="preserve">- From Cons Doc Check, the main WI will move as per below: </w:t>
      </w:r>
    </w:p>
    <w:p w14:paraId="7E74342F" w14:textId="77777777" w:rsidR="000B3F00" w:rsidRPr="000B3F00" w:rsidRDefault="000B3F00" w:rsidP="000B3F00">
      <w:pPr>
        <w:ind w:firstLine="720"/>
      </w:pPr>
    </w:p>
    <w:p w14:paraId="1479F671" w14:textId="1B957CE0" w:rsidR="0045143A" w:rsidRDefault="0045143A" w:rsidP="0045143A">
      <w:pPr>
        <w:spacing w:line="360" w:lineRule="auto"/>
        <w:rPr>
          <w:b/>
          <w:bCs/>
        </w:rPr>
      </w:pPr>
      <w:r w:rsidRPr="004D14B5">
        <w:rPr>
          <w:b/>
          <w:bCs/>
        </w:rPr>
        <w:t>Awaiting AO</w:t>
      </w:r>
      <w:r>
        <w:t xml:space="preserve"> -&gt; </w:t>
      </w:r>
      <w:r w:rsidRPr="0045143A">
        <w:rPr>
          <w:b/>
          <w:bCs/>
        </w:rPr>
        <w:t>Awaiting STL</w:t>
      </w:r>
      <w:r>
        <w:t xml:space="preserve"> -&gt; </w:t>
      </w:r>
      <w:r w:rsidRPr="0045143A">
        <w:rPr>
          <w:b/>
          <w:bCs/>
        </w:rPr>
        <w:t>Awaiting STL Checker</w:t>
      </w:r>
      <w:r>
        <w:t xml:space="preserve"> (Optional) -&gt; </w:t>
      </w:r>
      <w:r w:rsidRPr="004D14B5">
        <w:rPr>
          <w:b/>
          <w:bCs/>
        </w:rPr>
        <w:t>Disbursal Resubmission</w:t>
      </w:r>
      <w:r>
        <w:t xml:space="preserve"> -&gt; </w:t>
      </w:r>
      <w:r w:rsidRPr="004D14B5">
        <w:rPr>
          <w:b/>
          <w:bCs/>
        </w:rPr>
        <w:t>Collect 1</w:t>
      </w:r>
      <w:r>
        <w:t xml:space="preserve"> (To check if customer consent child is completed) -&gt; </w:t>
      </w:r>
      <w:r w:rsidRPr="004D14B5">
        <w:rPr>
          <w:b/>
          <w:bCs/>
        </w:rPr>
        <w:t>Disbursal Checker</w:t>
      </w:r>
      <w:r>
        <w:t xml:space="preserve"> (</w:t>
      </w:r>
      <w:r>
        <w:rPr>
          <w:i/>
          <w:iCs/>
        </w:rPr>
        <w:t xml:space="preserve">child to be created for PL Disbursal Comms.) </w:t>
      </w:r>
      <w:r>
        <w:t xml:space="preserve">-&gt; </w:t>
      </w:r>
      <w:r w:rsidRPr="004D14B5">
        <w:rPr>
          <w:b/>
          <w:bCs/>
        </w:rPr>
        <w:t>Primary MCQ Issuance</w:t>
      </w:r>
      <w:r>
        <w:t xml:space="preserve"> -&gt; </w:t>
      </w:r>
      <w:r w:rsidRPr="004D14B5">
        <w:rPr>
          <w:b/>
          <w:bCs/>
        </w:rPr>
        <w:t>Card CRU</w:t>
      </w:r>
      <w:r>
        <w:t xml:space="preserve"> -&gt; </w:t>
      </w:r>
      <w:r w:rsidRPr="004D14B5">
        <w:rPr>
          <w:b/>
          <w:bCs/>
        </w:rPr>
        <w:t>Card DDE</w:t>
      </w:r>
      <w:r>
        <w:t xml:space="preserve"> (</w:t>
      </w:r>
      <w:r>
        <w:rPr>
          <w:i/>
          <w:iCs/>
        </w:rPr>
        <w:t xml:space="preserve">child to be created for CC Disbursal Comms.) </w:t>
      </w:r>
      <w:r>
        <w:t xml:space="preserve">-&gt; </w:t>
      </w:r>
      <w:r w:rsidRPr="004D14B5">
        <w:rPr>
          <w:b/>
          <w:bCs/>
        </w:rPr>
        <w:t>Original Verification</w:t>
      </w:r>
      <w:r>
        <w:t xml:space="preserve"> -&gt; </w:t>
      </w:r>
      <w:r w:rsidRPr="004D14B5">
        <w:rPr>
          <w:b/>
          <w:bCs/>
        </w:rPr>
        <w:t>Collect 2</w:t>
      </w:r>
      <w:r>
        <w:t xml:space="preserve"> (To check if PL &amp; CC Disbursal Comms child is completed) -&gt;  </w:t>
      </w:r>
      <w:r w:rsidRPr="004D14B5">
        <w:rPr>
          <w:b/>
          <w:bCs/>
        </w:rPr>
        <w:t xml:space="preserve">Exit </w:t>
      </w:r>
    </w:p>
    <w:p w14:paraId="2AB7FA3D" w14:textId="77777777" w:rsidR="00A60F0B" w:rsidRDefault="00A60F0B" w:rsidP="0045143A">
      <w:pPr>
        <w:spacing w:line="360" w:lineRule="auto"/>
        <w:rPr>
          <w:b/>
          <w:bCs/>
        </w:rPr>
      </w:pPr>
    </w:p>
    <w:p w14:paraId="3526F528" w14:textId="058CDF6F" w:rsidR="00B5706B" w:rsidRDefault="00FD6772" w:rsidP="00B5706B">
      <w:pPr>
        <w:pStyle w:val="Heading4"/>
        <w:numPr>
          <w:ilvl w:val="3"/>
          <w:numId w:val="2"/>
        </w:numPr>
      </w:pPr>
      <w:r>
        <w:t xml:space="preserve">Primary MCQ Issuance Before CC Required = </w:t>
      </w:r>
      <w:r w:rsidR="00B5706B">
        <w:t xml:space="preserve">No </w:t>
      </w:r>
    </w:p>
    <w:p w14:paraId="0A4B3DB2" w14:textId="77777777" w:rsidR="00B5706B" w:rsidRDefault="00B5706B" w:rsidP="00B5706B"/>
    <w:p w14:paraId="2E04D20E" w14:textId="4303ECEC" w:rsidR="002A47F1" w:rsidRDefault="002A47F1" w:rsidP="002A47F1">
      <w:pPr>
        <w:pStyle w:val="Heading5"/>
        <w:numPr>
          <w:ilvl w:val="4"/>
          <w:numId w:val="2"/>
        </w:numPr>
      </w:pPr>
      <w:r>
        <w:t xml:space="preserve">STL Attached </w:t>
      </w:r>
    </w:p>
    <w:p w14:paraId="3A328ACF" w14:textId="77777777" w:rsidR="002A47F1" w:rsidRDefault="002A47F1" w:rsidP="002A47F1"/>
    <w:p w14:paraId="741BD4A4" w14:textId="1100B1A3" w:rsidR="002A47F1" w:rsidRDefault="002A47F1" w:rsidP="000B3F00">
      <w:pPr>
        <w:pStyle w:val="ListParagraph"/>
        <w:numPr>
          <w:ilvl w:val="0"/>
          <w:numId w:val="5"/>
        </w:numPr>
        <w:spacing w:line="360" w:lineRule="auto"/>
      </w:pPr>
      <w:r>
        <w:t xml:space="preserve">From Cons </w:t>
      </w:r>
      <w:r w:rsidR="000B3F00">
        <w:t xml:space="preserve">Doc Check, the main WI will move as per below: </w:t>
      </w:r>
    </w:p>
    <w:p w14:paraId="68E34B35" w14:textId="362B2435" w:rsidR="000B3F00" w:rsidRDefault="004B0A6E" w:rsidP="000B3F00">
      <w:pPr>
        <w:spacing w:line="360" w:lineRule="auto"/>
        <w:rPr>
          <w:b/>
          <w:bCs/>
        </w:rPr>
      </w:pPr>
      <w:r>
        <w:rPr>
          <w:i/>
          <w:iCs/>
        </w:rPr>
        <w:t xml:space="preserve">Child will be created always for </w:t>
      </w:r>
      <w:r w:rsidRPr="00913418">
        <w:rPr>
          <w:b/>
          <w:bCs/>
          <w:i/>
          <w:iCs/>
        </w:rPr>
        <w:t>Card CRU</w:t>
      </w:r>
      <w:r>
        <w:rPr>
          <w:i/>
          <w:iCs/>
        </w:rPr>
        <w:t xml:space="preserve"> -&gt; Main WI to </w:t>
      </w:r>
      <w:r w:rsidRPr="00913418">
        <w:rPr>
          <w:b/>
          <w:bCs/>
        </w:rPr>
        <w:t>Awaiting AO</w:t>
      </w:r>
      <w:r>
        <w:t xml:space="preserve"> -&gt; </w:t>
      </w:r>
      <w:r w:rsidRPr="00813E57">
        <w:rPr>
          <w:b/>
          <w:bCs/>
        </w:rPr>
        <w:t>Disbursal Resubmission</w:t>
      </w:r>
      <w:r>
        <w:t xml:space="preserve"> -&gt; </w:t>
      </w:r>
      <w:r w:rsidRPr="00813E57">
        <w:rPr>
          <w:b/>
          <w:bCs/>
        </w:rPr>
        <w:t>Collect 1</w:t>
      </w:r>
      <w:r>
        <w:t xml:space="preserve"> (To check if customer consent child is completed) -&gt; </w:t>
      </w:r>
      <w:r w:rsidRPr="00813E57">
        <w:rPr>
          <w:b/>
          <w:bCs/>
        </w:rPr>
        <w:t>Disbursal Checker</w:t>
      </w:r>
      <w:r>
        <w:t xml:space="preserve"> (</w:t>
      </w:r>
      <w:r w:rsidR="00720781">
        <w:rPr>
          <w:i/>
          <w:iCs/>
        </w:rPr>
        <w:t xml:space="preserve">child to be created for PL Disbursal Comms ) -&gt; </w:t>
      </w:r>
      <w:r w:rsidR="00F95D2B" w:rsidRPr="00813E57">
        <w:rPr>
          <w:b/>
          <w:bCs/>
        </w:rPr>
        <w:t>Primary MCQ Issuance</w:t>
      </w:r>
      <w:r w:rsidR="00F95D2B">
        <w:t xml:space="preserve"> -&gt; </w:t>
      </w:r>
      <w:r w:rsidR="00F95D2B" w:rsidRPr="00813E57">
        <w:rPr>
          <w:b/>
          <w:bCs/>
        </w:rPr>
        <w:t>Original Verification</w:t>
      </w:r>
      <w:r w:rsidR="00F95D2B">
        <w:t xml:space="preserve"> -&gt; </w:t>
      </w:r>
      <w:r w:rsidR="00F95D2B" w:rsidRPr="00813E57">
        <w:rPr>
          <w:b/>
          <w:bCs/>
        </w:rPr>
        <w:t>Collect 2</w:t>
      </w:r>
      <w:r w:rsidR="00F95D2B">
        <w:t xml:space="preserve"> ( To check if Card CRU child and PL Disbursal Comms child are completed ) -&gt; </w:t>
      </w:r>
      <w:r w:rsidR="00F95D2B" w:rsidRPr="00813E57">
        <w:rPr>
          <w:b/>
          <w:bCs/>
        </w:rPr>
        <w:t xml:space="preserve">Exit </w:t>
      </w:r>
    </w:p>
    <w:p w14:paraId="440E3A95" w14:textId="77777777" w:rsidR="00F95D2B" w:rsidRDefault="00F95D2B" w:rsidP="000B3F00">
      <w:pPr>
        <w:spacing w:line="360" w:lineRule="auto"/>
      </w:pPr>
    </w:p>
    <w:p w14:paraId="65546263" w14:textId="7D495F04" w:rsidR="00F95D2B" w:rsidRDefault="00F95D2B" w:rsidP="000B3F00">
      <w:pPr>
        <w:spacing w:line="360" w:lineRule="auto"/>
        <w:rPr>
          <w:b/>
          <w:bCs/>
        </w:rPr>
      </w:pPr>
      <w:r>
        <w:t xml:space="preserve">Child from </w:t>
      </w:r>
      <w:r w:rsidRPr="00566CAB">
        <w:rPr>
          <w:b/>
          <w:bCs/>
        </w:rPr>
        <w:t>Card CRU</w:t>
      </w:r>
      <w:r>
        <w:t xml:space="preserve"> -&gt; </w:t>
      </w:r>
      <w:r w:rsidRPr="00566CAB">
        <w:rPr>
          <w:b/>
          <w:bCs/>
        </w:rPr>
        <w:t>Card DDE</w:t>
      </w:r>
      <w:r>
        <w:t xml:space="preserve"> -&gt; </w:t>
      </w:r>
      <w:r>
        <w:rPr>
          <w:i/>
          <w:iCs/>
        </w:rPr>
        <w:t xml:space="preserve">CC Disbursal Communication </w:t>
      </w:r>
      <w:r w:rsidR="00B87D61">
        <w:t>-&gt;</w:t>
      </w:r>
      <w:r w:rsidR="00566CAB">
        <w:t xml:space="preserve"> </w:t>
      </w:r>
      <w:r w:rsidR="00566CAB" w:rsidRPr="00566CAB">
        <w:rPr>
          <w:b/>
          <w:bCs/>
        </w:rPr>
        <w:t>Collect 2</w:t>
      </w:r>
      <w:r w:rsidR="00B87D61">
        <w:t xml:space="preserve"> </w:t>
      </w:r>
      <w:r w:rsidR="00566CAB">
        <w:t xml:space="preserve">-&gt; </w:t>
      </w:r>
      <w:r w:rsidR="00B87D61" w:rsidRPr="00566CAB">
        <w:rPr>
          <w:b/>
          <w:bCs/>
        </w:rPr>
        <w:t xml:space="preserve">Exit </w:t>
      </w:r>
    </w:p>
    <w:p w14:paraId="699D7B0D" w14:textId="77777777" w:rsidR="0067142E" w:rsidRDefault="0067142E" w:rsidP="000B3F00">
      <w:pPr>
        <w:spacing w:line="360" w:lineRule="auto"/>
        <w:rPr>
          <w:b/>
          <w:bCs/>
        </w:rPr>
      </w:pPr>
    </w:p>
    <w:p w14:paraId="19C8B7C2" w14:textId="25075B4D" w:rsidR="0067142E" w:rsidRDefault="0067142E" w:rsidP="0067142E">
      <w:pPr>
        <w:pStyle w:val="Heading5"/>
        <w:numPr>
          <w:ilvl w:val="4"/>
          <w:numId w:val="2"/>
        </w:numPr>
      </w:pPr>
      <w:r>
        <w:t xml:space="preserve">STL not Attached </w:t>
      </w:r>
    </w:p>
    <w:p w14:paraId="6BEC12C7" w14:textId="77777777" w:rsidR="003E0603" w:rsidRDefault="003E0603" w:rsidP="000B3F00">
      <w:pPr>
        <w:spacing w:line="360" w:lineRule="auto"/>
      </w:pPr>
    </w:p>
    <w:p w14:paraId="41356ECD" w14:textId="77777777" w:rsidR="0067142E" w:rsidRDefault="0067142E" w:rsidP="0067142E">
      <w:pPr>
        <w:pStyle w:val="ListParagraph"/>
        <w:numPr>
          <w:ilvl w:val="0"/>
          <w:numId w:val="5"/>
        </w:numPr>
        <w:spacing w:line="360" w:lineRule="auto"/>
      </w:pPr>
      <w:r>
        <w:t xml:space="preserve">From Cons Doc Check, the main WI will move as per below: </w:t>
      </w:r>
    </w:p>
    <w:p w14:paraId="39E883BE" w14:textId="6A8C2754" w:rsidR="0067142E" w:rsidRDefault="0067142E" w:rsidP="0067142E">
      <w:pPr>
        <w:spacing w:line="360" w:lineRule="auto"/>
        <w:rPr>
          <w:b/>
          <w:bCs/>
        </w:rPr>
      </w:pPr>
      <w:r>
        <w:rPr>
          <w:i/>
          <w:iCs/>
        </w:rPr>
        <w:t xml:space="preserve">Child will be created always for </w:t>
      </w:r>
      <w:r w:rsidRPr="00913418">
        <w:rPr>
          <w:b/>
          <w:bCs/>
          <w:i/>
          <w:iCs/>
        </w:rPr>
        <w:t>Card CRU</w:t>
      </w:r>
      <w:r>
        <w:rPr>
          <w:i/>
          <w:iCs/>
        </w:rPr>
        <w:t xml:space="preserve"> -&gt; Main WI to </w:t>
      </w:r>
      <w:r w:rsidRPr="00913418">
        <w:rPr>
          <w:b/>
          <w:bCs/>
        </w:rPr>
        <w:t>Awaiting AO</w:t>
      </w:r>
      <w:r>
        <w:t xml:space="preserve"> -&gt; </w:t>
      </w:r>
      <w:r w:rsidRPr="0067142E">
        <w:rPr>
          <w:b/>
          <w:bCs/>
        </w:rPr>
        <w:t>Awaiting STL</w:t>
      </w:r>
      <w:r>
        <w:t xml:space="preserve"> -&gt; </w:t>
      </w:r>
      <w:r w:rsidRPr="0067142E">
        <w:rPr>
          <w:b/>
          <w:bCs/>
        </w:rPr>
        <w:t>Awaiting STL Checker</w:t>
      </w:r>
      <w:r>
        <w:t xml:space="preserve"> (Optional) -&gt;  </w:t>
      </w:r>
      <w:r w:rsidRPr="00813E57">
        <w:rPr>
          <w:b/>
          <w:bCs/>
        </w:rPr>
        <w:t>Disbursal Resubmission</w:t>
      </w:r>
      <w:r>
        <w:t xml:space="preserve"> -&gt; </w:t>
      </w:r>
      <w:r w:rsidRPr="00813E57">
        <w:rPr>
          <w:b/>
          <w:bCs/>
        </w:rPr>
        <w:t>Collect 1</w:t>
      </w:r>
      <w:r>
        <w:t xml:space="preserve"> (To check if </w:t>
      </w:r>
      <w:r>
        <w:lastRenderedPageBreak/>
        <w:t xml:space="preserve">customer consent child is completed) -&gt; </w:t>
      </w:r>
      <w:r w:rsidRPr="00813E57">
        <w:rPr>
          <w:b/>
          <w:bCs/>
        </w:rPr>
        <w:t>Disbursal Checker</w:t>
      </w:r>
      <w:r>
        <w:t xml:space="preserve"> (</w:t>
      </w:r>
      <w:r>
        <w:rPr>
          <w:i/>
          <w:iCs/>
        </w:rPr>
        <w:t xml:space="preserve">child to be created for PL Disbursal Comms ) -&gt; </w:t>
      </w:r>
      <w:r w:rsidRPr="00813E57">
        <w:rPr>
          <w:b/>
          <w:bCs/>
        </w:rPr>
        <w:t>Primary MCQ Issuance</w:t>
      </w:r>
      <w:r>
        <w:t xml:space="preserve"> -&gt; </w:t>
      </w:r>
      <w:r w:rsidRPr="00813E57">
        <w:rPr>
          <w:b/>
          <w:bCs/>
        </w:rPr>
        <w:t>Original Verification</w:t>
      </w:r>
      <w:r>
        <w:t xml:space="preserve"> -&gt; </w:t>
      </w:r>
      <w:r w:rsidRPr="00813E57">
        <w:rPr>
          <w:b/>
          <w:bCs/>
        </w:rPr>
        <w:t>Collect 2</w:t>
      </w:r>
      <w:r>
        <w:t xml:space="preserve"> ( To check if Card CRU child and PL Disbursal Comms child are completed ) -&gt; </w:t>
      </w:r>
      <w:r w:rsidRPr="00813E57">
        <w:rPr>
          <w:b/>
          <w:bCs/>
        </w:rPr>
        <w:t xml:space="preserve">Exit </w:t>
      </w:r>
    </w:p>
    <w:p w14:paraId="2812DEA0" w14:textId="77777777" w:rsidR="0067142E" w:rsidRDefault="0067142E" w:rsidP="0067142E">
      <w:pPr>
        <w:spacing w:line="360" w:lineRule="auto"/>
      </w:pPr>
    </w:p>
    <w:p w14:paraId="76F3685A" w14:textId="77777777" w:rsidR="0067142E" w:rsidRDefault="0067142E" w:rsidP="0067142E">
      <w:pPr>
        <w:spacing w:line="360" w:lineRule="auto"/>
        <w:rPr>
          <w:b/>
          <w:bCs/>
        </w:rPr>
      </w:pPr>
      <w:r>
        <w:t xml:space="preserve">Child from </w:t>
      </w:r>
      <w:r w:rsidRPr="00566CAB">
        <w:rPr>
          <w:b/>
          <w:bCs/>
        </w:rPr>
        <w:t>Card CRU</w:t>
      </w:r>
      <w:r>
        <w:t xml:space="preserve"> -&gt; </w:t>
      </w:r>
      <w:r w:rsidRPr="00566CAB">
        <w:rPr>
          <w:b/>
          <w:bCs/>
        </w:rPr>
        <w:t>Card DDE</w:t>
      </w:r>
      <w:r>
        <w:t xml:space="preserve"> -&gt; </w:t>
      </w:r>
      <w:r>
        <w:rPr>
          <w:i/>
          <w:iCs/>
        </w:rPr>
        <w:t xml:space="preserve">CC Disbursal Communication </w:t>
      </w:r>
      <w:r>
        <w:t xml:space="preserve">-&gt; </w:t>
      </w:r>
      <w:r w:rsidRPr="00566CAB">
        <w:rPr>
          <w:b/>
          <w:bCs/>
        </w:rPr>
        <w:t>Collect 2</w:t>
      </w:r>
      <w:r>
        <w:t xml:space="preserve"> -&gt; </w:t>
      </w:r>
      <w:r w:rsidRPr="00566CAB">
        <w:rPr>
          <w:b/>
          <w:bCs/>
        </w:rPr>
        <w:t xml:space="preserve">Exit </w:t>
      </w:r>
    </w:p>
    <w:p w14:paraId="089C2109" w14:textId="77777777" w:rsidR="00504524" w:rsidRDefault="00504524" w:rsidP="0067142E">
      <w:pPr>
        <w:spacing w:line="360" w:lineRule="auto"/>
        <w:rPr>
          <w:b/>
          <w:bCs/>
        </w:rPr>
      </w:pPr>
    </w:p>
    <w:p w14:paraId="4540E49B" w14:textId="02C7F543" w:rsidR="00504524" w:rsidRDefault="00504524" w:rsidP="00504524">
      <w:pPr>
        <w:pStyle w:val="Heading3"/>
        <w:numPr>
          <w:ilvl w:val="2"/>
          <w:numId w:val="2"/>
        </w:numPr>
      </w:pPr>
      <w:bookmarkStart w:id="75" w:name="_Toc206760642"/>
      <w:r>
        <w:t>Secondary Bank LC with STL Required</w:t>
      </w:r>
      <w:r w:rsidR="00E86297">
        <w:t>(New)</w:t>
      </w:r>
      <w:r>
        <w:t xml:space="preserve"> &amp; No Cross Sell</w:t>
      </w:r>
      <w:bookmarkEnd w:id="75"/>
      <w:r>
        <w:t xml:space="preserve"> </w:t>
      </w:r>
    </w:p>
    <w:p w14:paraId="461BDDB5" w14:textId="77777777" w:rsidR="00504524" w:rsidRDefault="00504524" w:rsidP="00504524"/>
    <w:p w14:paraId="72920F51" w14:textId="65DE96C2" w:rsidR="00B54F8D" w:rsidRDefault="00B54F8D" w:rsidP="00B54F8D">
      <w:pPr>
        <w:pStyle w:val="Heading4"/>
        <w:numPr>
          <w:ilvl w:val="3"/>
          <w:numId w:val="2"/>
        </w:numPr>
      </w:pPr>
      <w:r>
        <w:t xml:space="preserve">STL Attached </w:t>
      </w:r>
    </w:p>
    <w:p w14:paraId="6FC8D578" w14:textId="77777777" w:rsidR="00B54F8D" w:rsidRDefault="00B54F8D" w:rsidP="00B54F8D"/>
    <w:p w14:paraId="03F50BFB" w14:textId="7C5DCA2B" w:rsidR="00B54F8D" w:rsidRDefault="00B54F8D" w:rsidP="00B54F8D">
      <w:pPr>
        <w:pStyle w:val="ListParagraph"/>
        <w:numPr>
          <w:ilvl w:val="0"/>
          <w:numId w:val="5"/>
        </w:numPr>
        <w:spacing w:line="360" w:lineRule="auto"/>
      </w:pPr>
      <w:r>
        <w:t xml:space="preserve">From Cons Doc Check, the main WI will move as per below: </w:t>
      </w:r>
    </w:p>
    <w:p w14:paraId="6C77C69A" w14:textId="0666C303" w:rsidR="00B54F8D" w:rsidRDefault="008A1EE7" w:rsidP="00B54F8D">
      <w:pPr>
        <w:spacing w:line="360" w:lineRule="auto"/>
      </w:pPr>
      <w:r w:rsidRPr="00F44D69">
        <w:rPr>
          <w:b/>
          <w:bCs/>
        </w:rPr>
        <w:t>Disbursal Resubmission</w:t>
      </w:r>
      <w:r>
        <w:t xml:space="preserve"> -&gt; </w:t>
      </w:r>
      <w:r w:rsidRPr="00F44D69">
        <w:rPr>
          <w:b/>
          <w:bCs/>
        </w:rPr>
        <w:t>Collect 1</w:t>
      </w:r>
      <w:r>
        <w:t xml:space="preserve"> (To check if customer consent child is completed) -&gt; </w:t>
      </w:r>
      <w:r w:rsidRPr="00F44D69">
        <w:rPr>
          <w:b/>
          <w:bCs/>
        </w:rPr>
        <w:t>Disbursal Checker</w:t>
      </w:r>
      <w:r>
        <w:t xml:space="preserve"> (</w:t>
      </w:r>
      <w:r>
        <w:rPr>
          <w:i/>
          <w:iCs/>
        </w:rPr>
        <w:t xml:space="preserve">child will be created for PL Disbursal Comms) </w:t>
      </w:r>
      <w:r>
        <w:t xml:space="preserve">-&gt; </w:t>
      </w:r>
      <w:r w:rsidR="00B45CF6" w:rsidRPr="00F44D69">
        <w:rPr>
          <w:b/>
          <w:bCs/>
        </w:rPr>
        <w:t>Primary MCQ Issuance</w:t>
      </w:r>
      <w:r w:rsidR="00B45CF6">
        <w:t xml:space="preserve"> -&gt; </w:t>
      </w:r>
      <w:r w:rsidR="00B45CF6" w:rsidRPr="00F44D69">
        <w:rPr>
          <w:b/>
          <w:bCs/>
        </w:rPr>
        <w:t>Original Verification</w:t>
      </w:r>
      <w:r w:rsidR="00B45CF6">
        <w:t xml:space="preserve"> -&gt; </w:t>
      </w:r>
      <w:r w:rsidR="00B45CF6" w:rsidRPr="00F44D69">
        <w:rPr>
          <w:b/>
          <w:bCs/>
        </w:rPr>
        <w:t>Collect 2</w:t>
      </w:r>
      <w:r w:rsidR="00A86B85">
        <w:t xml:space="preserve"> (To check if PL Disbursal comms. Child is completed ) -&gt; </w:t>
      </w:r>
      <w:r w:rsidR="00A86B85" w:rsidRPr="00F44D69">
        <w:rPr>
          <w:b/>
          <w:bCs/>
        </w:rPr>
        <w:t xml:space="preserve">Exit </w:t>
      </w:r>
    </w:p>
    <w:p w14:paraId="68AB21E6" w14:textId="77777777" w:rsidR="00E428AE" w:rsidRDefault="00E428AE" w:rsidP="00B54F8D">
      <w:pPr>
        <w:spacing w:line="360" w:lineRule="auto"/>
      </w:pPr>
    </w:p>
    <w:p w14:paraId="4DBCF82B" w14:textId="158E00F4" w:rsidR="00F44D69" w:rsidRDefault="00F44D69" w:rsidP="00F44D69">
      <w:pPr>
        <w:pStyle w:val="Heading4"/>
        <w:numPr>
          <w:ilvl w:val="3"/>
          <w:numId w:val="2"/>
        </w:numPr>
      </w:pPr>
      <w:r>
        <w:t xml:space="preserve">STL not Attached </w:t>
      </w:r>
    </w:p>
    <w:p w14:paraId="12B77498" w14:textId="77777777" w:rsidR="00F44D69" w:rsidRPr="00F44D69" w:rsidRDefault="00F44D69" w:rsidP="00F44D69"/>
    <w:p w14:paraId="2300A3DE" w14:textId="77777777" w:rsidR="00F44D69" w:rsidRDefault="00F44D69" w:rsidP="00F44D69">
      <w:pPr>
        <w:pStyle w:val="ListParagraph"/>
        <w:numPr>
          <w:ilvl w:val="0"/>
          <w:numId w:val="5"/>
        </w:numPr>
        <w:spacing w:line="360" w:lineRule="auto"/>
      </w:pPr>
      <w:r>
        <w:t xml:space="preserve">From Cons Doc Check, the main WI will move as per below: </w:t>
      </w:r>
    </w:p>
    <w:p w14:paraId="6A9B3B69" w14:textId="43CC8FBE" w:rsidR="00F44D69" w:rsidRDefault="00F44D69" w:rsidP="00F44D69">
      <w:pPr>
        <w:spacing w:line="360" w:lineRule="auto"/>
        <w:rPr>
          <w:b/>
          <w:bCs/>
        </w:rPr>
      </w:pPr>
      <w:r>
        <w:rPr>
          <w:b/>
          <w:bCs/>
        </w:rPr>
        <w:t xml:space="preserve">Awaiting STL </w:t>
      </w:r>
      <w:r w:rsidRPr="00F44D69">
        <w:t>-&gt;</w:t>
      </w:r>
      <w:r>
        <w:rPr>
          <w:b/>
          <w:bCs/>
        </w:rPr>
        <w:t xml:space="preserve"> Awaiting STL Checker </w:t>
      </w:r>
      <w:r w:rsidRPr="00F44D69">
        <w:t>(Optional)-&gt;</w:t>
      </w:r>
      <w:r>
        <w:rPr>
          <w:b/>
          <w:bCs/>
        </w:rPr>
        <w:t xml:space="preserve"> </w:t>
      </w:r>
      <w:r w:rsidRPr="00F44D69">
        <w:rPr>
          <w:b/>
          <w:bCs/>
        </w:rPr>
        <w:t>Disbursal Resubmission</w:t>
      </w:r>
      <w:r>
        <w:t xml:space="preserve"> -&gt; </w:t>
      </w:r>
      <w:r w:rsidRPr="00F44D69">
        <w:rPr>
          <w:b/>
          <w:bCs/>
        </w:rPr>
        <w:t>Collect 1</w:t>
      </w:r>
      <w:r>
        <w:t xml:space="preserve"> (To check if customer consent child is completed) -&gt; </w:t>
      </w:r>
      <w:r w:rsidRPr="00F44D69">
        <w:rPr>
          <w:b/>
          <w:bCs/>
        </w:rPr>
        <w:t>Disbursal Checker</w:t>
      </w:r>
      <w:r>
        <w:t xml:space="preserve"> (</w:t>
      </w:r>
      <w:r>
        <w:rPr>
          <w:i/>
          <w:iCs/>
        </w:rPr>
        <w:t xml:space="preserve">child will be created for PL Disbursal Comms) </w:t>
      </w:r>
      <w:r>
        <w:t xml:space="preserve">-&gt; </w:t>
      </w:r>
      <w:r w:rsidRPr="00F44D69">
        <w:rPr>
          <w:b/>
          <w:bCs/>
        </w:rPr>
        <w:t>Primary MCQ Issuance</w:t>
      </w:r>
      <w:r>
        <w:t xml:space="preserve"> -&gt; </w:t>
      </w:r>
      <w:r w:rsidRPr="00F44D69">
        <w:rPr>
          <w:b/>
          <w:bCs/>
        </w:rPr>
        <w:t>Original Verification</w:t>
      </w:r>
      <w:r>
        <w:t xml:space="preserve"> -&gt; </w:t>
      </w:r>
      <w:r w:rsidRPr="00F44D69">
        <w:rPr>
          <w:b/>
          <w:bCs/>
        </w:rPr>
        <w:t>Collect 2</w:t>
      </w:r>
      <w:r>
        <w:t xml:space="preserve"> (To check if PL Disbursal comms. Child is completed ) -&gt; </w:t>
      </w:r>
      <w:r w:rsidRPr="00F44D69">
        <w:rPr>
          <w:b/>
          <w:bCs/>
        </w:rPr>
        <w:t xml:space="preserve">Exit </w:t>
      </w:r>
    </w:p>
    <w:p w14:paraId="2EA88D93" w14:textId="77777777" w:rsidR="004E5CFD" w:rsidRDefault="004E5CFD" w:rsidP="00F44D69">
      <w:pPr>
        <w:spacing w:line="360" w:lineRule="auto"/>
        <w:rPr>
          <w:b/>
          <w:bCs/>
        </w:rPr>
      </w:pPr>
    </w:p>
    <w:p w14:paraId="674488F7" w14:textId="77777777" w:rsidR="004E5CFD" w:rsidRDefault="004E5CFD" w:rsidP="00F44D69">
      <w:pPr>
        <w:spacing w:line="360" w:lineRule="auto"/>
        <w:rPr>
          <w:b/>
          <w:bCs/>
        </w:rPr>
      </w:pPr>
    </w:p>
    <w:p w14:paraId="098F54D8" w14:textId="6735B86E" w:rsidR="004E5CFD" w:rsidRDefault="004E5CFD" w:rsidP="004E5CFD">
      <w:pPr>
        <w:pStyle w:val="Heading3"/>
        <w:numPr>
          <w:ilvl w:val="2"/>
          <w:numId w:val="2"/>
        </w:numPr>
      </w:pPr>
      <w:bookmarkStart w:id="76" w:name="_Toc206760643"/>
      <w:r>
        <w:t>Secondary Bank LC without STL Required</w:t>
      </w:r>
      <w:r w:rsidR="00E86297">
        <w:t>(Excluding New / Takeover)</w:t>
      </w:r>
      <w:r>
        <w:t xml:space="preserve"> &amp; Cross Sell = CC</w:t>
      </w:r>
      <w:bookmarkEnd w:id="76"/>
    </w:p>
    <w:p w14:paraId="643411F1" w14:textId="158F61BB" w:rsidR="004E5CFD" w:rsidRDefault="00E922B5" w:rsidP="00872DEA">
      <w:pPr>
        <w:pStyle w:val="ListParagraph"/>
        <w:numPr>
          <w:ilvl w:val="0"/>
          <w:numId w:val="5"/>
        </w:numPr>
        <w:spacing w:line="360" w:lineRule="auto"/>
      </w:pPr>
      <w:r>
        <w:t xml:space="preserve">From Cons Doc Check, the main WI will move </w:t>
      </w:r>
      <w:r w:rsidR="00872DEA">
        <w:t xml:space="preserve">as per below: </w:t>
      </w:r>
    </w:p>
    <w:p w14:paraId="4C2564A0" w14:textId="518E2B66" w:rsidR="00C1473C" w:rsidRPr="00C1473C" w:rsidRDefault="00C1473C" w:rsidP="00C1473C">
      <w:pPr>
        <w:pStyle w:val="Heading4"/>
        <w:numPr>
          <w:ilvl w:val="3"/>
          <w:numId w:val="2"/>
        </w:numPr>
      </w:pPr>
      <w:r>
        <w:t>If Primary MCQ Issuance Required Before CC = Yes</w:t>
      </w:r>
    </w:p>
    <w:p w14:paraId="2E6DCAB6" w14:textId="34D27FBE" w:rsidR="00872DEA" w:rsidRDefault="00C5146F" w:rsidP="00872DEA">
      <w:pPr>
        <w:spacing w:line="360" w:lineRule="auto"/>
        <w:rPr>
          <w:b/>
          <w:bCs/>
        </w:rPr>
      </w:pPr>
      <w:r w:rsidRPr="00C321A9">
        <w:rPr>
          <w:b/>
          <w:bCs/>
        </w:rPr>
        <w:t>Collect 1</w:t>
      </w:r>
      <w:r w:rsidR="00BA40B9">
        <w:t xml:space="preserve"> (To check if customer consent child is completed) -&gt; </w:t>
      </w:r>
      <w:r w:rsidR="00BA40B9" w:rsidRPr="00C321A9">
        <w:rPr>
          <w:b/>
          <w:bCs/>
        </w:rPr>
        <w:t>Disbursal Checker</w:t>
      </w:r>
      <w:r w:rsidR="00BA40B9">
        <w:t xml:space="preserve"> (</w:t>
      </w:r>
      <w:r w:rsidR="00BA40B9">
        <w:rPr>
          <w:i/>
          <w:iCs/>
        </w:rPr>
        <w:t xml:space="preserve">child will be created for PL Disbursal Comms) </w:t>
      </w:r>
      <w:r w:rsidR="00BA40B9">
        <w:t xml:space="preserve">-&gt; </w:t>
      </w:r>
      <w:r w:rsidR="00BA40B9" w:rsidRPr="00C321A9">
        <w:rPr>
          <w:b/>
          <w:bCs/>
        </w:rPr>
        <w:t>Primary MCQ Issuance</w:t>
      </w:r>
      <w:r w:rsidR="00BA40B9">
        <w:t xml:space="preserve"> -&gt; </w:t>
      </w:r>
      <w:r w:rsidR="00BA40B9" w:rsidRPr="00530F7E">
        <w:rPr>
          <w:b/>
          <w:bCs/>
        </w:rPr>
        <w:t>Card CRU</w:t>
      </w:r>
      <w:r w:rsidR="00BA40B9">
        <w:t xml:space="preserve"> -&gt; </w:t>
      </w:r>
      <w:r w:rsidR="00BA40B9" w:rsidRPr="00530F7E">
        <w:rPr>
          <w:b/>
          <w:bCs/>
        </w:rPr>
        <w:t>Card DDE</w:t>
      </w:r>
      <w:r w:rsidR="00BA40B9">
        <w:t xml:space="preserve"> </w:t>
      </w:r>
      <w:r w:rsidR="00BA40B9">
        <w:lastRenderedPageBreak/>
        <w:t>(</w:t>
      </w:r>
      <w:r w:rsidR="00BA40B9">
        <w:rPr>
          <w:i/>
          <w:iCs/>
        </w:rPr>
        <w:t xml:space="preserve">child will be created for CC Disbursal </w:t>
      </w:r>
      <w:r w:rsidR="00CF3B76">
        <w:rPr>
          <w:i/>
          <w:iCs/>
        </w:rPr>
        <w:t>Comms)</w:t>
      </w:r>
      <w:r w:rsidR="00BA40B9">
        <w:rPr>
          <w:i/>
          <w:iCs/>
        </w:rPr>
        <w:t xml:space="preserve"> </w:t>
      </w:r>
      <w:r w:rsidR="00BA40B9">
        <w:t xml:space="preserve">-&gt; </w:t>
      </w:r>
      <w:r w:rsidR="00BA40B9" w:rsidRPr="00530F7E">
        <w:rPr>
          <w:b/>
          <w:bCs/>
        </w:rPr>
        <w:t>Original Verification</w:t>
      </w:r>
      <w:r w:rsidR="00BA40B9">
        <w:t xml:space="preserve"> -&gt; </w:t>
      </w:r>
      <w:r w:rsidR="00BA40B9" w:rsidRPr="00530F7E">
        <w:rPr>
          <w:b/>
          <w:bCs/>
        </w:rPr>
        <w:t>Collect 2</w:t>
      </w:r>
      <w:r w:rsidR="00BA40B9">
        <w:t xml:space="preserve">(To check if PL &amp; CC </w:t>
      </w:r>
      <w:r w:rsidR="00C321A9">
        <w:t xml:space="preserve">Disbursal Comms child are </w:t>
      </w:r>
      <w:r w:rsidR="00CF3B76">
        <w:t>completed)</w:t>
      </w:r>
      <w:r w:rsidR="00C321A9">
        <w:t xml:space="preserve"> -&gt; </w:t>
      </w:r>
      <w:r w:rsidR="00C321A9" w:rsidRPr="00530F7E">
        <w:rPr>
          <w:b/>
          <w:bCs/>
        </w:rPr>
        <w:t>Exit</w:t>
      </w:r>
    </w:p>
    <w:p w14:paraId="484247A3" w14:textId="77777777" w:rsidR="00C1473C" w:rsidRDefault="00C1473C" w:rsidP="00872DEA">
      <w:pPr>
        <w:spacing w:line="360" w:lineRule="auto"/>
        <w:rPr>
          <w:b/>
          <w:bCs/>
        </w:rPr>
      </w:pPr>
    </w:p>
    <w:p w14:paraId="1CDEC184" w14:textId="48BC5D7E" w:rsidR="00C1473C" w:rsidRDefault="00C1473C" w:rsidP="00C1473C">
      <w:pPr>
        <w:pStyle w:val="Heading4"/>
        <w:numPr>
          <w:ilvl w:val="3"/>
          <w:numId w:val="2"/>
        </w:numPr>
      </w:pPr>
      <w:r>
        <w:t xml:space="preserve">If Primary MCQ Issuance Required Before CC = No </w:t>
      </w:r>
    </w:p>
    <w:p w14:paraId="3DB73D41" w14:textId="77777777" w:rsidR="00C1473C" w:rsidRDefault="00C1473C" w:rsidP="00C1473C"/>
    <w:p w14:paraId="36D1DC24" w14:textId="6FA63211" w:rsidR="00C1473C" w:rsidRDefault="00C1473C" w:rsidP="00C1473C">
      <w:pPr>
        <w:spacing w:line="360" w:lineRule="auto"/>
        <w:rPr>
          <w:b/>
          <w:bCs/>
        </w:rPr>
      </w:pPr>
      <w:r w:rsidRPr="00C321A9">
        <w:rPr>
          <w:b/>
          <w:bCs/>
        </w:rPr>
        <w:t>Collect 1</w:t>
      </w:r>
      <w:r>
        <w:t xml:space="preserve"> (To check if customer consent child is completed) -&gt; </w:t>
      </w:r>
      <w:r>
        <w:rPr>
          <w:i/>
          <w:iCs/>
        </w:rPr>
        <w:t xml:space="preserve">Another child will be created for Card CRU -&gt; Main WI </w:t>
      </w:r>
      <w:r w:rsidRPr="00C321A9">
        <w:rPr>
          <w:b/>
          <w:bCs/>
        </w:rPr>
        <w:t>Disbursal Checker</w:t>
      </w:r>
      <w:r>
        <w:t xml:space="preserve"> (</w:t>
      </w:r>
      <w:r>
        <w:rPr>
          <w:i/>
          <w:iCs/>
        </w:rPr>
        <w:t xml:space="preserve">child will be created for PL Disbursal Comms) </w:t>
      </w:r>
      <w:r>
        <w:t xml:space="preserve">-&gt; </w:t>
      </w:r>
      <w:r w:rsidRPr="00C321A9">
        <w:rPr>
          <w:b/>
          <w:bCs/>
        </w:rPr>
        <w:t>Primary MCQ Issuance</w:t>
      </w:r>
      <w:r>
        <w:t xml:space="preserve"> -&gt; </w:t>
      </w:r>
      <w:r w:rsidRPr="00530F7E">
        <w:rPr>
          <w:b/>
          <w:bCs/>
        </w:rPr>
        <w:t>Original Verification</w:t>
      </w:r>
      <w:r>
        <w:t xml:space="preserve"> -&gt; </w:t>
      </w:r>
      <w:r w:rsidRPr="00530F7E">
        <w:rPr>
          <w:b/>
          <w:bCs/>
        </w:rPr>
        <w:t>Collect 2</w:t>
      </w:r>
      <w:r>
        <w:t>(To check if PL &amp; C</w:t>
      </w:r>
      <w:r w:rsidR="001F5400">
        <w:t xml:space="preserve">ard CRU </w:t>
      </w:r>
      <w:r>
        <w:t xml:space="preserve">child are completed) -&gt; </w:t>
      </w:r>
      <w:r w:rsidRPr="00530F7E">
        <w:rPr>
          <w:b/>
          <w:bCs/>
        </w:rPr>
        <w:t>Exit</w:t>
      </w:r>
    </w:p>
    <w:p w14:paraId="0C31F8FD" w14:textId="77777777" w:rsidR="00C1473C" w:rsidRPr="00C1473C" w:rsidRDefault="00C1473C" w:rsidP="00C1473C"/>
    <w:p w14:paraId="6E5699F4" w14:textId="63C085C3" w:rsidR="00530F7E" w:rsidRPr="006C54A9" w:rsidRDefault="001F5400" w:rsidP="00872DEA">
      <w:pPr>
        <w:spacing w:line="360" w:lineRule="auto"/>
        <w:rPr>
          <w:b/>
          <w:bCs/>
        </w:rPr>
      </w:pPr>
      <w:r>
        <w:t xml:space="preserve">Child WI from </w:t>
      </w:r>
      <w:r w:rsidRPr="00530F7E">
        <w:rPr>
          <w:b/>
          <w:bCs/>
        </w:rPr>
        <w:t>Card CRU</w:t>
      </w:r>
      <w:r>
        <w:t xml:space="preserve"> -&gt; </w:t>
      </w:r>
      <w:r w:rsidRPr="00530F7E">
        <w:rPr>
          <w:b/>
          <w:bCs/>
        </w:rPr>
        <w:t>Card DDE</w:t>
      </w:r>
      <w:r>
        <w:t xml:space="preserve"> -&gt; CC Disbursal Communication -&gt;</w:t>
      </w:r>
      <w:r w:rsidR="006C54A9">
        <w:t xml:space="preserve"> </w:t>
      </w:r>
      <w:r w:rsidR="006C54A9" w:rsidRPr="006C54A9">
        <w:rPr>
          <w:b/>
          <w:bCs/>
        </w:rPr>
        <w:t>Collect 2</w:t>
      </w:r>
      <w:r w:rsidR="006C54A9">
        <w:t xml:space="preserve"> -&gt; </w:t>
      </w:r>
      <w:r w:rsidR="006C54A9" w:rsidRPr="006C54A9">
        <w:rPr>
          <w:b/>
          <w:bCs/>
        </w:rPr>
        <w:t>Exit</w:t>
      </w:r>
    </w:p>
    <w:p w14:paraId="1367CAE1" w14:textId="157E3508" w:rsidR="00E012E5" w:rsidRDefault="00530F7E" w:rsidP="00E012E5">
      <w:pPr>
        <w:pStyle w:val="Heading3"/>
        <w:numPr>
          <w:ilvl w:val="2"/>
          <w:numId w:val="2"/>
        </w:numPr>
      </w:pPr>
      <w:bookmarkStart w:id="77" w:name="_Toc206760644"/>
      <w:r>
        <w:t>Secondary Bank LC without STL Required</w:t>
      </w:r>
      <w:r w:rsidR="00E86297">
        <w:t>(Excluding New / Takeover)</w:t>
      </w:r>
      <w:r>
        <w:t xml:space="preserve"> </w:t>
      </w:r>
      <w:r w:rsidR="00E012E5">
        <w:t>&amp; No Cross Sell</w:t>
      </w:r>
      <w:bookmarkEnd w:id="77"/>
      <w:r w:rsidR="00E012E5">
        <w:t xml:space="preserve"> </w:t>
      </w:r>
    </w:p>
    <w:p w14:paraId="21DB37B2" w14:textId="77777777" w:rsidR="00E012E5" w:rsidRDefault="00E012E5" w:rsidP="00E012E5"/>
    <w:p w14:paraId="17851C97" w14:textId="77777777" w:rsidR="00E012E5" w:rsidRDefault="00E012E5" w:rsidP="00E012E5">
      <w:pPr>
        <w:pStyle w:val="ListParagraph"/>
        <w:numPr>
          <w:ilvl w:val="0"/>
          <w:numId w:val="5"/>
        </w:numPr>
        <w:spacing w:line="360" w:lineRule="auto"/>
      </w:pPr>
      <w:r>
        <w:t xml:space="preserve">From Cons Doc Check, the main WI will move as per below: </w:t>
      </w:r>
    </w:p>
    <w:p w14:paraId="68A69755" w14:textId="0FA082CD" w:rsidR="00E012E5" w:rsidRDefault="00E012E5" w:rsidP="00E012E5">
      <w:pPr>
        <w:spacing w:line="360" w:lineRule="auto"/>
        <w:rPr>
          <w:b/>
          <w:bCs/>
        </w:rPr>
      </w:pPr>
      <w:r w:rsidRPr="00C321A9">
        <w:rPr>
          <w:b/>
          <w:bCs/>
        </w:rPr>
        <w:t>Collect 1</w:t>
      </w:r>
      <w:r>
        <w:t xml:space="preserve"> (To check if customer consent child is completed) -&gt; </w:t>
      </w:r>
      <w:r w:rsidRPr="00C321A9">
        <w:rPr>
          <w:b/>
          <w:bCs/>
        </w:rPr>
        <w:t>Disbursal Checker</w:t>
      </w:r>
      <w:r>
        <w:t xml:space="preserve"> (</w:t>
      </w:r>
      <w:r>
        <w:rPr>
          <w:i/>
          <w:iCs/>
        </w:rPr>
        <w:t xml:space="preserve">child will be created for PL Disbursal Comms) </w:t>
      </w:r>
      <w:r>
        <w:t xml:space="preserve">-&gt; </w:t>
      </w:r>
      <w:r w:rsidRPr="00C321A9">
        <w:rPr>
          <w:b/>
          <w:bCs/>
        </w:rPr>
        <w:t>Primary MCQ Issuance</w:t>
      </w:r>
      <w:r>
        <w:t xml:space="preserve"> -&gt; </w:t>
      </w:r>
      <w:r w:rsidRPr="00530F7E">
        <w:rPr>
          <w:b/>
          <w:bCs/>
        </w:rPr>
        <w:t>Original Verification</w:t>
      </w:r>
      <w:r>
        <w:t xml:space="preserve"> -&gt; </w:t>
      </w:r>
      <w:r w:rsidRPr="00530F7E">
        <w:rPr>
          <w:b/>
          <w:bCs/>
        </w:rPr>
        <w:t>Collect 2</w:t>
      </w:r>
      <w:r>
        <w:t xml:space="preserve">(To check if PL Disbursal Comms child are completed ) -&gt; </w:t>
      </w:r>
      <w:r w:rsidRPr="00530F7E">
        <w:rPr>
          <w:b/>
          <w:bCs/>
        </w:rPr>
        <w:t>Exit</w:t>
      </w:r>
    </w:p>
    <w:p w14:paraId="680EAACD" w14:textId="36368655" w:rsidR="006D414B" w:rsidRDefault="006D414B" w:rsidP="006D414B">
      <w:pPr>
        <w:pStyle w:val="Heading3"/>
        <w:numPr>
          <w:ilvl w:val="2"/>
          <w:numId w:val="2"/>
        </w:numPr>
      </w:pPr>
      <w:bookmarkStart w:id="78" w:name="_Toc206760645"/>
      <w:r>
        <w:t>Reschedule Collection</w:t>
      </w:r>
      <w:bookmarkEnd w:id="78"/>
    </w:p>
    <w:p w14:paraId="0889BA25" w14:textId="4BA38B97" w:rsidR="006D414B" w:rsidRDefault="006D414B" w:rsidP="004F2271">
      <w:pPr>
        <w:pStyle w:val="ListParagraph"/>
        <w:numPr>
          <w:ilvl w:val="0"/>
          <w:numId w:val="5"/>
        </w:numPr>
        <w:spacing w:line="360" w:lineRule="auto"/>
      </w:pPr>
      <w:r>
        <w:t xml:space="preserve">From Cons Doc Check, the main WI will move as per below: </w:t>
      </w:r>
    </w:p>
    <w:p w14:paraId="0EDDCDFB" w14:textId="77777777" w:rsidR="006D414B" w:rsidRDefault="006D414B" w:rsidP="004F2271">
      <w:pPr>
        <w:spacing w:line="360" w:lineRule="auto"/>
      </w:pPr>
    </w:p>
    <w:p w14:paraId="46DD78B6" w14:textId="15F1C61C" w:rsidR="003E0603" w:rsidRDefault="004055DF" w:rsidP="000B3F00">
      <w:pPr>
        <w:spacing w:line="360" w:lineRule="auto"/>
      </w:pPr>
      <w:r w:rsidRPr="003A6095">
        <w:rPr>
          <w:b/>
          <w:bCs/>
        </w:rPr>
        <w:t>Collect 1</w:t>
      </w:r>
      <w:r>
        <w:t xml:space="preserve"> (To check if customer consent </w:t>
      </w:r>
      <w:r w:rsidR="00615442">
        <w:t>child is completed) -&gt; Disbursal Checker (</w:t>
      </w:r>
      <w:r w:rsidR="00615442">
        <w:rPr>
          <w:i/>
          <w:iCs/>
        </w:rPr>
        <w:t>child will be</w:t>
      </w:r>
      <w:r w:rsidR="004F2271">
        <w:rPr>
          <w:i/>
          <w:iCs/>
        </w:rPr>
        <w:t xml:space="preserve"> created for PL Disbursal Comms ) </w:t>
      </w:r>
      <w:r w:rsidR="004F2271">
        <w:t xml:space="preserve">-&gt; </w:t>
      </w:r>
      <w:r w:rsidR="004F2271" w:rsidRPr="003A6095">
        <w:rPr>
          <w:b/>
          <w:bCs/>
        </w:rPr>
        <w:t>Post Disbursal Services</w:t>
      </w:r>
      <w:r w:rsidR="004F2271">
        <w:t xml:space="preserve"> -&gt; </w:t>
      </w:r>
      <w:r w:rsidR="004F2271" w:rsidRPr="003A6095">
        <w:rPr>
          <w:b/>
          <w:bCs/>
        </w:rPr>
        <w:t>Original Verification</w:t>
      </w:r>
      <w:r w:rsidR="004F2271">
        <w:t xml:space="preserve"> -&gt; </w:t>
      </w:r>
      <w:r w:rsidR="004F2271" w:rsidRPr="003A6095">
        <w:rPr>
          <w:b/>
          <w:bCs/>
        </w:rPr>
        <w:t>Collect 2</w:t>
      </w:r>
      <w:r w:rsidR="004F2271">
        <w:t>(To check if PL Disburs</w:t>
      </w:r>
      <w:r w:rsidR="003A6095">
        <w:t xml:space="preserve">al </w:t>
      </w:r>
      <w:r w:rsidR="004F2271">
        <w:t>comm</w:t>
      </w:r>
      <w:r w:rsidR="003A6095">
        <w:t xml:space="preserve">s child is completed) -&gt; </w:t>
      </w:r>
      <w:r w:rsidR="003A6095" w:rsidRPr="003A6095">
        <w:rPr>
          <w:b/>
          <w:bCs/>
        </w:rPr>
        <w:t>Exit</w:t>
      </w:r>
      <w:r w:rsidR="003A6095">
        <w:t xml:space="preserve"> </w:t>
      </w:r>
    </w:p>
    <w:p w14:paraId="1A6FA877" w14:textId="77777777" w:rsidR="003E0603" w:rsidRPr="00B87D61" w:rsidRDefault="003E0603" w:rsidP="000B3F00">
      <w:pPr>
        <w:spacing w:line="360" w:lineRule="auto"/>
      </w:pPr>
    </w:p>
    <w:p w14:paraId="700436EB" w14:textId="77777777" w:rsidR="000B3F00" w:rsidRPr="002A47F1" w:rsidRDefault="000B3F00" w:rsidP="000B3F00">
      <w:pPr>
        <w:spacing w:line="360" w:lineRule="auto"/>
      </w:pPr>
    </w:p>
    <w:p w14:paraId="71C24D48" w14:textId="77777777" w:rsidR="004D14B5" w:rsidRDefault="004D14B5" w:rsidP="00F57211">
      <w:pPr>
        <w:spacing w:line="360" w:lineRule="auto"/>
      </w:pPr>
    </w:p>
    <w:p w14:paraId="2DB02562" w14:textId="77777777" w:rsidR="004D14B5" w:rsidRDefault="004D14B5" w:rsidP="00F57211">
      <w:pPr>
        <w:spacing w:line="360" w:lineRule="auto"/>
      </w:pPr>
    </w:p>
    <w:p w14:paraId="7B0072ED" w14:textId="77777777" w:rsidR="00AF6E3F" w:rsidRDefault="00AF6E3F" w:rsidP="00F57211">
      <w:pPr>
        <w:spacing w:line="360" w:lineRule="auto"/>
      </w:pPr>
    </w:p>
    <w:p w14:paraId="27F06533" w14:textId="1C04F628" w:rsidR="00805FBD" w:rsidRDefault="00883424" w:rsidP="00F57211">
      <w:pPr>
        <w:spacing w:line="360" w:lineRule="auto"/>
      </w:pPr>
      <w:r>
        <w:t xml:space="preserve">The WI from Cons Doc Check will </w:t>
      </w:r>
      <w:r w:rsidR="00805FBD">
        <w:t xml:space="preserve">check the business rules at CROPS Check decision and will route as per below conditions: </w:t>
      </w:r>
    </w:p>
    <w:p w14:paraId="2D5D3D26" w14:textId="77777777" w:rsidR="00805FBD" w:rsidRDefault="00805FBD" w:rsidP="00F57211">
      <w:pPr>
        <w:spacing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17"/>
        <w:gridCol w:w="2099"/>
      </w:tblGrid>
      <w:tr w:rsidR="00903FCB" w:rsidRPr="00805FBD" w14:paraId="0B6D3CE9" w14:textId="7324BC70" w:rsidTr="006742DD">
        <w:trPr>
          <w:trHeight w:val="746"/>
        </w:trPr>
        <w:tc>
          <w:tcPr>
            <w:tcW w:w="3836" w:type="pct"/>
            <w:shd w:val="clear" w:color="auto" w:fill="auto"/>
            <w:vAlign w:val="center"/>
          </w:tcPr>
          <w:p w14:paraId="30A6D605" w14:textId="1B447681" w:rsidR="00903FCB" w:rsidRPr="006742DD" w:rsidRDefault="00903FCB" w:rsidP="00903FCB">
            <w:pPr>
              <w:suppressAutoHyphens w:val="0"/>
              <w:spacing w:line="240" w:lineRule="auto"/>
              <w:rPr>
                <w:rFonts w:cs="Calibri"/>
                <w:b/>
                <w:bCs/>
                <w:color w:val="000000"/>
                <w:sz w:val="22"/>
                <w:szCs w:val="22"/>
                <w:lang w:eastAsia="en-US"/>
              </w:rPr>
            </w:pPr>
            <w:r w:rsidRPr="006742DD">
              <w:rPr>
                <w:rFonts w:cs="Calibri"/>
                <w:b/>
                <w:bCs/>
                <w:color w:val="000000"/>
                <w:sz w:val="22"/>
                <w:szCs w:val="22"/>
                <w:lang w:eastAsia="en-US"/>
              </w:rPr>
              <w:lastRenderedPageBreak/>
              <w:t>Condition</w:t>
            </w:r>
          </w:p>
        </w:tc>
        <w:tc>
          <w:tcPr>
            <w:tcW w:w="1164" w:type="pct"/>
            <w:vAlign w:val="center"/>
          </w:tcPr>
          <w:p w14:paraId="1AEEEB27" w14:textId="28DE0025" w:rsidR="00903FCB" w:rsidRPr="006742DD" w:rsidRDefault="00903FCB" w:rsidP="00903FCB">
            <w:pPr>
              <w:suppressAutoHyphens w:val="0"/>
              <w:spacing w:line="240" w:lineRule="auto"/>
              <w:rPr>
                <w:rFonts w:cs="Calibri"/>
                <w:b/>
                <w:bCs/>
                <w:color w:val="000000"/>
                <w:sz w:val="22"/>
                <w:szCs w:val="22"/>
                <w:lang w:eastAsia="en-US"/>
              </w:rPr>
            </w:pPr>
            <w:r w:rsidRPr="006742DD">
              <w:rPr>
                <w:rFonts w:cs="Calibri"/>
                <w:b/>
                <w:bCs/>
                <w:color w:val="000000"/>
                <w:sz w:val="22"/>
                <w:szCs w:val="22"/>
                <w:lang w:eastAsia="en-US"/>
              </w:rPr>
              <w:t xml:space="preserve">WI moves to </w:t>
            </w:r>
          </w:p>
        </w:tc>
      </w:tr>
      <w:tr w:rsidR="00903FCB" w:rsidRPr="00805FBD" w14:paraId="5BD2BD84" w14:textId="1329D360" w:rsidTr="006742DD">
        <w:trPr>
          <w:trHeight w:val="2030"/>
        </w:trPr>
        <w:tc>
          <w:tcPr>
            <w:tcW w:w="3836" w:type="pct"/>
            <w:shd w:val="clear" w:color="auto" w:fill="auto"/>
            <w:vAlign w:val="center"/>
            <w:hideMark/>
          </w:tcPr>
          <w:p w14:paraId="1CD96A61" w14:textId="77777777" w:rsidR="00903FCB" w:rsidRPr="00805FBD" w:rsidRDefault="00903FCB" w:rsidP="00903FCB">
            <w:pPr>
              <w:suppressAutoHyphens w:val="0"/>
              <w:spacing w:line="240" w:lineRule="auto"/>
              <w:rPr>
                <w:rFonts w:cs="Calibri"/>
                <w:color w:val="000000"/>
                <w:sz w:val="22"/>
                <w:szCs w:val="22"/>
                <w:lang w:eastAsia="en-US"/>
              </w:rPr>
            </w:pPr>
            <w:r w:rsidRPr="00805FBD">
              <w:rPr>
                <w:rFonts w:cs="Calibri"/>
                <w:color w:val="000000"/>
                <w:sz w:val="22"/>
                <w:szCs w:val="22"/>
                <w:lang w:eastAsia="en-US"/>
              </w:rPr>
              <w:t>If Sub-Product = Takeover | Cross Sell = AO or AO &amp; CC</w:t>
            </w:r>
            <w:r w:rsidRPr="00805FBD">
              <w:rPr>
                <w:rFonts w:cs="Calibri"/>
                <w:color w:val="000000"/>
                <w:sz w:val="22"/>
                <w:szCs w:val="22"/>
                <w:lang w:eastAsia="en-US"/>
              </w:rPr>
              <w:br/>
              <w:t>If Sub-Product = Primary |STL Required | Cross Sell = AO or AO &amp; CC</w:t>
            </w:r>
            <w:r w:rsidRPr="00805FBD">
              <w:rPr>
                <w:rFonts w:cs="Calibri"/>
                <w:color w:val="000000"/>
                <w:sz w:val="22"/>
                <w:szCs w:val="22"/>
                <w:lang w:eastAsia="en-US"/>
              </w:rPr>
              <w:br/>
              <w:t>If Sub-Product = Secondary Bank LC | STL Required | Cross Sell = AO</w:t>
            </w:r>
            <w:r w:rsidRPr="00805FBD">
              <w:rPr>
                <w:rFonts w:cs="Calibri"/>
                <w:color w:val="000000"/>
                <w:sz w:val="22"/>
                <w:szCs w:val="22"/>
                <w:lang w:eastAsia="en-US"/>
              </w:rPr>
              <w:br/>
              <w:t xml:space="preserve">If Sub-Product = Secondary Bank LC | STL Required | Cross Sell = AO &amp; CC | Primary MCQ Issuance Required Before CC = No (always a child will be created for Card CRU) </w:t>
            </w:r>
            <w:r w:rsidRPr="00805FBD">
              <w:rPr>
                <w:rFonts w:cs="Calibri"/>
                <w:color w:val="000000"/>
                <w:sz w:val="22"/>
                <w:szCs w:val="22"/>
                <w:lang w:eastAsia="en-US"/>
              </w:rPr>
              <w:br/>
              <w:t>If Sub-Product = Secondary Bank LC | STL Required | Cross Sell = AO &amp; CC | Primary MCQ Issuance Required Before CC = Yes</w:t>
            </w:r>
          </w:p>
        </w:tc>
        <w:tc>
          <w:tcPr>
            <w:tcW w:w="1164" w:type="pct"/>
            <w:vAlign w:val="center"/>
          </w:tcPr>
          <w:p w14:paraId="1DD45EF7" w14:textId="31A6558C" w:rsidR="00903FCB" w:rsidRPr="00805FBD" w:rsidRDefault="00903FCB" w:rsidP="00903FCB">
            <w:pPr>
              <w:suppressAutoHyphens w:val="0"/>
              <w:spacing w:line="240" w:lineRule="auto"/>
              <w:rPr>
                <w:rFonts w:cs="Calibri"/>
                <w:color w:val="000000"/>
                <w:sz w:val="22"/>
                <w:szCs w:val="22"/>
                <w:lang w:eastAsia="en-US"/>
              </w:rPr>
            </w:pPr>
            <w:r w:rsidRPr="00805FBD">
              <w:rPr>
                <w:rFonts w:cs="Calibri"/>
                <w:color w:val="000000"/>
                <w:sz w:val="22"/>
                <w:szCs w:val="22"/>
                <w:lang w:eastAsia="en-US"/>
              </w:rPr>
              <w:t xml:space="preserve">Awaiting AO </w:t>
            </w:r>
          </w:p>
        </w:tc>
      </w:tr>
      <w:tr w:rsidR="00903FCB" w:rsidRPr="00805FBD" w14:paraId="162355A6" w14:textId="79DE15D7" w:rsidTr="006742DD">
        <w:trPr>
          <w:trHeight w:val="2900"/>
        </w:trPr>
        <w:tc>
          <w:tcPr>
            <w:tcW w:w="3836" w:type="pct"/>
            <w:shd w:val="clear" w:color="auto" w:fill="auto"/>
            <w:vAlign w:val="center"/>
            <w:hideMark/>
          </w:tcPr>
          <w:p w14:paraId="28BE2DCC" w14:textId="63636FF3" w:rsidR="00122105" w:rsidRDefault="00122105" w:rsidP="00903FCB">
            <w:pPr>
              <w:suppressAutoHyphens w:val="0"/>
              <w:spacing w:line="240" w:lineRule="auto"/>
              <w:rPr>
                <w:rFonts w:cs="Calibri"/>
                <w:color w:val="000000"/>
                <w:sz w:val="22"/>
                <w:szCs w:val="22"/>
                <w:lang w:eastAsia="en-US"/>
              </w:rPr>
            </w:pPr>
            <w:r w:rsidRPr="00122105">
              <w:rPr>
                <w:rFonts w:cs="Calibri"/>
                <w:color w:val="000000"/>
                <w:sz w:val="22"/>
                <w:szCs w:val="22"/>
                <w:lang w:eastAsia="en-US"/>
              </w:rPr>
              <w:t>If Sub-Product = Reschedule Collections</w:t>
            </w:r>
          </w:p>
          <w:p w14:paraId="3482B9EC" w14:textId="62607039" w:rsidR="00903FCB" w:rsidRPr="00805FBD" w:rsidRDefault="00903FCB" w:rsidP="00903FCB">
            <w:pPr>
              <w:suppressAutoHyphens w:val="0"/>
              <w:spacing w:line="240" w:lineRule="auto"/>
              <w:rPr>
                <w:rFonts w:cs="Calibri"/>
                <w:color w:val="000000"/>
                <w:sz w:val="22"/>
                <w:szCs w:val="22"/>
                <w:lang w:eastAsia="en-US"/>
              </w:rPr>
            </w:pPr>
            <w:r w:rsidRPr="00805FBD">
              <w:rPr>
                <w:rFonts w:cs="Calibri"/>
                <w:color w:val="000000"/>
                <w:sz w:val="22"/>
                <w:szCs w:val="22"/>
                <w:lang w:eastAsia="en-US"/>
              </w:rPr>
              <w:t xml:space="preserve">If Sub-Product = Takeover | Cross Sell = CC | LC is Attached </w:t>
            </w:r>
            <w:r w:rsidRPr="00805FBD">
              <w:rPr>
                <w:rFonts w:cs="Calibri"/>
                <w:color w:val="000000"/>
                <w:sz w:val="22"/>
                <w:szCs w:val="22"/>
                <w:lang w:eastAsia="en-US"/>
              </w:rPr>
              <w:br/>
              <w:t xml:space="preserve">If Sub-Product = Takeover | Cross Sell = NA | LC Is Attached </w:t>
            </w:r>
            <w:r w:rsidRPr="00805FBD">
              <w:rPr>
                <w:rFonts w:cs="Calibri"/>
                <w:color w:val="000000"/>
                <w:sz w:val="22"/>
                <w:szCs w:val="22"/>
                <w:lang w:eastAsia="en-US"/>
              </w:rPr>
              <w:br/>
              <w:t xml:space="preserve">If Sub-Product = Primary | STL Required | Cross Sell = CC | STL is Attached </w:t>
            </w:r>
            <w:r w:rsidRPr="00805FBD">
              <w:rPr>
                <w:rFonts w:cs="Calibri"/>
                <w:color w:val="000000"/>
                <w:sz w:val="22"/>
                <w:szCs w:val="22"/>
                <w:lang w:eastAsia="en-US"/>
              </w:rPr>
              <w:br/>
              <w:t xml:space="preserve">If Sub-Product = Primary | STL Required | Cross Sell = NA | STL is Attached </w:t>
            </w:r>
            <w:r w:rsidRPr="00805FBD">
              <w:rPr>
                <w:rFonts w:cs="Calibri"/>
                <w:color w:val="000000"/>
                <w:sz w:val="22"/>
                <w:szCs w:val="22"/>
                <w:lang w:eastAsia="en-US"/>
              </w:rPr>
              <w:br/>
              <w:t>If Sub-Product = Primary | STL not Required | Cross Sell = CC or NA</w:t>
            </w:r>
            <w:r w:rsidRPr="00805FBD">
              <w:rPr>
                <w:rFonts w:cs="Calibri"/>
                <w:color w:val="000000"/>
                <w:sz w:val="22"/>
                <w:szCs w:val="22"/>
                <w:lang w:eastAsia="en-US"/>
              </w:rPr>
              <w:br/>
              <w:t xml:space="preserve">If Sub-Product = Secondary Bank LC | STL Required | Primary MCQ Issuance Required Before CC = Yes | STL is Attached  </w:t>
            </w:r>
            <w:r w:rsidRPr="00805FBD">
              <w:rPr>
                <w:rFonts w:cs="Calibri"/>
                <w:color w:val="000000"/>
                <w:sz w:val="22"/>
                <w:szCs w:val="22"/>
                <w:lang w:eastAsia="en-US"/>
              </w:rPr>
              <w:br/>
              <w:t xml:space="preserve">If Sub-Product = Secondary Bank LC | STL Required | Primary MCQ Issuance Required Before CC = No | STL is Attached  </w:t>
            </w:r>
            <w:r w:rsidRPr="00805FBD">
              <w:rPr>
                <w:rFonts w:cs="Calibri"/>
                <w:color w:val="000000"/>
                <w:sz w:val="22"/>
                <w:szCs w:val="22"/>
                <w:lang w:eastAsia="en-US"/>
              </w:rPr>
              <w:br/>
              <w:t>If Sub-Product = Secondary Bank LC | STL not Required | Cross Sell = CC or NA</w:t>
            </w:r>
          </w:p>
        </w:tc>
        <w:tc>
          <w:tcPr>
            <w:tcW w:w="1164" w:type="pct"/>
            <w:vAlign w:val="center"/>
          </w:tcPr>
          <w:p w14:paraId="0DF39249" w14:textId="552CA583" w:rsidR="00903FCB" w:rsidRPr="00805FBD" w:rsidRDefault="00903FCB" w:rsidP="00903FCB">
            <w:pPr>
              <w:suppressAutoHyphens w:val="0"/>
              <w:spacing w:line="240" w:lineRule="auto"/>
              <w:rPr>
                <w:rFonts w:cs="Calibri"/>
                <w:color w:val="000000"/>
                <w:sz w:val="22"/>
                <w:szCs w:val="22"/>
                <w:lang w:eastAsia="en-US"/>
              </w:rPr>
            </w:pPr>
            <w:r w:rsidRPr="00805FBD">
              <w:rPr>
                <w:rFonts w:cs="Calibri"/>
                <w:color w:val="000000"/>
                <w:sz w:val="22"/>
                <w:szCs w:val="22"/>
                <w:lang w:eastAsia="en-US"/>
              </w:rPr>
              <w:t>Collect 1</w:t>
            </w:r>
          </w:p>
        </w:tc>
      </w:tr>
      <w:tr w:rsidR="00903FCB" w:rsidRPr="00805FBD" w14:paraId="679E371E" w14:textId="5CB12777" w:rsidTr="006742DD">
        <w:trPr>
          <w:trHeight w:val="580"/>
        </w:trPr>
        <w:tc>
          <w:tcPr>
            <w:tcW w:w="3836" w:type="pct"/>
            <w:shd w:val="clear" w:color="auto" w:fill="auto"/>
            <w:vAlign w:val="center"/>
            <w:hideMark/>
          </w:tcPr>
          <w:p w14:paraId="74973376" w14:textId="77777777" w:rsidR="00903FCB" w:rsidRPr="00805FBD" w:rsidRDefault="00903FCB" w:rsidP="00903FCB">
            <w:pPr>
              <w:suppressAutoHyphens w:val="0"/>
              <w:spacing w:line="240" w:lineRule="auto"/>
              <w:rPr>
                <w:rFonts w:cs="Calibri"/>
                <w:color w:val="000000"/>
                <w:sz w:val="22"/>
                <w:szCs w:val="22"/>
                <w:lang w:eastAsia="en-US"/>
              </w:rPr>
            </w:pPr>
            <w:r w:rsidRPr="00805FBD">
              <w:rPr>
                <w:rFonts w:cs="Calibri"/>
                <w:color w:val="000000"/>
                <w:sz w:val="22"/>
                <w:szCs w:val="22"/>
                <w:lang w:eastAsia="en-US"/>
              </w:rPr>
              <w:t>If Sub-Product = Takeover | Cross Sell = CC| LC is Not Attached</w:t>
            </w:r>
            <w:r w:rsidRPr="00805FBD">
              <w:rPr>
                <w:rFonts w:cs="Calibri"/>
                <w:color w:val="000000"/>
                <w:sz w:val="22"/>
                <w:szCs w:val="22"/>
                <w:lang w:eastAsia="en-US"/>
              </w:rPr>
              <w:br/>
              <w:t xml:space="preserve">If Sub-Product = Takeover | Cross Sell = NA | LC is Not Attached </w:t>
            </w:r>
          </w:p>
        </w:tc>
        <w:tc>
          <w:tcPr>
            <w:tcW w:w="1164" w:type="pct"/>
            <w:vAlign w:val="center"/>
          </w:tcPr>
          <w:p w14:paraId="652E7ED0" w14:textId="2CD681A3" w:rsidR="00903FCB" w:rsidRPr="00805FBD" w:rsidRDefault="00903FCB" w:rsidP="00903FCB">
            <w:pPr>
              <w:suppressAutoHyphens w:val="0"/>
              <w:spacing w:line="240" w:lineRule="auto"/>
              <w:rPr>
                <w:rFonts w:cs="Calibri"/>
                <w:color w:val="000000"/>
                <w:sz w:val="22"/>
                <w:szCs w:val="22"/>
                <w:lang w:eastAsia="en-US"/>
              </w:rPr>
            </w:pPr>
            <w:r w:rsidRPr="00805FBD">
              <w:rPr>
                <w:rFonts w:cs="Calibri"/>
                <w:color w:val="000000"/>
                <w:sz w:val="22"/>
                <w:szCs w:val="22"/>
                <w:lang w:eastAsia="en-US"/>
              </w:rPr>
              <w:t xml:space="preserve">Awaiting LC </w:t>
            </w:r>
          </w:p>
        </w:tc>
      </w:tr>
      <w:tr w:rsidR="00903FCB" w:rsidRPr="00805FBD" w14:paraId="491D74D0" w14:textId="775430C5" w:rsidTr="006742DD">
        <w:trPr>
          <w:trHeight w:val="1160"/>
        </w:trPr>
        <w:tc>
          <w:tcPr>
            <w:tcW w:w="3836" w:type="pct"/>
            <w:shd w:val="clear" w:color="auto" w:fill="auto"/>
            <w:vAlign w:val="center"/>
            <w:hideMark/>
          </w:tcPr>
          <w:p w14:paraId="48FDBBE1" w14:textId="77777777" w:rsidR="00903FCB" w:rsidRPr="00805FBD" w:rsidRDefault="00903FCB" w:rsidP="00903FCB">
            <w:pPr>
              <w:suppressAutoHyphens w:val="0"/>
              <w:spacing w:line="240" w:lineRule="auto"/>
              <w:rPr>
                <w:rFonts w:cs="Calibri"/>
                <w:color w:val="000000"/>
                <w:sz w:val="22"/>
                <w:szCs w:val="22"/>
                <w:lang w:eastAsia="en-US"/>
              </w:rPr>
            </w:pPr>
            <w:r w:rsidRPr="00805FBD">
              <w:rPr>
                <w:rFonts w:cs="Calibri"/>
                <w:color w:val="000000"/>
                <w:sz w:val="22"/>
                <w:szCs w:val="22"/>
                <w:lang w:eastAsia="en-US"/>
              </w:rPr>
              <w:t xml:space="preserve">If Sub-Product = Takeover | Cross Sell = CC| LC is Not Attached | Primary MCQ Issuance Before CC Required = No </w:t>
            </w:r>
            <w:r w:rsidRPr="00805FBD">
              <w:rPr>
                <w:rFonts w:cs="Calibri"/>
                <w:color w:val="000000"/>
                <w:sz w:val="22"/>
                <w:szCs w:val="22"/>
                <w:lang w:eastAsia="en-US"/>
              </w:rPr>
              <w:br/>
              <w:t>If Sub-Product = Secondary Bank LC | STL Required | Cross Sell = AO &amp; CC | Primary MCQ Issuance Required Before CC = No</w:t>
            </w:r>
          </w:p>
        </w:tc>
        <w:tc>
          <w:tcPr>
            <w:tcW w:w="1164" w:type="pct"/>
            <w:vAlign w:val="center"/>
          </w:tcPr>
          <w:p w14:paraId="0C45FA7A" w14:textId="3C380509" w:rsidR="00903FCB" w:rsidRPr="00805FBD" w:rsidRDefault="00903FCB" w:rsidP="00903FCB">
            <w:pPr>
              <w:suppressAutoHyphens w:val="0"/>
              <w:spacing w:line="240" w:lineRule="auto"/>
              <w:rPr>
                <w:rFonts w:cs="Calibri"/>
                <w:color w:val="000000"/>
                <w:sz w:val="22"/>
                <w:szCs w:val="22"/>
                <w:lang w:eastAsia="en-US"/>
              </w:rPr>
            </w:pPr>
            <w:r w:rsidRPr="00805FBD">
              <w:rPr>
                <w:rFonts w:cs="Calibri"/>
                <w:color w:val="000000"/>
                <w:sz w:val="22"/>
                <w:szCs w:val="22"/>
                <w:lang w:eastAsia="en-US"/>
              </w:rPr>
              <w:t>Card CRU (Child )</w:t>
            </w:r>
          </w:p>
        </w:tc>
      </w:tr>
      <w:tr w:rsidR="00903FCB" w:rsidRPr="00805FBD" w14:paraId="0956FE74" w14:textId="17616A9C" w:rsidTr="006742DD">
        <w:trPr>
          <w:trHeight w:val="870"/>
        </w:trPr>
        <w:tc>
          <w:tcPr>
            <w:tcW w:w="3836" w:type="pct"/>
            <w:shd w:val="clear" w:color="auto" w:fill="auto"/>
            <w:vAlign w:val="center"/>
            <w:hideMark/>
          </w:tcPr>
          <w:p w14:paraId="49F9A5B5" w14:textId="77777777" w:rsidR="00903FCB" w:rsidRPr="00805FBD" w:rsidRDefault="00903FCB" w:rsidP="00903FCB">
            <w:pPr>
              <w:suppressAutoHyphens w:val="0"/>
              <w:spacing w:line="240" w:lineRule="auto"/>
              <w:rPr>
                <w:rFonts w:cs="Calibri"/>
                <w:color w:val="000000"/>
                <w:sz w:val="22"/>
                <w:szCs w:val="22"/>
                <w:lang w:eastAsia="en-US"/>
              </w:rPr>
            </w:pPr>
            <w:r w:rsidRPr="00805FBD">
              <w:rPr>
                <w:rFonts w:cs="Calibri"/>
                <w:color w:val="000000"/>
                <w:sz w:val="22"/>
                <w:szCs w:val="22"/>
                <w:lang w:eastAsia="en-US"/>
              </w:rPr>
              <w:t xml:space="preserve">If Sub-Product = Primary | STL Required | Cross Sell = CC | STL is not Attached </w:t>
            </w:r>
            <w:r w:rsidRPr="00805FBD">
              <w:rPr>
                <w:rFonts w:cs="Calibri"/>
                <w:color w:val="000000"/>
                <w:sz w:val="22"/>
                <w:szCs w:val="22"/>
                <w:lang w:eastAsia="en-US"/>
              </w:rPr>
              <w:br/>
              <w:t xml:space="preserve">If Sub-Product = Secondary Bank LC | STL Required | Primary MCQ Issuance Required Before CC = No | STL is not Attached  </w:t>
            </w:r>
          </w:p>
        </w:tc>
        <w:tc>
          <w:tcPr>
            <w:tcW w:w="1164" w:type="pct"/>
            <w:vAlign w:val="center"/>
          </w:tcPr>
          <w:p w14:paraId="1ECDC812" w14:textId="4C25F44C" w:rsidR="00903FCB" w:rsidRPr="00805FBD" w:rsidRDefault="00903FCB" w:rsidP="00903FCB">
            <w:pPr>
              <w:suppressAutoHyphens w:val="0"/>
              <w:spacing w:line="240" w:lineRule="auto"/>
              <w:rPr>
                <w:rFonts w:cs="Calibri"/>
                <w:color w:val="000000"/>
                <w:sz w:val="22"/>
                <w:szCs w:val="22"/>
                <w:lang w:eastAsia="en-US"/>
              </w:rPr>
            </w:pPr>
            <w:r w:rsidRPr="00805FBD">
              <w:rPr>
                <w:rFonts w:cs="Calibri"/>
                <w:color w:val="000000"/>
                <w:sz w:val="22"/>
                <w:szCs w:val="22"/>
                <w:lang w:eastAsia="en-US"/>
              </w:rPr>
              <w:t xml:space="preserve">Card CRU (Parent) </w:t>
            </w:r>
          </w:p>
        </w:tc>
      </w:tr>
      <w:tr w:rsidR="00903FCB" w:rsidRPr="00805FBD" w14:paraId="0BA4C3EA" w14:textId="114A42EB" w:rsidTr="006742DD">
        <w:trPr>
          <w:trHeight w:val="1160"/>
        </w:trPr>
        <w:tc>
          <w:tcPr>
            <w:tcW w:w="3836" w:type="pct"/>
            <w:shd w:val="clear" w:color="auto" w:fill="auto"/>
            <w:vAlign w:val="center"/>
            <w:hideMark/>
          </w:tcPr>
          <w:p w14:paraId="5448E5CD" w14:textId="77777777" w:rsidR="00903FCB" w:rsidRPr="00805FBD" w:rsidRDefault="00903FCB" w:rsidP="00903FCB">
            <w:pPr>
              <w:suppressAutoHyphens w:val="0"/>
              <w:spacing w:line="240" w:lineRule="auto"/>
              <w:rPr>
                <w:rFonts w:cs="Calibri"/>
                <w:color w:val="000000"/>
                <w:sz w:val="22"/>
                <w:szCs w:val="22"/>
                <w:lang w:eastAsia="en-US"/>
              </w:rPr>
            </w:pPr>
            <w:r w:rsidRPr="00805FBD">
              <w:rPr>
                <w:rFonts w:cs="Calibri"/>
                <w:color w:val="000000"/>
                <w:sz w:val="22"/>
                <w:szCs w:val="22"/>
                <w:lang w:eastAsia="en-US"/>
              </w:rPr>
              <w:t>If Sub-Product = Primary | STL Required | Cross Sell = NA | STL is not Attached</w:t>
            </w:r>
            <w:r w:rsidRPr="00805FBD">
              <w:rPr>
                <w:rFonts w:cs="Calibri"/>
                <w:color w:val="000000"/>
                <w:sz w:val="22"/>
                <w:szCs w:val="22"/>
                <w:lang w:eastAsia="en-US"/>
              </w:rPr>
              <w:br/>
              <w:t xml:space="preserve">If Sub-Product = Secondary Bank LC | STL Required | Primary MCQ Issuance Required Before CC = Yes | STL is not Attached  </w:t>
            </w:r>
            <w:r w:rsidRPr="00805FBD">
              <w:rPr>
                <w:rFonts w:cs="Calibri"/>
                <w:color w:val="000000"/>
                <w:sz w:val="22"/>
                <w:szCs w:val="22"/>
                <w:lang w:eastAsia="en-US"/>
              </w:rPr>
              <w:br/>
              <w:t xml:space="preserve">If Sub-Product = Secondary Bank LC | STL Required | Cross Sell = NA | STL is not Attached </w:t>
            </w:r>
          </w:p>
        </w:tc>
        <w:tc>
          <w:tcPr>
            <w:tcW w:w="1164" w:type="pct"/>
            <w:vAlign w:val="center"/>
          </w:tcPr>
          <w:p w14:paraId="6AEDEDE1" w14:textId="6719F321" w:rsidR="00903FCB" w:rsidRPr="00805FBD" w:rsidRDefault="00903FCB" w:rsidP="00903FCB">
            <w:pPr>
              <w:suppressAutoHyphens w:val="0"/>
              <w:spacing w:line="240" w:lineRule="auto"/>
              <w:rPr>
                <w:rFonts w:cs="Calibri"/>
                <w:color w:val="000000"/>
                <w:sz w:val="22"/>
                <w:szCs w:val="22"/>
                <w:lang w:eastAsia="en-US"/>
              </w:rPr>
            </w:pPr>
            <w:r w:rsidRPr="00805FBD">
              <w:rPr>
                <w:rFonts w:cs="Calibri"/>
                <w:color w:val="000000"/>
                <w:sz w:val="22"/>
                <w:szCs w:val="22"/>
                <w:lang w:eastAsia="en-US"/>
              </w:rPr>
              <w:t xml:space="preserve">Awaiting STL </w:t>
            </w:r>
          </w:p>
        </w:tc>
      </w:tr>
      <w:tr w:rsidR="00903FCB" w:rsidRPr="00805FBD" w14:paraId="3ED11C4B" w14:textId="6CE6AE11" w:rsidTr="006742DD">
        <w:trPr>
          <w:trHeight w:val="290"/>
        </w:trPr>
        <w:tc>
          <w:tcPr>
            <w:tcW w:w="3836" w:type="pct"/>
            <w:shd w:val="clear" w:color="auto" w:fill="auto"/>
            <w:vAlign w:val="center"/>
            <w:hideMark/>
          </w:tcPr>
          <w:p w14:paraId="77E59D51" w14:textId="77777777" w:rsidR="00903FCB" w:rsidRPr="00805FBD" w:rsidRDefault="00903FCB" w:rsidP="00903FCB">
            <w:pPr>
              <w:suppressAutoHyphens w:val="0"/>
              <w:spacing w:line="240" w:lineRule="auto"/>
              <w:rPr>
                <w:rFonts w:cs="Calibri"/>
                <w:color w:val="000000"/>
                <w:sz w:val="22"/>
                <w:szCs w:val="22"/>
                <w:lang w:eastAsia="en-US"/>
              </w:rPr>
            </w:pPr>
            <w:r w:rsidRPr="00805FBD">
              <w:rPr>
                <w:rFonts w:cs="Calibri"/>
                <w:color w:val="000000"/>
                <w:sz w:val="22"/>
                <w:szCs w:val="22"/>
                <w:lang w:eastAsia="en-US"/>
              </w:rPr>
              <w:t xml:space="preserve">If Sub-Product = Secondary Bank LC | STL Required | Cross Sell = NA | STL is Attached </w:t>
            </w:r>
          </w:p>
        </w:tc>
        <w:tc>
          <w:tcPr>
            <w:tcW w:w="1164" w:type="pct"/>
            <w:vAlign w:val="center"/>
          </w:tcPr>
          <w:p w14:paraId="5A793ADC" w14:textId="69912BED" w:rsidR="00903FCB" w:rsidRPr="00805FBD" w:rsidRDefault="00903FCB" w:rsidP="00903FCB">
            <w:pPr>
              <w:suppressAutoHyphens w:val="0"/>
              <w:spacing w:line="240" w:lineRule="auto"/>
              <w:rPr>
                <w:rFonts w:cs="Calibri"/>
                <w:color w:val="000000"/>
                <w:sz w:val="22"/>
                <w:szCs w:val="22"/>
                <w:lang w:eastAsia="en-US"/>
              </w:rPr>
            </w:pPr>
            <w:r w:rsidRPr="00805FBD">
              <w:rPr>
                <w:rFonts w:cs="Calibri"/>
                <w:color w:val="000000"/>
                <w:sz w:val="22"/>
                <w:szCs w:val="22"/>
                <w:lang w:eastAsia="en-US"/>
              </w:rPr>
              <w:t>Disbursal Resubmission</w:t>
            </w:r>
          </w:p>
        </w:tc>
      </w:tr>
    </w:tbl>
    <w:p w14:paraId="284EF4CA" w14:textId="77777777" w:rsidR="00805FBD" w:rsidRDefault="00805FBD" w:rsidP="00F57211">
      <w:pPr>
        <w:spacing w:line="360" w:lineRule="auto"/>
      </w:pPr>
    </w:p>
    <w:p w14:paraId="549966D2" w14:textId="77777777" w:rsidR="00883424" w:rsidRDefault="00883424" w:rsidP="00F57211">
      <w:pPr>
        <w:spacing w:line="360" w:lineRule="auto"/>
      </w:pPr>
    </w:p>
    <w:p w14:paraId="582FFFF7" w14:textId="77777777" w:rsidR="00883424" w:rsidRDefault="00883424" w:rsidP="00F57211">
      <w:pPr>
        <w:spacing w:line="360" w:lineRule="auto"/>
      </w:pPr>
    </w:p>
    <w:p w14:paraId="39EA5D18" w14:textId="7B8FED63" w:rsidR="00152BCA" w:rsidRDefault="00152BCA" w:rsidP="00152BCA">
      <w:pPr>
        <w:spacing w:line="360" w:lineRule="auto"/>
      </w:pPr>
      <w:r>
        <w:t xml:space="preserve">Subsequent sections will display the queue descriptions for all queues from the above different journeys after CROPS Check. </w:t>
      </w:r>
    </w:p>
    <w:p w14:paraId="7DBC0278" w14:textId="77777777" w:rsidR="00152BCA" w:rsidRDefault="00152BCA" w:rsidP="00314048"/>
    <w:p w14:paraId="1438F41A" w14:textId="77777777" w:rsidR="00152BCA" w:rsidRPr="00314048" w:rsidRDefault="00152BCA" w:rsidP="00314048"/>
    <w:p w14:paraId="15E1D1A0" w14:textId="3DC18F2E" w:rsidR="00B800DD" w:rsidRDefault="00B800DD" w:rsidP="00443E68">
      <w:pPr>
        <w:pStyle w:val="Heading2"/>
        <w:numPr>
          <w:ilvl w:val="1"/>
          <w:numId w:val="2"/>
        </w:numPr>
      </w:pPr>
      <w:bookmarkStart w:id="79" w:name="_Toc206760646"/>
      <w:r>
        <w:lastRenderedPageBreak/>
        <w:t>Awaiting AO</w:t>
      </w:r>
      <w:bookmarkEnd w:id="79"/>
    </w:p>
    <w:p w14:paraId="58BA1A1B" w14:textId="3E984F65" w:rsidR="00685D32" w:rsidRPr="00685D32" w:rsidRDefault="00B800DD" w:rsidP="00685D32">
      <w:pPr>
        <w:pStyle w:val="Heading3"/>
        <w:numPr>
          <w:ilvl w:val="2"/>
          <w:numId w:val="2"/>
        </w:numPr>
      </w:pPr>
      <w:bookmarkStart w:id="80" w:name="_Toc206760647"/>
      <w:r w:rsidRPr="00B800DD">
        <w:t>Description</w:t>
      </w:r>
      <w:bookmarkEnd w:id="80"/>
    </w:p>
    <w:p w14:paraId="42060658" w14:textId="77777777" w:rsidR="00B800DD" w:rsidRDefault="00B800DD" w:rsidP="00B800DD"/>
    <w:p w14:paraId="7C2E3A21" w14:textId="77777777" w:rsidR="00B800DD" w:rsidRDefault="00B800DD" w:rsidP="00B800DD">
      <w:pPr>
        <w:pStyle w:val="ListParagraph"/>
        <w:numPr>
          <w:ilvl w:val="0"/>
          <w:numId w:val="5"/>
        </w:numPr>
        <w:spacing w:line="360" w:lineRule="auto"/>
      </w:pPr>
      <w:r>
        <w:t xml:space="preserve">This will be a user queue. i.e., the users will have access to this queue. </w:t>
      </w:r>
    </w:p>
    <w:p w14:paraId="50643C27" w14:textId="5FCC76F9" w:rsidR="000D1D87" w:rsidRDefault="00B800DD" w:rsidP="000D1D87">
      <w:pPr>
        <w:pStyle w:val="ListParagraph"/>
        <w:numPr>
          <w:ilvl w:val="0"/>
          <w:numId w:val="5"/>
        </w:numPr>
        <w:spacing w:line="360" w:lineRule="auto"/>
      </w:pPr>
      <w:r>
        <w:t xml:space="preserve">The WI will route to this queue </w:t>
      </w:r>
      <w:r w:rsidR="000D1D87">
        <w:t xml:space="preserve">from CROPS Check stage </w:t>
      </w:r>
      <w:r>
        <w:t>based on the condition below</w:t>
      </w:r>
      <w:r w:rsidR="000D476F">
        <w:t xml:space="preserve"> conditions when Cons Doc Check user takes decision as ‘Doc Check Done’</w:t>
      </w:r>
      <w:r w:rsidR="000D1D87">
        <w:t xml:space="preserve">: </w:t>
      </w:r>
    </w:p>
    <w:p w14:paraId="6218849C" w14:textId="77777777" w:rsidR="000D1D87" w:rsidRPr="000561C0" w:rsidRDefault="000D1D87" w:rsidP="003E3F52">
      <w:pPr>
        <w:pStyle w:val="ListParagraph"/>
        <w:numPr>
          <w:ilvl w:val="0"/>
          <w:numId w:val="60"/>
        </w:numPr>
        <w:spacing w:line="360" w:lineRule="auto"/>
        <w:rPr>
          <w:szCs w:val="24"/>
        </w:rPr>
      </w:pPr>
      <w:r w:rsidRPr="000561C0">
        <w:rPr>
          <w:rFonts w:cs="Calibri"/>
          <w:color w:val="000000"/>
          <w:szCs w:val="24"/>
          <w:lang w:eastAsia="en-US"/>
        </w:rPr>
        <w:t>If Sub-Product = Takeover | Cross Sell = AO or AO &amp; CC</w:t>
      </w:r>
    </w:p>
    <w:p w14:paraId="7C413988" w14:textId="77777777" w:rsidR="000D1D87" w:rsidRPr="000561C0" w:rsidRDefault="000D1D87" w:rsidP="003E3F52">
      <w:pPr>
        <w:pStyle w:val="ListParagraph"/>
        <w:numPr>
          <w:ilvl w:val="0"/>
          <w:numId w:val="71"/>
        </w:numPr>
        <w:spacing w:line="360" w:lineRule="auto"/>
        <w:rPr>
          <w:szCs w:val="24"/>
        </w:rPr>
      </w:pPr>
      <w:r w:rsidRPr="000561C0">
        <w:rPr>
          <w:rFonts w:cs="Calibri"/>
          <w:color w:val="000000"/>
          <w:szCs w:val="24"/>
          <w:lang w:eastAsia="en-US"/>
        </w:rPr>
        <w:t>If Sub-Product = Primary |STL Required | Cross Sell = AO or AO &amp; CC</w:t>
      </w:r>
    </w:p>
    <w:p w14:paraId="3737E040" w14:textId="77777777" w:rsidR="000D1D87" w:rsidRPr="000561C0" w:rsidRDefault="000D1D87" w:rsidP="003E3F52">
      <w:pPr>
        <w:pStyle w:val="ListParagraph"/>
        <w:numPr>
          <w:ilvl w:val="0"/>
          <w:numId w:val="71"/>
        </w:numPr>
        <w:spacing w:line="360" w:lineRule="auto"/>
        <w:rPr>
          <w:szCs w:val="24"/>
        </w:rPr>
      </w:pPr>
      <w:r w:rsidRPr="000561C0">
        <w:rPr>
          <w:rFonts w:cs="Calibri"/>
          <w:color w:val="000000"/>
          <w:szCs w:val="24"/>
          <w:lang w:eastAsia="en-US"/>
        </w:rPr>
        <w:t>If Sub-Product = Secondary Bank LC | STL Required | Cross Sell = AO</w:t>
      </w:r>
    </w:p>
    <w:p w14:paraId="58E6607A" w14:textId="77777777" w:rsidR="000D1D87" w:rsidRPr="000561C0" w:rsidRDefault="000D1D87" w:rsidP="003E3F52">
      <w:pPr>
        <w:pStyle w:val="ListParagraph"/>
        <w:numPr>
          <w:ilvl w:val="0"/>
          <w:numId w:val="71"/>
        </w:numPr>
        <w:spacing w:line="360" w:lineRule="auto"/>
        <w:rPr>
          <w:szCs w:val="24"/>
        </w:rPr>
      </w:pPr>
      <w:r w:rsidRPr="000561C0">
        <w:rPr>
          <w:rFonts w:cs="Calibri"/>
          <w:color w:val="000000"/>
          <w:szCs w:val="24"/>
          <w:lang w:eastAsia="en-US"/>
        </w:rPr>
        <w:t xml:space="preserve">If Sub-Product = Secondary Bank LC | STL Required | Cross Sell = AO &amp; CC | Primary MCQ Issuance Required Before CC = No (always a child will be created for Card CRU) </w:t>
      </w:r>
    </w:p>
    <w:p w14:paraId="6D898A30" w14:textId="7E2E7FB6" w:rsidR="000D1D87" w:rsidRPr="000561C0" w:rsidRDefault="000D1D87" w:rsidP="003E3F52">
      <w:pPr>
        <w:pStyle w:val="ListParagraph"/>
        <w:numPr>
          <w:ilvl w:val="0"/>
          <w:numId w:val="71"/>
        </w:numPr>
        <w:spacing w:line="360" w:lineRule="auto"/>
        <w:rPr>
          <w:szCs w:val="24"/>
        </w:rPr>
      </w:pPr>
      <w:r w:rsidRPr="000561C0">
        <w:rPr>
          <w:rFonts w:cs="Calibri"/>
          <w:color w:val="000000"/>
          <w:szCs w:val="24"/>
          <w:lang w:eastAsia="en-US"/>
        </w:rPr>
        <w:t>If Sub-Product = Secondary Bank LC | STL Required | Cross Sell = AO &amp; CC | Primary MCQ Issuance Required Before CC = Yes</w:t>
      </w:r>
    </w:p>
    <w:p w14:paraId="788BA0CC" w14:textId="77777777" w:rsidR="00B800DD" w:rsidRDefault="00B800DD" w:rsidP="00B800DD">
      <w:pPr>
        <w:pStyle w:val="ListParagraph"/>
        <w:numPr>
          <w:ilvl w:val="0"/>
          <w:numId w:val="5"/>
        </w:numPr>
        <w:spacing w:line="360" w:lineRule="auto"/>
      </w:pPr>
      <w:r>
        <w:t xml:space="preserve">The user will open the WI and review it. </w:t>
      </w:r>
    </w:p>
    <w:p w14:paraId="1FA4A607" w14:textId="77777777" w:rsidR="00B800DD" w:rsidRDefault="00B800DD" w:rsidP="00B800DD">
      <w:pPr>
        <w:pStyle w:val="ListParagraph"/>
        <w:numPr>
          <w:ilvl w:val="0"/>
          <w:numId w:val="5"/>
        </w:numPr>
        <w:spacing w:line="360" w:lineRule="auto"/>
      </w:pPr>
      <w:r>
        <w:t xml:space="preserve">The user will perform Account Opening operations in a different system and enter the Account Number in </w:t>
      </w:r>
      <w:proofErr w:type="spellStart"/>
      <w:r>
        <w:t>iBPS</w:t>
      </w:r>
      <w:proofErr w:type="spellEnd"/>
      <w:r>
        <w:t xml:space="preserve">. </w:t>
      </w:r>
    </w:p>
    <w:p w14:paraId="0A820E06" w14:textId="77777777" w:rsidR="00B800DD" w:rsidRDefault="00B800DD" w:rsidP="00B800DD">
      <w:pPr>
        <w:pStyle w:val="ListParagraph"/>
        <w:numPr>
          <w:ilvl w:val="0"/>
          <w:numId w:val="5"/>
        </w:numPr>
        <w:spacing w:line="360" w:lineRule="auto"/>
      </w:pPr>
      <w:r>
        <w:t xml:space="preserve">The user can upload documents to WI if required. </w:t>
      </w:r>
    </w:p>
    <w:p w14:paraId="3A60A77D" w14:textId="77777777" w:rsidR="00B800DD" w:rsidRDefault="00B800DD" w:rsidP="00B800DD">
      <w:pPr>
        <w:pStyle w:val="ListParagraph"/>
        <w:numPr>
          <w:ilvl w:val="0"/>
          <w:numId w:val="5"/>
        </w:numPr>
        <w:spacing w:line="360" w:lineRule="auto"/>
      </w:pPr>
      <w:r>
        <w:t xml:space="preserve">The user will have the following decisions: </w:t>
      </w:r>
    </w:p>
    <w:p w14:paraId="29063FCD" w14:textId="77777777" w:rsidR="00B800DD" w:rsidRDefault="00B800DD" w:rsidP="00B800DD">
      <w:pPr>
        <w:pStyle w:val="ListParagraph"/>
        <w:numPr>
          <w:ilvl w:val="0"/>
          <w:numId w:val="34"/>
        </w:numPr>
        <w:spacing w:line="360" w:lineRule="auto"/>
      </w:pPr>
      <w:r w:rsidRPr="00AD704F">
        <w:rPr>
          <w:b/>
          <w:bCs/>
        </w:rPr>
        <w:t>Submit:</w:t>
      </w:r>
      <w:r>
        <w:t xml:space="preserve"> The user will take this decision if he wants to complete the case and submit it ahead. </w:t>
      </w:r>
    </w:p>
    <w:p w14:paraId="6FCA69B2" w14:textId="77777777" w:rsidR="00B800DD" w:rsidRDefault="00B800DD" w:rsidP="00B800DD">
      <w:pPr>
        <w:pStyle w:val="ListParagraph"/>
        <w:numPr>
          <w:ilvl w:val="0"/>
          <w:numId w:val="34"/>
        </w:numPr>
        <w:spacing w:line="360" w:lineRule="auto"/>
      </w:pPr>
      <w:r w:rsidRPr="00AD704F">
        <w:rPr>
          <w:b/>
          <w:bCs/>
        </w:rPr>
        <w:t>Return to Source:</w:t>
      </w:r>
      <w:r>
        <w:t xml:space="preserve"> The user will take this decision if he wants to send back the WI to the Introduction stage for some amendments. </w:t>
      </w:r>
    </w:p>
    <w:p w14:paraId="4345C3C8" w14:textId="77777777" w:rsidR="00B800DD" w:rsidRDefault="00B800DD" w:rsidP="00B800DD">
      <w:pPr>
        <w:pStyle w:val="ListParagraph"/>
        <w:numPr>
          <w:ilvl w:val="0"/>
          <w:numId w:val="5"/>
        </w:numPr>
        <w:spacing w:line="360" w:lineRule="auto"/>
      </w:pPr>
      <w:r>
        <w:t xml:space="preserve">The WI will move to the following queues as per the following conditions: </w:t>
      </w:r>
    </w:p>
    <w:p w14:paraId="70AFE6B1" w14:textId="77777777" w:rsidR="0054660D" w:rsidRDefault="0054660D" w:rsidP="0054660D">
      <w:pPr>
        <w:pStyle w:val="ListParagraph"/>
        <w:spacing w:line="360" w:lineRule="auto"/>
      </w:pPr>
    </w:p>
    <w:p w14:paraId="42C5DE99" w14:textId="77777777" w:rsidR="0054660D" w:rsidRDefault="0054660D" w:rsidP="0054660D">
      <w:pPr>
        <w:pStyle w:val="ListParagraph"/>
        <w:spacing w:line="360" w:lineRule="auto"/>
      </w:pPr>
    </w:p>
    <w:p w14:paraId="6CEFE27F" w14:textId="77777777" w:rsidR="0054660D" w:rsidRDefault="0054660D" w:rsidP="0054660D">
      <w:pPr>
        <w:pStyle w:val="ListParagraph"/>
        <w:spacing w:line="360" w:lineRule="auto"/>
      </w:pPr>
    </w:p>
    <w:p w14:paraId="7481738F" w14:textId="77777777" w:rsidR="0054660D" w:rsidRDefault="0054660D" w:rsidP="0054660D">
      <w:pPr>
        <w:pStyle w:val="ListParagraph"/>
        <w:spacing w:line="360" w:lineRule="auto"/>
      </w:pPr>
    </w:p>
    <w:tbl>
      <w:tblPr>
        <w:tblW w:w="5000" w:type="pct"/>
        <w:tblLook w:val="04A0" w:firstRow="1" w:lastRow="0" w:firstColumn="1" w:lastColumn="0" w:noHBand="0" w:noVBand="1"/>
      </w:tblPr>
      <w:tblGrid>
        <w:gridCol w:w="1794"/>
        <w:gridCol w:w="5042"/>
        <w:gridCol w:w="2180"/>
      </w:tblGrid>
      <w:tr w:rsidR="0054660D" w:rsidRPr="0054660D" w14:paraId="4801216B" w14:textId="5095E162" w:rsidTr="0054660D">
        <w:trPr>
          <w:trHeight w:val="290"/>
        </w:trPr>
        <w:tc>
          <w:tcPr>
            <w:tcW w:w="995" w:type="pct"/>
            <w:tcBorders>
              <w:top w:val="single" w:sz="4" w:space="0" w:color="auto"/>
              <w:left w:val="single" w:sz="4" w:space="0" w:color="auto"/>
              <w:bottom w:val="single" w:sz="4" w:space="0" w:color="auto"/>
              <w:right w:val="single" w:sz="4" w:space="0" w:color="auto"/>
            </w:tcBorders>
            <w:shd w:val="clear" w:color="auto" w:fill="auto"/>
            <w:vAlign w:val="center"/>
          </w:tcPr>
          <w:p w14:paraId="1AB58F00" w14:textId="5E8A4A37" w:rsidR="0054660D" w:rsidRPr="0054660D" w:rsidRDefault="0054660D" w:rsidP="0054660D">
            <w:pPr>
              <w:suppressAutoHyphens w:val="0"/>
              <w:spacing w:line="240" w:lineRule="auto"/>
              <w:rPr>
                <w:rFonts w:cs="Calibri"/>
                <w:b/>
                <w:bCs/>
                <w:color w:val="000000"/>
                <w:sz w:val="22"/>
                <w:szCs w:val="22"/>
                <w:lang w:eastAsia="en-US"/>
              </w:rPr>
            </w:pPr>
            <w:r w:rsidRPr="0054660D">
              <w:rPr>
                <w:rFonts w:cs="Calibri"/>
                <w:b/>
                <w:bCs/>
                <w:color w:val="000000"/>
                <w:sz w:val="22"/>
                <w:szCs w:val="22"/>
                <w:lang w:eastAsia="en-US"/>
              </w:rPr>
              <w:t>Decision</w:t>
            </w:r>
          </w:p>
        </w:tc>
        <w:tc>
          <w:tcPr>
            <w:tcW w:w="2796" w:type="pct"/>
            <w:tcBorders>
              <w:top w:val="single" w:sz="4" w:space="0" w:color="auto"/>
              <w:left w:val="nil"/>
              <w:bottom w:val="single" w:sz="4" w:space="0" w:color="auto"/>
              <w:right w:val="single" w:sz="4" w:space="0" w:color="auto"/>
            </w:tcBorders>
            <w:shd w:val="clear" w:color="auto" w:fill="auto"/>
            <w:vAlign w:val="center"/>
          </w:tcPr>
          <w:p w14:paraId="0768513C" w14:textId="10194311" w:rsidR="0054660D" w:rsidRPr="0054660D" w:rsidRDefault="0054660D" w:rsidP="0054660D">
            <w:pPr>
              <w:suppressAutoHyphens w:val="0"/>
              <w:spacing w:line="240" w:lineRule="auto"/>
              <w:rPr>
                <w:rFonts w:cs="Calibri"/>
                <w:b/>
                <w:bCs/>
                <w:color w:val="000000"/>
                <w:sz w:val="22"/>
                <w:szCs w:val="22"/>
                <w:lang w:eastAsia="en-US"/>
              </w:rPr>
            </w:pPr>
            <w:r w:rsidRPr="0054660D">
              <w:rPr>
                <w:rFonts w:cs="Calibri"/>
                <w:b/>
                <w:bCs/>
                <w:color w:val="000000"/>
                <w:sz w:val="22"/>
                <w:szCs w:val="22"/>
                <w:lang w:eastAsia="en-US"/>
              </w:rPr>
              <w:t>Condition</w:t>
            </w:r>
          </w:p>
        </w:tc>
        <w:tc>
          <w:tcPr>
            <w:tcW w:w="1209" w:type="pct"/>
            <w:tcBorders>
              <w:top w:val="single" w:sz="4" w:space="0" w:color="auto"/>
              <w:left w:val="nil"/>
              <w:bottom w:val="single" w:sz="4" w:space="0" w:color="auto"/>
              <w:right w:val="single" w:sz="4" w:space="0" w:color="auto"/>
            </w:tcBorders>
            <w:vAlign w:val="center"/>
          </w:tcPr>
          <w:p w14:paraId="20F459C6" w14:textId="0F3FEF87" w:rsidR="0054660D" w:rsidRPr="0054660D" w:rsidRDefault="0054660D" w:rsidP="0054660D">
            <w:pPr>
              <w:suppressAutoHyphens w:val="0"/>
              <w:spacing w:line="240" w:lineRule="auto"/>
              <w:rPr>
                <w:rFonts w:cs="Calibri"/>
                <w:b/>
                <w:bCs/>
                <w:color w:val="000000"/>
                <w:sz w:val="22"/>
                <w:szCs w:val="22"/>
                <w:lang w:eastAsia="en-US"/>
              </w:rPr>
            </w:pPr>
            <w:r w:rsidRPr="0054660D">
              <w:rPr>
                <w:rFonts w:cs="Calibri"/>
                <w:b/>
                <w:bCs/>
                <w:color w:val="000000"/>
                <w:sz w:val="22"/>
                <w:szCs w:val="22"/>
                <w:lang w:eastAsia="en-US"/>
              </w:rPr>
              <w:t xml:space="preserve">WI moves to </w:t>
            </w:r>
          </w:p>
        </w:tc>
      </w:tr>
      <w:tr w:rsidR="0054660D" w:rsidRPr="0054660D" w14:paraId="2D1E15D1" w14:textId="0006B820" w:rsidTr="0054660D">
        <w:trPr>
          <w:trHeight w:val="290"/>
        </w:trPr>
        <w:tc>
          <w:tcPr>
            <w:tcW w:w="99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CAE5834" w14:textId="77777777" w:rsidR="0054660D" w:rsidRPr="0054660D" w:rsidRDefault="0054660D" w:rsidP="0054660D">
            <w:pPr>
              <w:suppressAutoHyphens w:val="0"/>
              <w:spacing w:line="240" w:lineRule="auto"/>
              <w:rPr>
                <w:rFonts w:cs="Calibri"/>
                <w:color w:val="000000"/>
                <w:sz w:val="22"/>
                <w:szCs w:val="22"/>
                <w:lang w:eastAsia="en-US"/>
              </w:rPr>
            </w:pPr>
            <w:r w:rsidRPr="0054660D">
              <w:rPr>
                <w:rFonts w:cs="Calibri"/>
                <w:color w:val="000000"/>
                <w:sz w:val="22"/>
                <w:szCs w:val="22"/>
                <w:lang w:eastAsia="en-US"/>
              </w:rPr>
              <w:t>Return to Source</w:t>
            </w:r>
          </w:p>
        </w:tc>
        <w:tc>
          <w:tcPr>
            <w:tcW w:w="2796" w:type="pct"/>
            <w:tcBorders>
              <w:top w:val="single" w:sz="4" w:space="0" w:color="auto"/>
              <w:left w:val="nil"/>
              <w:bottom w:val="single" w:sz="4" w:space="0" w:color="auto"/>
              <w:right w:val="single" w:sz="4" w:space="0" w:color="auto"/>
            </w:tcBorders>
            <w:shd w:val="clear" w:color="auto" w:fill="auto"/>
            <w:vAlign w:val="center"/>
            <w:hideMark/>
          </w:tcPr>
          <w:p w14:paraId="7312A3AD" w14:textId="77777777" w:rsidR="0054660D" w:rsidRPr="0054660D" w:rsidRDefault="0054660D" w:rsidP="0054660D">
            <w:pPr>
              <w:suppressAutoHyphens w:val="0"/>
              <w:spacing w:line="240" w:lineRule="auto"/>
              <w:rPr>
                <w:rFonts w:cs="Calibri"/>
                <w:color w:val="000000"/>
                <w:sz w:val="22"/>
                <w:szCs w:val="22"/>
                <w:lang w:eastAsia="en-US"/>
              </w:rPr>
            </w:pPr>
            <w:r w:rsidRPr="0054660D">
              <w:rPr>
                <w:rFonts w:cs="Calibri"/>
                <w:color w:val="000000"/>
                <w:sz w:val="22"/>
                <w:szCs w:val="22"/>
                <w:lang w:eastAsia="en-US"/>
              </w:rPr>
              <w:t>Always</w:t>
            </w:r>
          </w:p>
        </w:tc>
        <w:tc>
          <w:tcPr>
            <w:tcW w:w="1209" w:type="pct"/>
            <w:tcBorders>
              <w:top w:val="single" w:sz="4" w:space="0" w:color="auto"/>
              <w:left w:val="nil"/>
              <w:bottom w:val="single" w:sz="4" w:space="0" w:color="auto"/>
              <w:right w:val="single" w:sz="4" w:space="0" w:color="auto"/>
            </w:tcBorders>
            <w:vAlign w:val="center"/>
          </w:tcPr>
          <w:p w14:paraId="1CD2554E" w14:textId="22D4C7D1" w:rsidR="0054660D" w:rsidRPr="0054660D" w:rsidRDefault="0054660D" w:rsidP="0054660D">
            <w:pPr>
              <w:suppressAutoHyphens w:val="0"/>
              <w:spacing w:line="240" w:lineRule="auto"/>
              <w:rPr>
                <w:rFonts w:cs="Calibri"/>
                <w:color w:val="000000"/>
                <w:sz w:val="22"/>
                <w:szCs w:val="22"/>
                <w:lang w:eastAsia="en-US"/>
              </w:rPr>
            </w:pPr>
            <w:r w:rsidRPr="0054660D">
              <w:rPr>
                <w:rFonts w:cs="Calibri"/>
                <w:color w:val="000000"/>
                <w:sz w:val="22"/>
                <w:szCs w:val="22"/>
                <w:lang w:eastAsia="en-US"/>
              </w:rPr>
              <w:t>Initiator Return</w:t>
            </w:r>
          </w:p>
        </w:tc>
      </w:tr>
      <w:tr w:rsidR="0054660D" w:rsidRPr="0054660D" w14:paraId="6E7D7067" w14:textId="6FA6E2B4" w:rsidTr="0054660D">
        <w:trPr>
          <w:trHeight w:val="290"/>
        </w:trPr>
        <w:tc>
          <w:tcPr>
            <w:tcW w:w="995" w:type="pct"/>
            <w:tcBorders>
              <w:top w:val="nil"/>
              <w:left w:val="single" w:sz="4" w:space="0" w:color="auto"/>
              <w:bottom w:val="single" w:sz="4" w:space="0" w:color="auto"/>
              <w:right w:val="single" w:sz="4" w:space="0" w:color="auto"/>
            </w:tcBorders>
            <w:shd w:val="clear" w:color="auto" w:fill="auto"/>
            <w:vAlign w:val="center"/>
            <w:hideMark/>
          </w:tcPr>
          <w:p w14:paraId="7637B10A" w14:textId="77777777" w:rsidR="0054660D" w:rsidRPr="0054660D" w:rsidRDefault="0054660D" w:rsidP="0054660D">
            <w:pPr>
              <w:suppressAutoHyphens w:val="0"/>
              <w:spacing w:line="240" w:lineRule="auto"/>
              <w:rPr>
                <w:rFonts w:cs="Calibri"/>
                <w:color w:val="000000"/>
                <w:sz w:val="22"/>
                <w:szCs w:val="22"/>
                <w:lang w:eastAsia="en-US"/>
              </w:rPr>
            </w:pPr>
            <w:r w:rsidRPr="0054660D">
              <w:rPr>
                <w:rFonts w:cs="Calibri"/>
                <w:color w:val="000000"/>
                <w:sz w:val="22"/>
                <w:szCs w:val="22"/>
                <w:lang w:eastAsia="en-US"/>
              </w:rPr>
              <w:t xml:space="preserve">Submit </w:t>
            </w:r>
          </w:p>
        </w:tc>
        <w:tc>
          <w:tcPr>
            <w:tcW w:w="2796" w:type="pct"/>
            <w:tcBorders>
              <w:top w:val="nil"/>
              <w:left w:val="nil"/>
              <w:bottom w:val="single" w:sz="4" w:space="0" w:color="auto"/>
              <w:right w:val="single" w:sz="4" w:space="0" w:color="auto"/>
            </w:tcBorders>
            <w:shd w:val="clear" w:color="auto" w:fill="auto"/>
            <w:vAlign w:val="center"/>
            <w:hideMark/>
          </w:tcPr>
          <w:p w14:paraId="1247FB39" w14:textId="77777777" w:rsidR="0054660D" w:rsidRPr="0054660D" w:rsidRDefault="0054660D" w:rsidP="0054660D">
            <w:pPr>
              <w:suppressAutoHyphens w:val="0"/>
              <w:spacing w:line="240" w:lineRule="auto"/>
              <w:rPr>
                <w:rFonts w:cs="Calibri"/>
                <w:color w:val="000000"/>
                <w:sz w:val="22"/>
                <w:szCs w:val="22"/>
                <w:lang w:eastAsia="en-US"/>
              </w:rPr>
            </w:pPr>
            <w:r w:rsidRPr="0054660D">
              <w:rPr>
                <w:rFonts w:cs="Calibri"/>
                <w:color w:val="000000"/>
                <w:sz w:val="22"/>
                <w:szCs w:val="22"/>
                <w:lang w:eastAsia="en-US"/>
              </w:rPr>
              <w:t xml:space="preserve">If Sub-Product = Takeover | Cross Sell = AO or AO &amp; CC| LC is not Attached </w:t>
            </w:r>
          </w:p>
        </w:tc>
        <w:tc>
          <w:tcPr>
            <w:tcW w:w="1209" w:type="pct"/>
            <w:tcBorders>
              <w:top w:val="nil"/>
              <w:left w:val="nil"/>
              <w:bottom w:val="single" w:sz="4" w:space="0" w:color="auto"/>
              <w:right w:val="single" w:sz="4" w:space="0" w:color="auto"/>
            </w:tcBorders>
            <w:vAlign w:val="center"/>
          </w:tcPr>
          <w:p w14:paraId="7053F82B" w14:textId="58025220" w:rsidR="0054660D" w:rsidRPr="0054660D" w:rsidRDefault="0054660D" w:rsidP="0054660D">
            <w:pPr>
              <w:suppressAutoHyphens w:val="0"/>
              <w:spacing w:line="240" w:lineRule="auto"/>
              <w:rPr>
                <w:rFonts w:cs="Calibri"/>
                <w:color w:val="000000"/>
                <w:sz w:val="22"/>
                <w:szCs w:val="22"/>
                <w:lang w:eastAsia="en-US"/>
              </w:rPr>
            </w:pPr>
            <w:r w:rsidRPr="0054660D">
              <w:rPr>
                <w:rFonts w:cs="Calibri"/>
                <w:color w:val="000000"/>
                <w:sz w:val="22"/>
                <w:szCs w:val="22"/>
                <w:lang w:eastAsia="en-US"/>
              </w:rPr>
              <w:t xml:space="preserve">Awaiting LC </w:t>
            </w:r>
          </w:p>
        </w:tc>
      </w:tr>
      <w:tr w:rsidR="0054660D" w:rsidRPr="0054660D" w14:paraId="7C52F1D3" w14:textId="3496FD1E" w:rsidTr="0054660D">
        <w:trPr>
          <w:trHeight w:val="870"/>
        </w:trPr>
        <w:tc>
          <w:tcPr>
            <w:tcW w:w="995" w:type="pct"/>
            <w:tcBorders>
              <w:top w:val="nil"/>
              <w:left w:val="single" w:sz="4" w:space="0" w:color="auto"/>
              <w:bottom w:val="single" w:sz="4" w:space="0" w:color="auto"/>
              <w:right w:val="single" w:sz="4" w:space="0" w:color="auto"/>
            </w:tcBorders>
            <w:shd w:val="clear" w:color="auto" w:fill="auto"/>
            <w:vAlign w:val="center"/>
            <w:hideMark/>
          </w:tcPr>
          <w:p w14:paraId="5D4E102F" w14:textId="77777777" w:rsidR="0054660D" w:rsidRPr="0054660D" w:rsidRDefault="0054660D" w:rsidP="0054660D">
            <w:pPr>
              <w:suppressAutoHyphens w:val="0"/>
              <w:spacing w:line="240" w:lineRule="auto"/>
              <w:rPr>
                <w:rFonts w:cs="Calibri"/>
                <w:color w:val="000000"/>
                <w:sz w:val="22"/>
                <w:szCs w:val="22"/>
                <w:lang w:eastAsia="en-US"/>
              </w:rPr>
            </w:pPr>
            <w:r w:rsidRPr="0054660D">
              <w:rPr>
                <w:rFonts w:cs="Calibri"/>
                <w:color w:val="000000"/>
                <w:sz w:val="22"/>
                <w:szCs w:val="22"/>
                <w:lang w:eastAsia="en-US"/>
              </w:rPr>
              <w:lastRenderedPageBreak/>
              <w:t xml:space="preserve">Submit </w:t>
            </w:r>
          </w:p>
        </w:tc>
        <w:tc>
          <w:tcPr>
            <w:tcW w:w="2796" w:type="pct"/>
            <w:tcBorders>
              <w:top w:val="nil"/>
              <w:left w:val="nil"/>
              <w:bottom w:val="single" w:sz="4" w:space="0" w:color="auto"/>
              <w:right w:val="single" w:sz="4" w:space="0" w:color="auto"/>
            </w:tcBorders>
            <w:shd w:val="clear" w:color="auto" w:fill="auto"/>
            <w:vAlign w:val="center"/>
            <w:hideMark/>
          </w:tcPr>
          <w:p w14:paraId="3B7E6E1C" w14:textId="77777777" w:rsidR="0054660D" w:rsidRPr="0054660D" w:rsidRDefault="0054660D" w:rsidP="0054660D">
            <w:pPr>
              <w:suppressAutoHyphens w:val="0"/>
              <w:spacing w:line="240" w:lineRule="auto"/>
              <w:rPr>
                <w:rFonts w:cs="Calibri"/>
                <w:color w:val="000000"/>
                <w:sz w:val="22"/>
                <w:szCs w:val="22"/>
                <w:lang w:eastAsia="en-US"/>
              </w:rPr>
            </w:pPr>
            <w:r w:rsidRPr="0054660D">
              <w:rPr>
                <w:rFonts w:cs="Calibri"/>
                <w:color w:val="000000"/>
                <w:sz w:val="22"/>
                <w:szCs w:val="22"/>
                <w:lang w:eastAsia="en-US"/>
              </w:rPr>
              <w:t xml:space="preserve">If Sub-Product = Primary | STL Required | Cross Sell = AO | STL is not Attached </w:t>
            </w:r>
            <w:r w:rsidRPr="0054660D">
              <w:rPr>
                <w:rFonts w:cs="Calibri"/>
                <w:color w:val="000000"/>
                <w:sz w:val="22"/>
                <w:szCs w:val="22"/>
                <w:lang w:eastAsia="en-US"/>
              </w:rPr>
              <w:br/>
              <w:t xml:space="preserve">If Sub-Product = Secondary Bank LC | STL Required | Cross Sell = AO | STL is not Attached </w:t>
            </w:r>
            <w:r w:rsidRPr="0054660D">
              <w:rPr>
                <w:rFonts w:cs="Calibri"/>
                <w:color w:val="000000"/>
                <w:sz w:val="22"/>
                <w:szCs w:val="22"/>
                <w:lang w:eastAsia="en-US"/>
              </w:rPr>
              <w:br/>
              <w:t>If Sub-Product = Secondary Bank LC | STL Required | Cross Sell = AO &amp; CC | STL is not Attached</w:t>
            </w:r>
          </w:p>
        </w:tc>
        <w:tc>
          <w:tcPr>
            <w:tcW w:w="1209" w:type="pct"/>
            <w:tcBorders>
              <w:top w:val="nil"/>
              <w:left w:val="nil"/>
              <w:bottom w:val="single" w:sz="4" w:space="0" w:color="auto"/>
              <w:right w:val="single" w:sz="4" w:space="0" w:color="auto"/>
            </w:tcBorders>
            <w:vAlign w:val="center"/>
          </w:tcPr>
          <w:p w14:paraId="1F7946D6" w14:textId="6C156E1D" w:rsidR="0054660D" w:rsidRPr="0054660D" w:rsidRDefault="0054660D" w:rsidP="0054660D">
            <w:pPr>
              <w:suppressAutoHyphens w:val="0"/>
              <w:spacing w:line="240" w:lineRule="auto"/>
              <w:rPr>
                <w:rFonts w:cs="Calibri"/>
                <w:color w:val="000000"/>
                <w:sz w:val="22"/>
                <w:szCs w:val="22"/>
                <w:lang w:eastAsia="en-US"/>
              </w:rPr>
            </w:pPr>
            <w:r w:rsidRPr="0054660D">
              <w:rPr>
                <w:rFonts w:cs="Calibri"/>
                <w:color w:val="000000"/>
                <w:sz w:val="22"/>
                <w:szCs w:val="22"/>
                <w:lang w:eastAsia="en-US"/>
              </w:rPr>
              <w:t xml:space="preserve">Awaiting STL </w:t>
            </w:r>
          </w:p>
        </w:tc>
      </w:tr>
      <w:tr w:rsidR="0054660D" w:rsidRPr="0054660D" w14:paraId="549F4439" w14:textId="19F37A15" w:rsidTr="0054660D">
        <w:trPr>
          <w:trHeight w:val="870"/>
        </w:trPr>
        <w:tc>
          <w:tcPr>
            <w:tcW w:w="995" w:type="pct"/>
            <w:tcBorders>
              <w:top w:val="nil"/>
              <w:left w:val="single" w:sz="4" w:space="0" w:color="auto"/>
              <w:bottom w:val="single" w:sz="4" w:space="0" w:color="auto"/>
              <w:right w:val="single" w:sz="4" w:space="0" w:color="auto"/>
            </w:tcBorders>
            <w:shd w:val="clear" w:color="auto" w:fill="auto"/>
            <w:vAlign w:val="center"/>
            <w:hideMark/>
          </w:tcPr>
          <w:p w14:paraId="15141AB3" w14:textId="77777777" w:rsidR="0054660D" w:rsidRPr="0054660D" w:rsidRDefault="0054660D" w:rsidP="0054660D">
            <w:pPr>
              <w:suppressAutoHyphens w:val="0"/>
              <w:spacing w:line="240" w:lineRule="auto"/>
              <w:rPr>
                <w:rFonts w:cs="Calibri"/>
                <w:color w:val="000000"/>
                <w:sz w:val="22"/>
                <w:szCs w:val="22"/>
                <w:lang w:eastAsia="en-US"/>
              </w:rPr>
            </w:pPr>
            <w:r w:rsidRPr="0054660D">
              <w:rPr>
                <w:rFonts w:cs="Calibri"/>
                <w:color w:val="000000"/>
                <w:sz w:val="22"/>
                <w:szCs w:val="22"/>
                <w:lang w:eastAsia="en-US"/>
              </w:rPr>
              <w:t xml:space="preserve">Submit </w:t>
            </w:r>
          </w:p>
        </w:tc>
        <w:tc>
          <w:tcPr>
            <w:tcW w:w="2796" w:type="pct"/>
            <w:tcBorders>
              <w:top w:val="nil"/>
              <w:left w:val="nil"/>
              <w:bottom w:val="single" w:sz="4" w:space="0" w:color="auto"/>
              <w:right w:val="single" w:sz="4" w:space="0" w:color="auto"/>
            </w:tcBorders>
            <w:shd w:val="clear" w:color="auto" w:fill="auto"/>
            <w:vAlign w:val="center"/>
            <w:hideMark/>
          </w:tcPr>
          <w:p w14:paraId="2179B19B" w14:textId="67E3B3FC" w:rsidR="0054660D" w:rsidRPr="0054660D" w:rsidRDefault="0054660D" w:rsidP="0054660D">
            <w:pPr>
              <w:suppressAutoHyphens w:val="0"/>
              <w:spacing w:line="240" w:lineRule="auto"/>
              <w:rPr>
                <w:rFonts w:cs="Calibri"/>
                <w:color w:val="000000"/>
                <w:sz w:val="22"/>
                <w:szCs w:val="22"/>
                <w:lang w:eastAsia="en-US"/>
              </w:rPr>
            </w:pPr>
            <w:r w:rsidRPr="0054660D">
              <w:rPr>
                <w:rFonts w:cs="Calibri"/>
                <w:color w:val="000000"/>
                <w:sz w:val="22"/>
                <w:szCs w:val="22"/>
                <w:lang w:eastAsia="en-US"/>
              </w:rPr>
              <w:t xml:space="preserve">If Sub-Product = Primary | STL Required | Cross Sell = AO or AO &amp; CC| STL is Attached </w:t>
            </w:r>
            <w:r w:rsidRPr="0054660D">
              <w:rPr>
                <w:rFonts w:cs="Calibri"/>
                <w:color w:val="000000"/>
                <w:sz w:val="22"/>
                <w:szCs w:val="22"/>
                <w:lang w:eastAsia="en-US"/>
              </w:rPr>
              <w:br/>
              <w:t>If Sub-Product = Secondar</w:t>
            </w:r>
            <w:r>
              <w:rPr>
                <w:rFonts w:cs="Calibri"/>
                <w:color w:val="000000"/>
                <w:sz w:val="22"/>
                <w:szCs w:val="22"/>
                <w:lang w:eastAsia="en-US"/>
              </w:rPr>
              <w:t>y</w:t>
            </w:r>
            <w:r w:rsidRPr="0054660D">
              <w:rPr>
                <w:rFonts w:cs="Calibri"/>
                <w:color w:val="000000"/>
                <w:sz w:val="22"/>
                <w:szCs w:val="22"/>
                <w:lang w:eastAsia="en-US"/>
              </w:rPr>
              <w:t xml:space="preserve"> Bank LC | STL Required | Cross Sell = AO | STL is Attached </w:t>
            </w:r>
            <w:r w:rsidRPr="0054660D">
              <w:rPr>
                <w:rFonts w:cs="Calibri"/>
                <w:color w:val="000000"/>
                <w:sz w:val="22"/>
                <w:szCs w:val="22"/>
                <w:lang w:eastAsia="en-US"/>
              </w:rPr>
              <w:br/>
              <w:t>If Sub-Product = Secondary Bank LC | STL Required | Cross Sell = AO &amp; CC | STL is Attached</w:t>
            </w:r>
          </w:p>
        </w:tc>
        <w:tc>
          <w:tcPr>
            <w:tcW w:w="1209" w:type="pct"/>
            <w:tcBorders>
              <w:top w:val="nil"/>
              <w:left w:val="nil"/>
              <w:bottom w:val="single" w:sz="4" w:space="0" w:color="auto"/>
              <w:right w:val="single" w:sz="4" w:space="0" w:color="auto"/>
            </w:tcBorders>
            <w:vAlign w:val="center"/>
          </w:tcPr>
          <w:p w14:paraId="2C9F3A18" w14:textId="0D2E3C3C" w:rsidR="0054660D" w:rsidRPr="0054660D" w:rsidRDefault="0054660D" w:rsidP="0054660D">
            <w:pPr>
              <w:suppressAutoHyphens w:val="0"/>
              <w:spacing w:line="240" w:lineRule="auto"/>
              <w:rPr>
                <w:rFonts w:cs="Calibri"/>
                <w:color w:val="000000"/>
                <w:sz w:val="22"/>
                <w:szCs w:val="22"/>
                <w:lang w:eastAsia="en-US"/>
              </w:rPr>
            </w:pPr>
            <w:r w:rsidRPr="0054660D">
              <w:rPr>
                <w:rFonts w:cs="Calibri"/>
                <w:color w:val="000000"/>
                <w:sz w:val="22"/>
                <w:szCs w:val="22"/>
                <w:lang w:eastAsia="en-US"/>
              </w:rPr>
              <w:t>Disbursal Resubmission</w:t>
            </w:r>
          </w:p>
        </w:tc>
      </w:tr>
      <w:tr w:rsidR="0054660D" w:rsidRPr="0054660D" w14:paraId="1FC70C29" w14:textId="6DD5D3C1" w:rsidTr="0054660D">
        <w:trPr>
          <w:trHeight w:val="290"/>
        </w:trPr>
        <w:tc>
          <w:tcPr>
            <w:tcW w:w="995" w:type="pct"/>
            <w:tcBorders>
              <w:top w:val="nil"/>
              <w:left w:val="single" w:sz="4" w:space="0" w:color="auto"/>
              <w:bottom w:val="single" w:sz="4" w:space="0" w:color="auto"/>
              <w:right w:val="single" w:sz="4" w:space="0" w:color="auto"/>
            </w:tcBorders>
            <w:shd w:val="clear" w:color="auto" w:fill="auto"/>
            <w:vAlign w:val="center"/>
            <w:hideMark/>
          </w:tcPr>
          <w:p w14:paraId="7D093265" w14:textId="77777777" w:rsidR="0054660D" w:rsidRPr="0054660D" w:rsidRDefault="0054660D" w:rsidP="0054660D">
            <w:pPr>
              <w:suppressAutoHyphens w:val="0"/>
              <w:spacing w:line="240" w:lineRule="auto"/>
              <w:rPr>
                <w:rFonts w:cs="Calibri"/>
                <w:color w:val="000000"/>
                <w:sz w:val="22"/>
                <w:szCs w:val="22"/>
                <w:lang w:eastAsia="en-US"/>
              </w:rPr>
            </w:pPr>
            <w:r w:rsidRPr="0054660D">
              <w:rPr>
                <w:rFonts w:cs="Calibri"/>
                <w:color w:val="000000"/>
                <w:sz w:val="22"/>
                <w:szCs w:val="22"/>
                <w:lang w:eastAsia="en-US"/>
              </w:rPr>
              <w:t xml:space="preserve">Submit </w:t>
            </w:r>
          </w:p>
        </w:tc>
        <w:tc>
          <w:tcPr>
            <w:tcW w:w="2796" w:type="pct"/>
            <w:tcBorders>
              <w:top w:val="nil"/>
              <w:left w:val="nil"/>
              <w:bottom w:val="single" w:sz="4" w:space="0" w:color="auto"/>
              <w:right w:val="single" w:sz="4" w:space="0" w:color="auto"/>
            </w:tcBorders>
            <w:shd w:val="clear" w:color="auto" w:fill="auto"/>
            <w:vAlign w:val="center"/>
            <w:hideMark/>
          </w:tcPr>
          <w:p w14:paraId="6270E326" w14:textId="77777777" w:rsidR="0054660D" w:rsidRPr="0054660D" w:rsidRDefault="0054660D" w:rsidP="0054660D">
            <w:pPr>
              <w:suppressAutoHyphens w:val="0"/>
              <w:spacing w:line="240" w:lineRule="auto"/>
              <w:rPr>
                <w:rFonts w:cs="Calibri"/>
                <w:color w:val="000000"/>
                <w:sz w:val="22"/>
                <w:szCs w:val="22"/>
                <w:lang w:eastAsia="en-US"/>
              </w:rPr>
            </w:pPr>
            <w:r w:rsidRPr="0054660D">
              <w:rPr>
                <w:rFonts w:cs="Calibri"/>
                <w:color w:val="000000"/>
                <w:sz w:val="22"/>
                <w:szCs w:val="22"/>
                <w:lang w:eastAsia="en-US"/>
              </w:rPr>
              <w:t xml:space="preserve">If Sub-Product = Primary | STL Required | Cross Sell = AO &amp; CC | STL is not Attached </w:t>
            </w:r>
          </w:p>
        </w:tc>
        <w:tc>
          <w:tcPr>
            <w:tcW w:w="1209" w:type="pct"/>
            <w:tcBorders>
              <w:top w:val="nil"/>
              <w:left w:val="nil"/>
              <w:bottom w:val="single" w:sz="4" w:space="0" w:color="auto"/>
              <w:right w:val="single" w:sz="4" w:space="0" w:color="auto"/>
            </w:tcBorders>
            <w:vAlign w:val="center"/>
          </w:tcPr>
          <w:p w14:paraId="3F297E69" w14:textId="41C97A47" w:rsidR="0054660D" w:rsidRPr="0054660D" w:rsidRDefault="0054660D" w:rsidP="0054660D">
            <w:pPr>
              <w:suppressAutoHyphens w:val="0"/>
              <w:spacing w:line="240" w:lineRule="auto"/>
              <w:rPr>
                <w:rFonts w:cs="Calibri"/>
                <w:color w:val="000000"/>
                <w:sz w:val="22"/>
                <w:szCs w:val="22"/>
                <w:lang w:eastAsia="en-US"/>
              </w:rPr>
            </w:pPr>
            <w:r w:rsidRPr="0054660D">
              <w:rPr>
                <w:rFonts w:cs="Calibri"/>
                <w:color w:val="000000"/>
                <w:sz w:val="22"/>
                <w:szCs w:val="22"/>
                <w:lang w:eastAsia="en-US"/>
              </w:rPr>
              <w:t>Card CRU</w:t>
            </w:r>
          </w:p>
        </w:tc>
      </w:tr>
    </w:tbl>
    <w:p w14:paraId="1617CBF5" w14:textId="77777777" w:rsidR="00B800DD" w:rsidRDefault="00B800DD" w:rsidP="00B800DD">
      <w:pPr>
        <w:spacing w:line="360" w:lineRule="auto"/>
      </w:pPr>
    </w:p>
    <w:p w14:paraId="29F83672" w14:textId="0D4638C5" w:rsidR="00B800DD" w:rsidRDefault="00B800DD" w:rsidP="00F95929">
      <w:pPr>
        <w:pStyle w:val="Heading3"/>
        <w:numPr>
          <w:ilvl w:val="2"/>
          <w:numId w:val="2"/>
        </w:numPr>
      </w:pPr>
      <w:bookmarkStart w:id="81" w:name="_Toc206760648"/>
      <w:r>
        <w:t>Access Details</w:t>
      </w:r>
      <w:bookmarkEnd w:id="81"/>
      <w:r>
        <w:t xml:space="preserve"> </w:t>
      </w:r>
    </w:p>
    <w:p w14:paraId="324D6EFC" w14:textId="77777777" w:rsidR="00B800DD" w:rsidRDefault="00B800DD" w:rsidP="00B800DD"/>
    <w:p w14:paraId="5FA77C88" w14:textId="77777777" w:rsidR="00B800DD" w:rsidRPr="00DF3ED1" w:rsidRDefault="00B800DD" w:rsidP="00B800DD"/>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B800DD" w:rsidRPr="009B444E" w14:paraId="5045E6B0" w14:textId="77777777" w:rsidTr="00E017FB">
        <w:tc>
          <w:tcPr>
            <w:tcW w:w="3681" w:type="dxa"/>
          </w:tcPr>
          <w:p w14:paraId="37615615" w14:textId="77777777" w:rsidR="00B800DD" w:rsidRPr="009B444E" w:rsidRDefault="00B800DD" w:rsidP="00E017FB">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2C3033F4" w14:textId="77777777" w:rsidR="00B800DD" w:rsidRPr="009B444E" w:rsidRDefault="00B800DD" w:rsidP="00E017FB">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 xml:space="preserve">users added to the Awaiting AO group. </w:t>
            </w:r>
          </w:p>
        </w:tc>
      </w:tr>
      <w:tr w:rsidR="00B800DD" w:rsidRPr="009B444E" w14:paraId="7DA6EDCD" w14:textId="77777777" w:rsidTr="00E017FB">
        <w:tc>
          <w:tcPr>
            <w:tcW w:w="3681" w:type="dxa"/>
          </w:tcPr>
          <w:p w14:paraId="24AFDFFB" w14:textId="77777777" w:rsidR="00B800DD" w:rsidRPr="009B444E" w:rsidRDefault="00B800DD" w:rsidP="00E017FB">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0A306532" w14:textId="77777777" w:rsidR="00B800DD" w:rsidRPr="009B444E" w:rsidRDefault="00B800DD" w:rsidP="00E017FB">
            <w:pPr>
              <w:pStyle w:val="ListParagraph"/>
              <w:spacing w:line="360" w:lineRule="auto"/>
              <w:ind w:left="0"/>
              <w:jc w:val="both"/>
              <w:rPr>
                <w:rFonts w:eastAsia="Calibri" w:cs="Arial"/>
                <w:szCs w:val="24"/>
              </w:rPr>
            </w:pPr>
            <w:r>
              <w:rPr>
                <w:rFonts w:eastAsia="Calibri" w:cs="Arial"/>
                <w:szCs w:val="24"/>
              </w:rPr>
              <w:t>NA</w:t>
            </w:r>
          </w:p>
        </w:tc>
      </w:tr>
      <w:tr w:rsidR="00B800DD" w:rsidRPr="009B444E" w14:paraId="141956E4" w14:textId="77777777" w:rsidTr="00E017FB">
        <w:tc>
          <w:tcPr>
            <w:tcW w:w="3681" w:type="dxa"/>
          </w:tcPr>
          <w:p w14:paraId="07FDCBFC" w14:textId="77777777" w:rsidR="00B800DD" w:rsidRPr="009B444E" w:rsidRDefault="00B800DD" w:rsidP="00E017FB">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2E87356D" w14:textId="77777777" w:rsidR="00B800DD" w:rsidRPr="009B444E" w:rsidRDefault="00B800DD" w:rsidP="00E017FB">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B800DD" w:rsidRPr="009B444E" w14:paraId="222D18A5" w14:textId="77777777" w:rsidTr="00E017FB">
        <w:tc>
          <w:tcPr>
            <w:tcW w:w="3681" w:type="dxa"/>
          </w:tcPr>
          <w:p w14:paraId="2B271676" w14:textId="77777777" w:rsidR="00B800DD" w:rsidRPr="009B444E" w:rsidRDefault="00B800DD" w:rsidP="00E017FB">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15957819" w14:textId="77777777" w:rsidR="00B800DD" w:rsidRPr="009B444E" w:rsidRDefault="00B800DD" w:rsidP="00E017FB">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B800DD" w:rsidRPr="009B444E" w14:paraId="05360E84" w14:textId="77777777" w:rsidTr="00E017FB">
        <w:tc>
          <w:tcPr>
            <w:tcW w:w="3681" w:type="dxa"/>
          </w:tcPr>
          <w:p w14:paraId="3717494F" w14:textId="77777777" w:rsidR="00B800DD" w:rsidRPr="009B444E" w:rsidRDefault="00B800DD" w:rsidP="00E017FB">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13642D99" w14:textId="77777777" w:rsidR="00B800DD" w:rsidRPr="009B444E" w:rsidRDefault="00B800DD" w:rsidP="00E017FB">
            <w:pPr>
              <w:pStyle w:val="ListParagraph"/>
              <w:spacing w:line="360" w:lineRule="auto"/>
              <w:ind w:left="0"/>
              <w:jc w:val="both"/>
              <w:rPr>
                <w:rFonts w:eastAsia="Calibri" w:cs="Arial"/>
                <w:szCs w:val="24"/>
              </w:rPr>
            </w:pPr>
            <w:r w:rsidRPr="009B444E">
              <w:rPr>
                <w:rFonts w:eastAsia="Calibri" w:cs="Arial"/>
                <w:szCs w:val="24"/>
              </w:rPr>
              <w:t>None</w:t>
            </w:r>
          </w:p>
        </w:tc>
      </w:tr>
    </w:tbl>
    <w:p w14:paraId="05D79FD2" w14:textId="77777777" w:rsidR="00B800DD" w:rsidRDefault="00B800DD" w:rsidP="00B800DD">
      <w:pPr>
        <w:rPr>
          <w:szCs w:val="24"/>
        </w:rPr>
      </w:pPr>
    </w:p>
    <w:p w14:paraId="3C1AE1CE" w14:textId="77777777" w:rsidR="00B800DD" w:rsidRDefault="00B800DD" w:rsidP="00B800DD">
      <w:pPr>
        <w:rPr>
          <w:szCs w:val="24"/>
        </w:rPr>
      </w:pPr>
    </w:p>
    <w:p w14:paraId="69CB885F" w14:textId="77777777" w:rsidR="00F95929" w:rsidRDefault="00F95929" w:rsidP="00B800DD">
      <w:pPr>
        <w:rPr>
          <w:szCs w:val="24"/>
        </w:rPr>
      </w:pPr>
    </w:p>
    <w:p w14:paraId="43E68A1D" w14:textId="77777777" w:rsidR="00F95929" w:rsidRDefault="00F95929" w:rsidP="00B800DD">
      <w:pPr>
        <w:rPr>
          <w:szCs w:val="24"/>
        </w:rPr>
      </w:pPr>
    </w:p>
    <w:p w14:paraId="5BE729AE" w14:textId="77777777" w:rsidR="00B800DD" w:rsidRDefault="00B800DD" w:rsidP="00B800DD">
      <w:pPr>
        <w:rPr>
          <w:szCs w:val="24"/>
        </w:rPr>
      </w:pPr>
    </w:p>
    <w:p w14:paraId="6513AB2D" w14:textId="2734E440" w:rsidR="005E5D6E" w:rsidRDefault="005E5D6E" w:rsidP="00443E68">
      <w:pPr>
        <w:pStyle w:val="Heading2"/>
        <w:numPr>
          <w:ilvl w:val="1"/>
          <w:numId w:val="2"/>
        </w:numPr>
      </w:pPr>
      <w:bookmarkStart w:id="82" w:name="_Toc206760649"/>
      <w:r>
        <w:t>Awaiting LC</w:t>
      </w:r>
      <w:bookmarkEnd w:id="82"/>
    </w:p>
    <w:p w14:paraId="3E9AD3E2" w14:textId="77777777" w:rsidR="005E5D6E" w:rsidRDefault="005E5D6E" w:rsidP="005E5D6E"/>
    <w:p w14:paraId="4EB53DAF" w14:textId="12A3FAFE" w:rsidR="005E5D6E" w:rsidRDefault="005E5D6E" w:rsidP="005E5D6E">
      <w:pPr>
        <w:pStyle w:val="Heading3"/>
        <w:numPr>
          <w:ilvl w:val="2"/>
          <w:numId w:val="2"/>
        </w:numPr>
      </w:pPr>
      <w:bookmarkStart w:id="83" w:name="_Toc206760650"/>
      <w:r>
        <w:t>Description</w:t>
      </w:r>
      <w:bookmarkEnd w:id="83"/>
      <w:r>
        <w:t xml:space="preserve"> </w:t>
      </w:r>
    </w:p>
    <w:p w14:paraId="1A0C4D33" w14:textId="77777777" w:rsidR="005E5D6E" w:rsidRDefault="005E5D6E" w:rsidP="005E5D6E">
      <w:pPr>
        <w:pStyle w:val="ListParagraph"/>
        <w:numPr>
          <w:ilvl w:val="0"/>
          <w:numId w:val="5"/>
        </w:numPr>
        <w:spacing w:line="360" w:lineRule="auto"/>
      </w:pPr>
      <w:r>
        <w:t xml:space="preserve">This will be a user queue. i.e., the users will have access to this queue. </w:t>
      </w:r>
    </w:p>
    <w:p w14:paraId="64FA6335" w14:textId="77777777" w:rsidR="005E5D6E" w:rsidRDefault="005E5D6E" w:rsidP="005E5D6E">
      <w:pPr>
        <w:pStyle w:val="ListParagraph"/>
        <w:numPr>
          <w:ilvl w:val="0"/>
          <w:numId w:val="5"/>
        </w:numPr>
        <w:spacing w:line="360" w:lineRule="auto"/>
      </w:pPr>
      <w:r>
        <w:t xml:space="preserve">The WI will route to this queue based on the following conditions: </w:t>
      </w:r>
    </w:p>
    <w:p w14:paraId="4A94462E" w14:textId="7D3ECAC2" w:rsidR="005E5D6E" w:rsidRDefault="005E5D6E" w:rsidP="003E3F52">
      <w:pPr>
        <w:pStyle w:val="ListParagraph"/>
        <w:numPr>
          <w:ilvl w:val="0"/>
          <w:numId w:val="37"/>
        </w:numPr>
        <w:spacing w:line="360" w:lineRule="auto"/>
      </w:pPr>
      <w:r>
        <w:t xml:space="preserve"> </w:t>
      </w:r>
      <w:r w:rsidR="00571B43">
        <w:t xml:space="preserve">From Cons Doc Check: </w:t>
      </w:r>
    </w:p>
    <w:p w14:paraId="5F762D63" w14:textId="77777777" w:rsidR="00397175" w:rsidRDefault="00397175" w:rsidP="003E3F52">
      <w:pPr>
        <w:pStyle w:val="ListParagraph"/>
        <w:numPr>
          <w:ilvl w:val="1"/>
          <w:numId w:val="37"/>
        </w:numPr>
        <w:spacing w:line="360" w:lineRule="auto"/>
      </w:pPr>
      <w:r>
        <w:t>If Sub-Product = Takeover | Cross Sell = CC| LC is Not Attached</w:t>
      </w:r>
    </w:p>
    <w:p w14:paraId="1D5C620D" w14:textId="53B80E33" w:rsidR="00571B43" w:rsidRDefault="00397175" w:rsidP="003E3F52">
      <w:pPr>
        <w:pStyle w:val="ListParagraph"/>
        <w:numPr>
          <w:ilvl w:val="1"/>
          <w:numId w:val="37"/>
        </w:numPr>
        <w:spacing w:line="360" w:lineRule="auto"/>
      </w:pPr>
      <w:r>
        <w:t>If Sub-Product = Takeover | Cross Sell = NA | LC is Not Attached</w:t>
      </w:r>
    </w:p>
    <w:p w14:paraId="331AF372" w14:textId="60B2ADC6" w:rsidR="00397175" w:rsidRDefault="00397175" w:rsidP="003E3F52">
      <w:pPr>
        <w:pStyle w:val="ListParagraph"/>
        <w:numPr>
          <w:ilvl w:val="0"/>
          <w:numId w:val="37"/>
        </w:numPr>
        <w:spacing w:line="360" w:lineRule="auto"/>
      </w:pPr>
      <w:r>
        <w:lastRenderedPageBreak/>
        <w:t xml:space="preserve">From Awaiting AO: </w:t>
      </w:r>
    </w:p>
    <w:p w14:paraId="374B6477" w14:textId="6AC4574E" w:rsidR="00397175" w:rsidRDefault="00397175" w:rsidP="003E3F52">
      <w:pPr>
        <w:pStyle w:val="ListParagraph"/>
        <w:numPr>
          <w:ilvl w:val="1"/>
          <w:numId w:val="37"/>
        </w:numPr>
        <w:spacing w:line="360" w:lineRule="auto"/>
      </w:pPr>
      <w:r w:rsidRPr="00397175">
        <w:t>If Sub-Product = Takeover | Cross Sell = AO or AO &amp; CC| LC is not Attached</w:t>
      </w:r>
    </w:p>
    <w:p w14:paraId="28E7A0FA" w14:textId="3CD6C8D2" w:rsidR="00862D85" w:rsidRDefault="00862D85" w:rsidP="003E3F52">
      <w:pPr>
        <w:pStyle w:val="ListParagraph"/>
        <w:numPr>
          <w:ilvl w:val="0"/>
          <w:numId w:val="37"/>
        </w:numPr>
        <w:spacing w:line="360" w:lineRule="auto"/>
      </w:pPr>
      <w:r>
        <w:t xml:space="preserve">From Awaiting LC Checker: </w:t>
      </w:r>
    </w:p>
    <w:p w14:paraId="1E4922A7" w14:textId="5B573359" w:rsidR="00862D85" w:rsidRDefault="00862D85" w:rsidP="003E3F52">
      <w:pPr>
        <w:pStyle w:val="ListParagraph"/>
        <w:numPr>
          <w:ilvl w:val="1"/>
          <w:numId w:val="37"/>
        </w:numPr>
        <w:spacing w:line="360" w:lineRule="auto"/>
      </w:pPr>
      <w:r>
        <w:t xml:space="preserve">If the decision taken by the user was Send Back to Checker. </w:t>
      </w:r>
    </w:p>
    <w:p w14:paraId="35553132" w14:textId="61EDFFB8" w:rsidR="005E5D6E" w:rsidRDefault="005E5D6E" w:rsidP="005E5D6E">
      <w:pPr>
        <w:pStyle w:val="ListParagraph"/>
        <w:numPr>
          <w:ilvl w:val="0"/>
          <w:numId w:val="5"/>
        </w:numPr>
        <w:spacing w:line="360" w:lineRule="auto"/>
      </w:pPr>
      <w:r>
        <w:t xml:space="preserve">The user </w:t>
      </w:r>
      <w:r w:rsidR="008F07E3">
        <w:t>will</w:t>
      </w:r>
      <w:r>
        <w:t xml:space="preserve"> upload </w:t>
      </w:r>
      <w:r w:rsidR="008F07E3" w:rsidRPr="004B06D3">
        <w:rPr>
          <w:b/>
          <w:bCs/>
        </w:rPr>
        <w:t>L</w:t>
      </w:r>
      <w:r w:rsidR="004B06D3" w:rsidRPr="004B06D3">
        <w:rPr>
          <w:b/>
          <w:bCs/>
        </w:rPr>
        <w:t xml:space="preserve">iability </w:t>
      </w:r>
      <w:r w:rsidR="008F07E3" w:rsidRPr="004B06D3">
        <w:rPr>
          <w:b/>
          <w:bCs/>
        </w:rPr>
        <w:t>C</w:t>
      </w:r>
      <w:r w:rsidR="004B06D3" w:rsidRPr="004B06D3">
        <w:rPr>
          <w:b/>
          <w:bCs/>
        </w:rPr>
        <w:t>ertificate</w:t>
      </w:r>
      <w:r w:rsidR="008F07E3">
        <w:t xml:space="preserve"> D</w:t>
      </w:r>
      <w:r>
        <w:t>ocument to WI</w:t>
      </w:r>
      <w:r w:rsidR="008F07E3">
        <w:t xml:space="preserve"> which will be </w:t>
      </w:r>
      <w:r w:rsidR="005C68A3">
        <w:t xml:space="preserve">a mandatory upload at this stage. </w:t>
      </w:r>
    </w:p>
    <w:p w14:paraId="204D26E1" w14:textId="77777777" w:rsidR="005E5D6E" w:rsidRDefault="005E5D6E" w:rsidP="005E5D6E">
      <w:pPr>
        <w:pStyle w:val="ListParagraph"/>
        <w:numPr>
          <w:ilvl w:val="0"/>
          <w:numId w:val="5"/>
        </w:numPr>
        <w:spacing w:line="360" w:lineRule="auto"/>
      </w:pPr>
      <w:r>
        <w:t xml:space="preserve">The user will have the following decisions: </w:t>
      </w:r>
    </w:p>
    <w:p w14:paraId="4AD945CD" w14:textId="3DF9BDBA" w:rsidR="005E5D6E" w:rsidRDefault="005E5D6E" w:rsidP="003E3F52">
      <w:pPr>
        <w:pStyle w:val="ListParagraph"/>
        <w:numPr>
          <w:ilvl w:val="0"/>
          <w:numId w:val="38"/>
        </w:numPr>
        <w:spacing w:line="360" w:lineRule="auto"/>
      </w:pPr>
      <w:r w:rsidRPr="00110945">
        <w:rPr>
          <w:b/>
          <w:bCs/>
        </w:rPr>
        <w:t>Submit:</w:t>
      </w:r>
      <w:r>
        <w:t xml:space="preserve"> The user will take this decision if he wants to Submit the case</w:t>
      </w:r>
      <w:r w:rsidR="00FF2B6F">
        <w:t xml:space="preserve">. </w:t>
      </w:r>
      <w:r>
        <w:t xml:space="preserve"> </w:t>
      </w:r>
    </w:p>
    <w:p w14:paraId="0C57AEEE" w14:textId="2671A1E6" w:rsidR="005E5D6E" w:rsidRDefault="005E5D6E" w:rsidP="003E3F52">
      <w:pPr>
        <w:pStyle w:val="ListParagraph"/>
        <w:numPr>
          <w:ilvl w:val="0"/>
          <w:numId w:val="38"/>
        </w:numPr>
        <w:spacing w:line="360" w:lineRule="auto"/>
      </w:pPr>
      <w:r w:rsidRPr="00110945">
        <w:rPr>
          <w:b/>
          <w:bCs/>
        </w:rPr>
        <w:t>Send to Checker:</w:t>
      </w:r>
      <w:r>
        <w:t xml:space="preserve"> The user will take this decision if originals were provided for LC and</w:t>
      </w:r>
      <w:r w:rsidR="001A3BC4">
        <w:t xml:space="preserve"> user</w:t>
      </w:r>
      <w:r>
        <w:t xml:space="preserve"> wants to send it for original validation to the checker. </w:t>
      </w:r>
    </w:p>
    <w:p w14:paraId="1ADE91B1" w14:textId="77777777" w:rsidR="005E5D6E" w:rsidRDefault="005E5D6E" w:rsidP="003E3F52">
      <w:pPr>
        <w:pStyle w:val="ListParagraph"/>
        <w:numPr>
          <w:ilvl w:val="0"/>
          <w:numId w:val="38"/>
        </w:numPr>
        <w:spacing w:line="360" w:lineRule="auto"/>
      </w:pPr>
      <w:commentRangeStart w:id="84"/>
      <w:commentRangeStart w:id="85"/>
      <w:r w:rsidRPr="00110945">
        <w:rPr>
          <w:b/>
          <w:bCs/>
        </w:rPr>
        <w:t>Return to Source</w:t>
      </w:r>
      <w:commentRangeEnd w:id="84"/>
      <w:r w:rsidRPr="00110945">
        <w:rPr>
          <w:rStyle w:val="CommentReference"/>
          <w:b/>
          <w:sz w:val="24"/>
          <w:szCs w:val="20"/>
        </w:rPr>
        <w:commentReference w:id="84"/>
      </w:r>
      <w:commentRangeEnd w:id="85"/>
      <w:r w:rsidRPr="00110945">
        <w:rPr>
          <w:rStyle w:val="CommentReference"/>
          <w:b/>
          <w:sz w:val="24"/>
          <w:szCs w:val="20"/>
        </w:rPr>
        <w:commentReference w:id="85"/>
      </w:r>
      <w:r w:rsidRPr="00110945">
        <w:rPr>
          <w:b/>
          <w:bCs/>
        </w:rPr>
        <w:t>:</w:t>
      </w:r>
      <w:r>
        <w:t xml:space="preserve"> The user will take this decision if he wants to send back the WI at the Introduction Stage. </w:t>
      </w:r>
    </w:p>
    <w:p w14:paraId="6787F3BD" w14:textId="77777777" w:rsidR="005E5D6E" w:rsidRDefault="005E5D6E" w:rsidP="003E3F52">
      <w:pPr>
        <w:pStyle w:val="ListParagraph"/>
        <w:numPr>
          <w:ilvl w:val="0"/>
          <w:numId w:val="38"/>
        </w:numPr>
        <w:spacing w:line="360" w:lineRule="auto"/>
      </w:pPr>
      <w:r w:rsidRPr="00110945">
        <w:rPr>
          <w:b/>
          <w:bCs/>
        </w:rPr>
        <w:t xml:space="preserve">Reject: </w:t>
      </w:r>
      <w:r>
        <w:t xml:space="preserve">The user will take this decision if he wants to Reject the WI. In this case, the user will select Reject Reasons from the options provided below: </w:t>
      </w:r>
    </w:p>
    <w:p w14:paraId="659E7B97" w14:textId="77777777" w:rsidR="005E5D6E" w:rsidRDefault="005E5D6E" w:rsidP="003E3F52">
      <w:pPr>
        <w:pStyle w:val="ListParagraph"/>
        <w:numPr>
          <w:ilvl w:val="2"/>
          <w:numId w:val="38"/>
        </w:numPr>
        <w:spacing w:line="360" w:lineRule="auto"/>
      </w:pPr>
      <w:r>
        <w:t>Due to Internal Policy/Credibility</w:t>
      </w:r>
    </w:p>
    <w:p w14:paraId="0BF83935" w14:textId="77777777" w:rsidR="005E5D6E" w:rsidRDefault="005E5D6E" w:rsidP="003E3F52">
      <w:pPr>
        <w:pStyle w:val="ListParagraph"/>
        <w:numPr>
          <w:ilvl w:val="2"/>
          <w:numId w:val="38"/>
        </w:numPr>
        <w:spacing w:line="360" w:lineRule="auto"/>
      </w:pPr>
      <w:r>
        <w:t>As per Customer’s Request</w:t>
      </w:r>
    </w:p>
    <w:p w14:paraId="4CB76891" w14:textId="1B7F7AAC" w:rsidR="005E5D6E" w:rsidRDefault="005E5D6E" w:rsidP="005E5D6E">
      <w:pPr>
        <w:pStyle w:val="ListParagraph"/>
        <w:numPr>
          <w:ilvl w:val="0"/>
          <w:numId w:val="5"/>
        </w:numPr>
        <w:spacing w:line="360" w:lineRule="auto"/>
      </w:pPr>
      <w:r>
        <w:t>If the WI is not processed from this queue for 30 days, i.e., the WI remains on this queue for more than 30 days, then the WI will be auto-expired and will be considered as Rejected. This auto-expired WI will move to Sys Notify CPF to send notification to CPF for the rejection stage</w:t>
      </w:r>
      <w:r w:rsidR="0055129D">
        <w:t xml:space="preserve"> but if AO is completed, then WI will move to Account Closure queue. </w:t>
      </w:r>
    </w:p>
    <w:p w14:paraId="76D65A16" w14:textId="7FC33756" w:rsidR="005E5D6E" w:rsidRDefault="005E5D6E" w:rsidP="00E2326B">
      <w:pPr>
        <w:pStyle w:val="ListParagraph"/>
        <w:numPr>
          <w:ilvl w:val="0"/>
          <w:numId w:val="5"/>
        </w:numPr>
        <w:spacing w:line="360" w:lineRule="auto"/>
      </w:pPr>
      <w:r>
        <w:t>The WI will move to the following queues as per the conditions below:</w:t>
      </w:r>
    </w:p>
    <w:p w14:paraId="184AFD86" w14:textId="7F2ECBC9" w:rsidR="005E5D6E" w:rsidRDefault="005E5D6E" w:rsidP="005E5D6E">
      <w:pPr>
        <w:spacing w:line="360" w:lineRule="auto"/>
      </w:pPr>
    </w:p>
    <w:tbl>
      <w:tblPr>
        <w:tblW w:w="5000" w:type="pct"/>
        <w:tblLook w:val="04A0" w:firstRow="1" w:lastRow="0" w:firstColumn="1" w:lastColumn="0" w:noHBand="0" w:noVBand="1"/>
      </w:tblPr>
      <w:tblGrid>
        <w:gridCol w:w="1706"/>
        <w:gridCol w:w="4409"/>
        <w:gridCol w:w="2901"/>
      </w:tblGrid>
      <w:tr w:rsidR="00D93221" w:rsidRPr="00D93221" w14:paraId="1ABE268F" w14:textId="3ED03ECA" w:rsidTr="00D93221">
        <w:trPr>
          <w:trHeight w:val="290"/>
        </w:trPr>
        <w:tc>
          <w:tcPr>
            <w:tcW w:w="946" w:type="pct"/>
            <w:tcBorders>
              <w:top w:val="single" w:sz="4" w:space="0" w:color="auto"/>
              <w:left w:val="single" w:sz="4" w:space="0" w:color="auto"/>
              <w:bottom w:val="single" w:sz="4" w:space="0" w:color="auto"/>
              <w:right w:val="single" w:sz="4" w:space="0" w:color="auto"/>
            </w:tcBorders>
            <w:shd w:val="clear" w:color="auto" w:fill="auto"/>
            <w:vAlign w:val="center"/>
          </w:tcPr>
          <w:p w14:paraId="23C1ADBD" w14:textId="1219976E" w:rsidR="00D93221" w:rsidRPr="00D93221" w:rsidRDefault="00D93221" w:rsidP="00D93221">
            <w:pPr>
              <w:suppressAutoHyphens w:val="0"/>
              <w:spacing w:line="240" w:lineRule="auto"/>
              <w:rPr>
                <w:rFonts w:cs="Calibri"/>
                <w:b/>
                <w:bCs/>
                <w:color w:val="000000"/>
                <w:sz w:val="22"/>
                <w:szCs w:val="22"/>
                <w:lang w:eastAsia="en-US"/>
              </w:rPr>
            </w:pPr>
            <w:r w:rsidRPr="00D93221">
              <w:rPr>
                <w:rFonts w:cs="Calibri"/>
                <w:b/>
                <w:bCs/>
                <w:color w:val="000000"/>
                <w:sz w:val="22"/>
                <w:szCs w:val="22"/>
                <w:lang w:eastAsia="en-US"/>
              </w:rPr>
              <w:t>Decision</w:t>
            </w:r>
          </w:p>
        </w:tc>
        <w:tc>
          <w:tcPr>
            <w:tcW w:w="2445" w:type="pct"/>
            <w:tcBorders>
              <w:top w:val="single" w:sz="4" w:space="0" w:color="auto"/>
              <w:left w:val="nil"/>
              <w:bottom w:val="single" w:sz="4" w:space="0" w:color="auto"/>
              <w:right w:val="single" w:sz="4" w:space="0" w:color="auto"/>
            </w:tcBorders>
            <w:shd w:val="clear" w:color="auto" w:fill="auto"/>
            <w:vAlign w:val="center"/>
          </w:tcPr>
          <w:p w14:paraId="36BD6450" w14:textId="7A7C1F1D" w:rsidR="00D93221" w:rsidRPr="00D93221" w:rsidRDefault="00D93221" w:rsidP="00D93221">
            <w:pPr>
              <w:suppressAutoHyphens w:val="0"/>
              <w:spacing w:line="240" w:lineRule="auto"/>
              <w:rPr>
                <w:rFonts w:cs="Calibri"/>
                <w:b/>
                <w:bCs/>
                <w:color w:val="000000"/>
                <w:sz w:val="22"/>
                <w:szCs w:val="22"/>
                <w:lang w:eastAsia="en-US"/>
              </w:rPr>
            </w:pPr>
            <w:r w:rsidRPr="00D93221">
              <w:rPr>
                <w:rFonts w:cs="Calibri"/>
                <w:b/>
                <w:bCs/>
                <w:color w:val="000000"/>
                <w:sz w:val="22"/>
                <w:szCs w:val="22"/>
                <w:lang w:eastAsia="en-US"/>
              </w:rPr>
              <w:t>Condition</w:t>
            </w:r>
          </w:p>
        </w:tc>
        <w:tc>
          <w:tcPr>
            <w:tcW w:w="1609" w:type="pct"/>
            <w:tcBorders>
              <w:top w:val="single" w:sz="4" w:space="0" w:color="auto"/>
              <w:left w:val="nil"/>
              <w:bottom w:val="single" w:sz="4" w:space="0" w:color="auto"/>
              <w:right w:val="single" w:sz="4" w:space="0" w:color="auto"/>
            </w:tcBorders>
            <w:vAlign w:val="center"/>
          </w:tcPr>
          <w:p w14:paraId="56059F74" w14:textId="45C5EA3A" w:rsidR="00D93221" w:rsidRPr="00D93221" w:rsidRDefault="00D93221" w:rsidP="00D93221">
            <w:pPr>
              <w:suppressAutoHyphens w:val="0"/>
              <w:spacing w:line="240" w:lineRule="auto"/>
              <w:rPr>
                <w:rFonts w:cs="Calibri"/>
                <w:b/>
                <w:bCs/>
                <w:color w:val="000000"/>
                <w:sz w:val="22"/>
                <w:szCs w:val="22"/>
                <w:lang w:eastAsia="en-US"/>
              </w:rPr>
            </w:pPr>
            <w:r w:rsidRPr="00D93221">
              <w:rPr>
                <w:rFonts w:cs="Calibri"/>
                <w:b/>
                <w:bCs/>
                <w:color w:val="000000"/>
                <w:sz w:val="22"/>
                <w:szCs w:val="22"/>
                <w:lang w:eastAsia="en-US"/>
              </w:rPr>
              <w:t xml:space="preserve">WI moves to </w:t>
            </w:r>
          </w:p>
        </w:tc>
      </w:tr>
      <w:tr w:rsidR="00D93221" w:rsidRPr="00D93221" w14:paraId="12C672CF" w14:textId="4964DE1A" w:rsidTr="00D93221">
        <w:trPr>
          <w:trHeight w:val="290"/>
        </w:trPr>
        <w:tc>
          <w:tcPr>
            <w:tcW w:w="94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5E8D732" w14:textId="77777777" w:rsidR="00D93221" w:rsidRPr="00D93221" w:rsidRDefault="00D93221" w:rsidP="00D93221">
            <w:pPr>
              <w:suppressAutoHyphens w:val="0"/>
              <w:spacing w:line="240" w:lineRule="auto"/>
              <w:rPr>
                <w:rFonts w:cs="Calibri"/>
                <w:color w:val="000000"/>
                <w:sz w:val="22"/>
                <w:szCs w:val="22"/>
                <w:lang w:eastAsia="en-US"/>
              </w:rPr>
            </w:pPr>
            <w:r w:rsidRPr="00D93221">
              <w:rPr>
                <w:rFonts w:cs="Calibri"/>
                <w:color w:val="000000"/>
                <w:sz w:val="22"/>
                <w:szCs w:val="22"/>
                <w:lang w:eastAsia="en-US"/>
              </w:rPr>
              <w:t>Return to Source</w:t>
            </w:r>
          </w:p>
        </w:tc>
        <w:tc>
          <w:tcPr>
            <w:tcW w:w="2445" w:type="pct"/>
            <w:tcBorders>
              <w:top w:val="single" w:sz="4" w:space="0" w:color="auto"/>
              <w:left w:val="nil"/>
              <w:bottom w:val="single" w:sz="4" w:space="0" w:color="auto"/>
              <w:right w:val="single" w:sz="4" w:space="0" w:color="auto"/>
            </w:tcBorders>
            <w:shd w:val="clear" w:color="auto" w:fill="auto"/>
            <w:vAlign w:val="center"/>
            <w:hideMark/>
          </w:tcPr>
          <w:p w14:paraId="07779CC9" w14:textId="77777777" w:rsidR="00D93221" w:rsidRPr="00D93221" w:rsidRDefault="00D93221" w:rsidP="00D93221">
            <w:pPr>
              <w:suppressAutoHyphens w:val="0"/>
              <w:spacing w:line="240" w:lineRule="auto"/>
              <w:rPr>
                <w:rFonts w:cs="Calibri"/>
                <w:color w:val="000000"/>
                <w:sz w:val="22"/>
                <w:szCs w:val="22"/>
                <w:lang w:eastAsia="en-US"/>
              </w:rPr>
            </w:pPr>
            <w:r w:rsidRPr="00D93221">
              <w:rPr>
                <w:rFonts w:cs="Calibri"/>
                <w:color w:val="000000"/>
                <w:sz w:val="22"/>
                <w:szCs w:val="22"/>
                <w:lang w:eastAsia="en-US"/>
              </w:rPr>
              <w:t>Always</w:t>
            </w:r>
          </w:p>
        </w:tc>
        <w:tc>
          <w:tcPr>
            <w:tcW w:w="1609" w:type="pct"/>
            <w:tcBorders>
              <w:top w:val="single" w:sz="4" w:space="0" w:color="auto"/>
              <w:left w:val="nil"/>
              <w:bottom w:val="single" w:sz="4" w:space="0" w:color="auto"/>
              <w:right w:val="single" w:sz="4" w:space="0" w:color="auto"/>
            </w:tcBorders>
            <w:vAlign w:val="center"/>
          </w:tcPr>
          <w:p w14:paraId="3DA959D2" w14:textId="54B77DEC" w:rsidR="00D93221" w:rsidRPr="00D93221" w:rsidRDefault="00D93221" w:rsidP="00D93221">
            <w:pPr>
              <w:suppressAutoHyphens w:val="0"/>
              <w:spacing w:line="240" w:lineRule="auto"/>
              <w:rPr>
                <w:rFonts w:cs="Calibri"/>
                <w:color w:val="000000"/>
                <w:sz w:val="22"/>
                <w:szCs w:val="22"/>
                <w:lang w:eastAsia="en-US"/>
              </w:rPr>
            </w:pPr>
            <w:r w:rsidRPr="00D93221">
              <w:rPr>
                <w:rFonts w:cs="Calibri"/>
                <w:color w:val="000000"/>
                <w:sz w:val="22"/>
                <w:szCs w:val="22"/>
                <w:lang w:eastAsia="en-US"/>
              </w:rPr>
              <w:t>Initiator Return</w:t>
            </w:r>
          </w:p>
        </w:tc>
      </w:tr>
      <w:tr w:rsidR="00D93221" w:rsidRPr="00D93221" w14:paraId="3EA36FD2" w14:textId="502C4F01" w:rsidTr="00D93221">
        <w:trPr>
          <w:trHeight w:val="290"/>
        </w:trPr>
        <w:tc>
          <w:tcPr>
            <w:tcW w:w="946" w:type="pct"/>
            <w:tcBorders>
              <w:top w:val="nil"/>
              <w:left w:val="single" w:sz="4" w:space="0" w:color="auto"/>
              <w:bottom w:val="single" w:sz="4" w:space="0" w:color="auto"/>
              <w:right w:val="single" w:sz="4" w:space="0" w:color="auto"/>
            </w:tcBorders>
            <w:shd w:val="clear" w:color="auto" w:fill="auto"/>
            <w:vAlign w:val="center"/>
            <w:hideMark/>
          </w:tcPr>
          <w:p w14:paraId="622F33FB" w14:textId="77777777" w:rsidR="00D93221" w:rsidRPr="00D93221" w:rsidRDefault="00D93221" w:rsidP="00D93221">
            <w:pPr>
              <w:suppressAutoHyphens w:val="0"/>
              <w:spacing w:line="240" w:lineRule="auto"/>
              <w:rPr>
                <w:rFonts w:cs="Calibri"/>
                <w:color w:val="000000"/>
                <w:sz w:val="22"/>
                <w:szCs w:val="22"/>
                <w:lang w:eastAsia="en-US"/>
              </w:rPr>
            </w:pPr>
            <w:r w:rsidRPr="00D93221">
              <w:rPr>
                <w:rFonts w:cs="Calibri"/>
                <w:color w:val="000000"/>
                <w:sz w:val="22"/>
                <w:szCs w:val="22"/>
                <w:lang w:eastAsia="en-US"/>
              </w:rPr>
              <w:t xml:space="preserve">Send to Checker </w:t>
            </w:r>
          </w:p>
        </w:tc>
        <w:tc>
          <w:tcPr>
            <w:tcW w:w="2445" w:type="pct"/>
            <w:tcBorders>
              <w:top w:val="nil"/>
              <w:left w:val="nil"/>
              <w:bottom w:val="single" w:sz="4" w:space="0" w:color="auto"/>
              <w:right w:val="single" w:sz="4" w:space="0" w:color="auto"/>
            </w:tcBorders>
            <w:shd w:val="clear" w:color="auto" w:fill="auto"/>
            <w:vAlign w:val="center"/>
            <w:hideMark/>
          </w:tcPr>
          <w:p w14:paraId="7B0D0C72" w14:textId="77777777" w:rsidR="00D93221" w:rsidRPr="00D93221" w:rsidRDefault="00D93221" w:rsidP="00D93221">
            <w:pPr>
              <w:suppressAutoHyphens w:val="0"/>
              <w:spacing w:line="240" w:lineRule="auto"/>
              <w:rPr>
                <w:rFonts w:cs="Calibri"/>
                <w:color w:val="000000"/>
                <w:sz w:val="22"/>
                <w:szCs w:val="22"/>
                <w:lang w:eastAsia="en-US"/>
              </w:rPr>
            </w:pPr>
            <w:r w:rsidRPr="00D93221">
              <w:rPr>
                <w:rFonts w:cs="Calibri"/>
                <w:color w:val="000000"/>
                <w:sz w:val="22"/>
                <w:szCs w:val="22"/>
                <w:lang w:eastAsia="en-US"/>
              </w:rPr>
              <w:t xml:space="preserve">This decision will only be applicable if Initiating Channel = Branches </w:t>
            </w:r>
          </w:p>
        </w:tc>
        <w:tc>
          <w:tcPr>
            <w:tcW w:w="1609" w:type="pct"/>
            <w:tcBorders>
              <w:top w:val="nil"/>
              <w:left w:val="nil"/>
              <w:bottom w:val="single" w:sz="4" w:space="0" w:color="auto"/>
              <w:right w:val="single" w:sz="4" w:space="0" w:color="auto"/>
            </w:tcBorders>
            <w:vAlign w:val="center"/>
          </w:tcPr>
          <w:p w14:paraId="4EDFA6D7" w14:textId="1E66B22F" w:rsidR="00D93221" w:rsidRPr="00D93221" w:rsidRDefault="00D93221" w:rsidP="00D93221">
            <w:pPr>
              <w:suppressAutoHyphens w:val="0"/>
              <w:spacing w:line="240" w:lineRule="auto"/>
              <w:rPr>
                <w:rFonts w:cs="Calibri"/>
                <w:color w:val="000000"/>
                <w:sz w:val="22"/>
                <w:szCs w:val="22"/>
                <w:lang w:eastAsia="en-US"/>
              </w:rPr>
            </w:pPr>
            <w:r w:rsidRPr="00D93221">
              <w:rPr>
                <w:rFonts w:cs="Calibri"/>
                <w:color w:val="000000"/>
                <w:sz w:val="22"/>
                <w:szCs w:val="22"/>
                <w:lang w:eastAsia="en-US"/>
              </w:rPr>
              <w:t xml:space="preserve">Awaiting LC Checker </w:t>
            </w:r>
          </w:p>
        </w:tc>
      </w:tr>
      <w:tr w:rsidR="00D93221" w:rsidRPr="00D93221" w14:paraId="3D72C20A" w14:textId="2838AA29" w:rsidTr="00D93221">
        <w:trPr>
          <w:trHeight w:val="290"/>
        </w:trPr>
        <w:tc>
          <w:tcPr>
            <w:tcW w:w="946" w:type="pct"/>
            <w:tcBorders>
              <w:top w:val="nil"/>
              <w:left w:val="single" w:sz="4" w:space="0" w:color="auto"/>
              <w:bottom w:val="single" w:sz="4" w:space="0" w:color="auto"/>
              <w:right w:val="single" w:sz="4" w:space="0" w:color="auto"/>
            </w:tcBorders>
            <w:shd w:val="clear" w:color="auto" w:fill="auto"/>
            <w:vAlign w:val="center"/>
            <w:hideMark/>
          </w:tcPr>
          <w:p w14:paraId="1F058F40" w14:textId="77777777" w:rsidR="00D93221" w:rsidRPr="00D93221" w:rsidRDefault="00D93221" w:rsidP="00D93221">
            <w:pPr>
              <w:suppressAutoHyphens w:val="0"/>
              <w:spacing w:line="240" w:lineRule="auto"/>
              <w:rPr>
                <w:rFonts w:cs="Calibri"/>
                <w:color w:val="000000"/>
                <w:sz w:val="22"/>
                <w:szCs w:val="22"/>
                <w:lang w:eastAsia="en-US"/>
              </w:rPr>
            </w:pPr>
            <w:r w:rsidRPr="00D93221">
              <w:rPr>
                <w:rFonts w:cs="Calibri"/>
                <w:color w:val="000000"/>
                <w:sz w:val="22"/>
                <w:szCs w:val="22"/>
                <w:lang w:eastAsia="en-US"/>
              </w:rPr>
              <w:t xml:space="preserve">Reject </w:t>
            </w:r>
          </w:p>
        </w:tc>
        <w:tc>
          <w:tcPr>
            <w:tcW w:w="2445" w:type="pct"/>
            <w:tcBorders>
              <w:top w:val="nil"/>
              <w:left w:val="nil"/>
              <w:bottom w:val="single" w:sz="4" w:space="0" w:color="auto"/>
              <w:right w:val="single" w:sz="4" w:space="0" w:color="auto"/>
            </w:tcBorders>
            <w:shd w:val="clear" w:color="auto" w:fill="auto"/>
            <w:vAlign w:val="center"/>
            <w:hideMark/>
          </w:tcPr>
          <w:p w14:paraId="6C7AC8B5" w14:textId="77777777" w:rsidR="00D93221" w:rsidRPr="00D93221" w:rsidRDefault="00D93221" w:rsidP="00D93221">
            <w:pPr>
              <w:suppressAutoHyphens w:val="0"/>
              <w:spacing w:line="240" w:lineRule="auto"/>
              <w:rPr>
                <w:rFonts w:cs="Calibri"/>
                <w:color w:val="000000"/>
                <w:sz w:val="22"/>
                <w:szCs w:val="22"/>
                <w:lang w:eastAsia="en-US"/>
              </w:rPr>
            </w:pPr>
            <w:r w:rsidRPr="00D93221">
              <w:rPr>
                <w:rFonts w:cs="Calibri"/>
                <w:color w:val="000000"/>
                <w:sz w:val="22"/>
                <w:szCs w:val="22"/>
                <w:lang w:eastAsia="en-US"/>
              </w:rPr>
              <w:t>For Reject Stage Integration to CPF</w:t>
            </w:r>
          </w:p>
        </w:tc>
        <w:tc>
          <w:tcPr>
            <w:tcW w:w="1609" w:type="pct"/>
            <w:tcBorders>
              <w:top w:val="nil"/>
              <w:left w:val="nil"/>
              <w:bottom w:val="single" w:sz="4" w:space="0" w:color="auto"/>
              <w:right w:val="single" w:sz="4" w:space="0" w:color="auto"/>
            </w:tcBorders>
            <w:vAlign w:val="center"/>
          </w:tcPr>
          <w:p w14:paraId="20E4B845" w14:textId="64CE7AAE" w:rsidR="00D93221" w:rsidRPr="00D93221" w:rsidRDefault="00D93221" w:rsidP="00D93221">
            <w:pPr>
              <w:suppressAutoHyphens w:val="0"/>
              <w:spacing w:line="240" w:lineRule="auto"/>
              <w:rPr>
                <w:rFonts w:cs="Calibri"/>
                <w:color w:val="000000"/>
                <w:sz w:val="22"/>
                <w:szCs w:val="22"/>
                <w:lang w:eastAsia="en-US"/>
              </w:rPr>
            </w:pPr>
            <w:r w:rsidRPr="00D93221">
              <w:rPr>
                <w:rFonts w:cs="Calibri"/>
                <w:color w:val="000000"/>
                <w:sz w:val="22"/>
                <w:szCs w:val="22"/>
                <w:lang w:eastAsia="en-US"/>
              </w:rPr>
              <w:t xml:space="preserve">Sys Notify CPF </w:t>
            </w:r>
          </w:p>
        </w:tc>
      </w:tr>
      <w:tr w:rsidR="00D93221" w:rsidRPr="00D93221" w14:paraId="5F006A4E" w14:textId="677C785C" w:rsidTr="00D93221">
        <w:trPr>
          <w:trHeight w:val="290"/>
        </w:trPr>
        <w:tc>
          <w:tcPr>
            <w:tcW w:w="946" w:type="pct"/>
            <w:tcBorders>
              <w:top w:val="nil"/>
              <w:left w:val="single" w:sz="4" w:space="0" w:color="auto"/>
              <w:bottom w:val="single" w:sz="4" w:space="0" w:color="auto"/>
              <w:right w:val="single" w:sz="4" w:space="0" w:color="auto"/>
            </w:tcBorders>
            <w:shd w:val="clear" w:color="auto" w:fill="auto"/>
            <w:vAlign w:val="center"/>
            <w:hideMark/>
          </w:tcPr>
          <w:p w14:paraId="768ABDE4" w14:textId="77777777" w:rsidR="00D93221" w:rsidRPr="00D93221" w:rsidRDefault="00D93221" w:rsidP="00D93221">
            <w:pPr>
              <w:suppressAutoHyphens w:val="0"/>
              <w:spacing w:line="240" w:lineRule="auto"/>
              <w:rPr>
                <w:rFonts w:cs="Calibri"/>
                <w:color w:val="000000"/>
                <w:sz w:val="22"/>
                <w:szCs w:val="22"/>
                <w:lang w:eastAsia="en-US"/>
              </w:rPr>
            </w:pPr>
            <w:r w:rsidRPr="00D93221">
              <w:rPr>
                <w:rFonts w:cs="Calibri"/>
                <w:color w:val="000000"/>
                <w:sz w:val="22"/>
                <w:szCs w:val="22"/>
                <w:lang w:eastAsia="en-US"/>
              </w:rPr>
              <w:t xml:space="preserve">Submit </w:t>
            </w:r>
          </w:p>
        </w:tc>
        <w:tc>
          <w:tcPr>
            <w:tcW w:w="2445" w:type="pct"/>
            <w:tcBorders>
              <w:top w:val="nil"/>
              <w:left w:val="nil"/>
              <w:bottom w:val="single" w:sz="4" w:space="0" w:color="auto"/>
              <w:right w:val="single" w:sz="4" w:space="0" w:color="auto"/>
            </w:tcBorders>
            <w:shd w:val="clear" w:color="auto" w:fill="auto"/>
            <w:vAlign w:val="center"/>
            <w:hideMark/>
          </w:tcPr>
          <w:p w14:paraId="7C04CB83" w14:textId="77777777" w:rsidR="00D93221" w:rsidRPr="00D93221" w:rsidRDefault="00D93221" w:rsidP="00D93221">
            <w:pPr>
              <w:suppressAutoHyphens w:val="0"/>
              <w:spacing w:line="240" w:lineRule="auto"/>
              <w:rPr>
                <w:rFonts w:cs="Calibri"/>
                <w:color w:val="000000"/>
                <w:sz w:val="22"/>
                <w:szCs w:val="22"/>
                <w:lang w:eastAsia="en-US"/>
              </w:rPr>
            </w:pPr>
            <w:r w:rsidRPr="00D93221">
              <w:rPr>
                <w:rFonts w:cs="Calibri"/>
                <w:color w:val="000000"/>
                <w:sz w:val="22"/>
                <w:szCs w:val="22"/>
                <w:lang w:eastAsia="en-US"/>
              </w:rPr>
              <w:t xml:space="preserve">Always </w:t>
            </w:r>
          </w:p>
        </w:tc>
        <w:tc>
          <w:tcPr>
            <w:tcW w:w="1609" w:type="pct"/>
            <w:tcBorders>
              <w:top w:val="nil"/>
              <w:left w:val="nil"/>
              <w:bottom w:val="single" w:sz="4" w:space="0" w:color="auto"/>
              <w:right w:val="single" w:sz="4" w:space="0" w:color="auto"/>
            </w:tcBorders>
            <w:vAlign w:val="center"/>
          </w:tcPr>
          <w:p w14:paraId="2D2246F4" w14:textId="60455B99" w:rsidR="00D93221" w:rsidRPr="00D93221" w:rsidRDefault="00D93221" w:rsidP="00D93221">
            <w:pPr>
              <w:suppressAutoHyphens w:val="0"/>
              <w:spacing w:line="240" w:lineRule="auto"/>
              <w:rPr>
                <w:rFonts w:cs="Calibri"/>
                <w:color w:val="000000"/>
                <w:sz w:val="22"/>
                <w:szCs w:val="22"/>
                <w:lang w:eastAsia="en-US"/>
              </w:rPr>
            </w:pPr>
            <w:r w:rsidRPr="00D93221">
              <w:rPr>
                <w:rFonts w:cs="Calibri"/>
                <w:color w:val="000000"/>
                <w:sz w:val="22"/>
                <w:szCs w:val="22"/>
                <w:lang w:eastAsia="en-US"/>
              </w:rPr>
              <w:t>Disbursal Resubmission</w:t>
            </w:r>
          </w:p>
        </w:tc>
      </w:tr>
    </w:tbl>
    <w:p w14:paraId="21C799FF" w14:textId="77777777" w:rsidR="005E5D6E" w:rsidRDefault="005E5D6E" w:rsidP="005E5D6E"/>
    <w:p w14:paraId="016BA182" w14:textId="77777777" w:rsidR="005E5D6E" w:rsidRDefault="005E5D6E" w:rsidP="005E5D6E"/>
    <w:p w14:paraId="191FB1D9" w14:textId="672074D2" w:rsidR="005E5D6E" w:rsidRDefault="005E5D6E" w:rsidP="00427D54">
      <w:pPr>
        <w:pStyle w:val="Heading3"/>
        <w:numPr>
          <w:ilvl w:val="2"/>
          <w:numId w:val="2"/>
        </w:numPr>
      </w:pPr>
      <w:bookmarkStart w:id="86" w:name="_Toc206760651"/>
      <w:r>
        <w:lastRenderedPageBreak/>
        <w:t>Access Details</w:t>
      </w:r>
      <w:bookmarkEnd w:id="86"/>
      <w:r>
        <w:t xml:space="preserve"> </w:t>
      </w:r>
    </w:p>
    <w:p w14:paraId="6FF69F75" w14:textId="77777777" w:rsidR="005E5D6E" w:rsidRDefault="005E5D6E" w:rsidP="005E5D6E"/>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5E5D6E" w:rsidRPr="009B444E" w14:paraId="5086B2EE" w14:textId="77777777" w:rsidTr="000E2B2D">
        <w:tc>
          <w:tcPr>
            <w:tcW w:w="3681" w:type="dxa"/>
          </w:tcPr>
          <w:p w14:paraId="635037BC" w14:textId="77777777" w:rsidR="005E5D6E" w:rsidRPr="009B444E" w:rsidRDefault="005E5D6E" w:rsidP="000E2B2D">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17772302" w14:textId="13928228" w:rsidR="005E5D6E" w:rsidRPr="009B444E" w:rsidRDefault="005E5D6E" w:rsidP="000E2B2D">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 xml:space="preserve">users added to the Awaiting LC group. </w:t>
            </w:r>
          </w:p>
        </w:tc>
      </w:tr>
      <w:tr w:rsidR="005E5D6E" w:rsidRPr="009B444E" w14:paraId="5BCD940F" w14:textId="77777777" w:rsidTr="000E2B2D">
        <w:tc>
          <w:tcPr>
            <w:tcW w:w="3681" w:type="dxa"/>
          </w:tcPr>
          <w:p w14:paraId="5A8B3EEF" w14:textId="77777777" w:rsidR="005E5D6E" w:rsidRPr="009B444E" w:rsidRDefault="005E5D6E" w:rsidP="000E2B2D">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2AFA34F0" w14:textId="77777777" w:rsidR="005E5D6E" w:rsidRPr="009B444E" w:rsidRDefault="005E5D6E" w:rsidP="000E2B2D">
            <w:pPr>
              <w:pStyle w:val="ListParagraph"/>
              <w:spacing w:line="360" w:lineRule="auto"/>
              <w:ind w:left="0"/>
              <w:jc w:val="both"/>
              <w:rPr>
                <w:rFonts w:eastAsia="Calibri" w:cs="Arial"/>
                <w:szCs w:val="24"/>
              </w:rPr>
            </w:pPr>
            <w:r>
              <w:rPr>
                <w:rFonts w:eastAsia="Calibri" w:cs="Arial"/>
                <w:szCs w:val="24"/>
              </w:rPr>
              <w:t>NA</w:t>
            </w:r>
          </w:p>
        </w:tc>
      </w:tr>
      <w:tr w:rsidR="005E5D6E" w:rsidRPr="009B444E" w14:paraId="343A6398" w14:textId="77777777" w:rsidTr="000E2B2D">
        <w:tc>
          <w:tcPr>
            <w:tcW w:w="3681" w:type="dxa"/>
          </w:tcPr>
          <w:p w14:paraId="78B5D81D" w14:textId="77777777" w:rsidR="005E5D6E" w:rsidRPr="009B444E" w:rsidRDefault="005E5D6E" w:rsidP="000E2B2D">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7330DA7A" w14:textId="77777777" w:rsidR="005E5D6E" w:rsidRPr="009B444E" w:rsidRDefault="005E5D6E" w:rsidP="000E2B2D">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5E5D6E" w:rsidRPr="009B444E" w14:paraId="4C8ADC10" w14:textId="77777777" w:rsidTr="000E2B2D">
        <w:tc>
          <w:tcPr>
            <w:tcW w:w="3681" w:type="dxa"/>
          </w:tcPr>
          <w:p w14:paraId="3F0BA000" w14:textId="77777777" w:rsidR="005E5D6E" w:rsidRPr="009B444E" w:rsidRDefault="005E5D6E" w:rsidP="000E2B2D">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3C05FB6A" w14:textId="77777777" w:rsidR="005E5D6E" w:rsidRPr="009B444E" w:rsidRDefault="005E5D6E" w:rsidP="000E2B2D">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5E5D6E" w:rsidRPr="009B444E" w14:paraId="624C72F9" w14:textId="77777777" w:rsidTr="000E2B2D">
        <w:tc>
          <w:tcPr>
            <w:tcW w:w="3681" w:type="dxa"/>
          </w:tcPr>
          <w:p w14:paraId="06292164" w14:textId="77777777" w:rsidR="005E5D6E" w:rsidRPr="009B444E" w:rsidRDefault="005E5D6E" w:rsidP="000E2B2D">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72F2A90E" w14:textId="77777777" w:rsidR="005E5D6E" w:rsidRPr="009B444E" w:rsidRDefault="005E5D6E" w:rsidP="000E2B2D">
            <w:pPr>
              <w:pStyle w:val="ListParagraph"/>
              <w:spacing w:line="360" w:lineRule="auto"/>
              <w:ind w:left="0"/>
              <w:jc w:val="both"/>
              <w:rPr>
                <w:rFonts w:eastAsia="Calibri" w:cs="Arial"/>
                <w:szCs w:val="24"/>
              </w:rPr>
            </w:pPr>
            <w:r w:rsidRPr="009B444E">
              <w:rPr>
                <w:rFonts w:eastAsia="Calibri" w:cs="Arial"/>
                <w:szCs w:val="24"/>
              </w:rPr>
              <w:t>None</w:t>
            </w:r>
          </w:p>
        </w:tc>
      </w:tr>
    </w:tbl>
    <w:p w14:paraId="29E3A216" w14:textId="77777777" w:rsidR="005E5D6E" w:rsidRDefault="005E5D6E" w:rsidP="005E5D6E"/>
    <w:p w14:paraId="6D3A8712" w14:textId="77777777" w:rsidR="00427D54" w:rsidRDefault="00427D54" w:rsidP="005E5D6E"/>
    <w:p w14:paraId="7313945C" w14:textId="77777777" w:rsidR="00427D54" w:rsidRDefault="00427D54" w:rsidP="005E5D6E"/>
    <w:p w14:paraId="2150346E" w14:textId="77777777" w:rsidR="005E5D6E" w:rsidRPr="00E91BED" w:rsidRDefault="005E5D6E" w:rsidP="005E5D6E"/>
    <w:p w14:paraId="618334A4" w14:textId="23FDB70D" w:rsidR="00427D54" w:rsidRDefault="00427D54" w:rsidP="00443E68">
      <w:pPr>
        <w:pStyle w:val="Heading2"/>
        <w:numPr>
          <w:ilvl w:val="1"/>
          <w:numId w:val="2"/>
        </w:numPr>
      </w:pPr>
      <w:bookmarkStart w:id="87" w:name="_Toc206760652"/>
      <w:commentRangeStart w:id="88"/>
      <w:commentRangeStart w:id="89"/>
      <w:commentRangeStart w:id="90"/>
      <w:r>
        <w:t>Awaiting LC Checker</w:t>
      </w:r>
      <w:commentRangeEnd w:id="88"/>
      <w:r>
        <w:rPr>
          <w:rStyle w:val="CommentReference"/>
          <w:sz w:val="24"/>
          <w:szCs w:val="20"/>
        </w:rPr>
        <w:commentReference w:id="88"/>
      </w:r>
      <w:commentRangeEnd w:id="89"/>
      <w:r>
        <w:rPr>
          <w:rStyle w:val="CommentReference"/>
          <w:sz w:val="24"/>
          <w:szCs w:val="20"/>
        </w:rPr>
        <w:commentReference w:id="89"/>
      </w:r>
      <w:commentRangeEnd w:id="90"/>
      <w:r>
        <w:rPr>
          <w:rStyle w:val="CommentReference"/>
          <w:sz w:val="24"/>
          <w:szCs w:val="20"/>
        </w:rPr>
        <w:commentReference w:id="90"/>
      </w:r>
      <w:bookmarkEnd w:id="87"/>
    </w:p>
    <w:p w14:paraId="01876E32" w14:textId="77777777" w:rsidR="00427D54" w:rsidRDefault="00427D54" w:rsidP="00427D54"/>
    <w:p w14:paraId="439B15E2" w14:textId="1755396B" w:rsidR="00427D54" w:rsidRDefault="00427D54" w:rsidP="00427D54">
      <w:pPr>
        <w:pStyle w:val="Heading3"/>
      </w:pPr>
      <w:bookmarkStart w:id="91" w:name="_Toc206760653"/>
      <w:r>
        <w:t>3.10.1 Description</w:t>
      </w:r>
      <w:bookmarkEnd w:id="91"/>
    </w:p>
    <w:p w14:paraId="2FA34EE7" w14:textId="77777777" w:rsidR="00427D54" w:rsidRDefault="00427D54" w:rsidP="00427D54"/>
    <w:p w14:paraId="2716C405" w14:textId="77777777" w:rsidR="00427D54" w:rsidRDefault="00427D54" w:rsidP="00427D54">
      <w:pPr>
        <w:pStyle w:val="ListParagraph"/>
        <w:numPr>
          <w:ilvl w:val="0"/>
          <w:numId w:val="5"/>
        </w:numPr>
        <w:spacing w:line="360" w:lineRule="auto"/>
      </w:pPr>
      <w:r>
        <w:t xml:space="preserve">This will be a user queue. i.e., the users will have access to this queue. </w:t>
      </w:r>
    </w:p>
    <w:p w14:paraId="2F6AADF6" w14:textId="77777777" w:rsidR="00427D54" w:rsidRDefault="00427D54" w:rsidP="00427D54">
      <w:pPr>
        <w:pStyle w:val="ListParagraph"/>
        <w:numPr>
          <w:ilvl w:val="0"/>
          <w:numId w:val="5"/>
        </w:numPr>
        <w:spacing w:line="360" w:lineRule="auto"/>
      </w:pPr>
      <w:r>
        <w:t xml:space="preserve">The WI will route to this queue based on the condition below: </w:t>
      </w:r>
    </w:p>
    <w:p w14:paraId="2AA08E69" w14:textId="1255C503" w:rsidR="00427D54" w:rsidRDefault="00427D54" w:rsidP="003E3F52">
      <w:pPr>
        <w:pStyle w:val="ListParagraph"/>
        <w:numPr>
          <w:ilvl w:val="0"/>
          <w:numId w:val="39"/>
        </w:numPr>
        <w:spacing w:line="360" w:lineRule="auto"/>
      </w:pPr>
      <w:r>
        <w:t>The WI will come from Awaiting LC</w:t>
      </w:r>
      <w:r w:rsidR="00127095">
        <w:t xml:space="preserve"> </w:t>
      </w:r>
      <w:r>
        <w:t xml:space="preserve">queue if the decision taken by the user was Send to Checker. </w:t>
      </w:r>
    </w:p>
    <w:p w14:paraId="6C841607" w14:textId="77777777" w:rsidR="00427D54" w:rsidRDefault="00427D54" w:rsidP="00427D54">
      <w:pPr>
        <w:pStyle w:val="ListParagraph"/>
        <w:numPr>
          <w:ilvl w:val="0"/>
          <w:numId w:val="5"/>
        </w:numPr>
        <w:spacing w:line="360" w:lineRule="auto"/>
      </w:pPr>
      <w:r>
        <w:t xml:space="preserve">The user will open the WI and review it. </w:t>
      </w:r>
    </w:p>
    <w:p w14:paraId="224DFA1D" w14:textId="77777777" w:rsidR="00427D54" w:rsidRDefault="00427D54" w:rsidP="00427D54">
      <w:pPr>
        <w:pStyle w:val="ListParagraph"/>
        <w:numPr>
          <w:ilvl w:val="0"/>
          <w:numId w:val="5"/>
        </w:numPr>
        <w:spacing w:line="360" w:lineRule="auto"/>
      </w:pPr>
      <w:r>
        <w:t xml:space="preserve">The user can validate or upload any documents if required. </w:t>
      </w:r>
    </w:p>
    <w:p w14:paraId="2480EFD9" w14:textId="77777777" w:rsidR="00427D54" w:rsidRDefault="00427D54" w:rsidP="00427D54">
      <w:pPr>
        <w:pStyle w:val="ListParagraph"/>
        <w:numPr>
          <w:ilvl w:val="0"/>
          <w:numId w:val="5"/>
        </w:numPr>
        <w:spacing w:line="360" w:lineRule="auto"/>
      </w:pPr>
      <w:r>
        <w:t xml:space="preserve">The user will have the following decisions: </w:t>
      </w:r>
    </w:p>
    <w:p w14:paraId="017E0BFC" w14:textId="5520D82C" w:rsidR="00427D54" w:rsidRDefault="00427D54" w:rsidP="003E3F52">
      <w:pPr>
        <w:pStyle w:val="ListParagraph"/>
        <w:numPr>
          <w:ilvl w:val="0"/>
          <w:numId w:val="39"/>
        </w:numPr>
        <w:spacing w:line="360" w:lineRule="auto"/>
      </w:pPr>
      <w:r w:rsidRPr="00505012">
        <w:rPr>
          <w:b/>
          <w:bCs/>
        </w:rPr>
        <w:t>Send Back to Maker:</w:t>
      </w:r>
      <w:r>
        <w:t xml:space="preserve"> The user will take this decision if he wants to send back the WI to Awaiting LC queue. </w:t>
      </w:r>
    </w:p>
    <w:p w14:paraId="5B9E8635" w14:textId="73796568" w:rsidR="00427D54" w:rsidRDefault="00C96902" w:rsidP="003E3F52">
      <w:pPr>
        <w:pStyle w:val="ListParagraph"/>
        <w:numPr>
          <w:ilvl w:val="0"/>
          <w:numId w:val="39"/>
        </w:numPr>
        <w:spacing w:line="360" w:lineRule="auto"/>
      </w:pPr>
      <w:r>
        <w:rPr>
          <w:b/>
          <w:bCs/>
        </w:rPr>
        <w:t>Approve</w:t>
      </w:r>
      <w:r w:rsidR="00427D54" w:rsidRPr="00505012">
        <w:rPr>
          <w:b/>
          <w:bCs/>
        </w:rPr>
        <w:t>:</w:t>
      </w:r>
      <w:r w:rsidR="00427D54">
        <w:t xml:space="preserve"> The user will take this decision if he wants to approve the WI and submit it ahead. </w:t>
      </w:r>
    </w:p>
    <w:p w14:paraId="6B8F79EA" w14:textId="77777777" w:rsidR="00427D54" w:rsidRDefault="00427D54" w:rsidP="003E3F52">
      <w:pPr>
        <w:pStyle w:val="ListParagraph"/>
        <w:numPr>
          <w:ilvl w:val="0"/>
          <w:numId w:val="39"/>
        </w:numPr>
        <w:spacing w:line="360" w:lineRule="auto"/>
      </w:pPr>
      <w:r w:rsidRPr="00505012">
        <w:rPr>
          <w:b/>
          <w:bCs/>
        </w:rPr>
        <w:t xml:space="preserve">Return to Source: </w:t>
      </w:r>
      <w:r>
        <w:t xml:space="preserve">The user will take this decision if he wants to send back the WI and Introduction Stage. </w:t>
      </w:r>
    </w:p>
    <w:p w14:paraId="7A45096E" w14:textId="77777777" w:rsidR="00427D54" w:rsidRDefault="00427D54" w:rsidP="00427D54">
      <w:pPr>
        <w:pStyle w:val="ListParagraph"/>
        <w:numPr>
          <w:ilvl w:val="0"/>
          <w:numId w:val="5"/>
        </w:numPr>
        <w:spacing w:line="360" w:lineRule="auto"/>
      </w:pPr>
      <w:r>
        <w:t xml:space="preserve">The WI will move to the following queues as per the conditions below: </w:t>
      </w:r>
    </w:p>
    <w:tbl>
      <w:tblPr>
        <w:tblW w:w="5000" w:type="pct"/>
        <w:tblLook w:val="04A0" w:firstRow="1" w:lastRow="0" w:firstColumn="1" w:lastColumn="0" w:noHBand="0" w:noVBand="1"/>
      </w:tblPr>
      <w:tblGrid>
        <w:gridCol w:w="2155"/>
        <w:gridCol w:w="2912"/>
        <w:gridCol w:w="3949"/>
      </w:tblGrid>
      <w:tr w:rsidR="00EB446F" w:rsidRPr="0023085B" w14:paraId="35908573" w14:textId="13CF3F81" w:rsidTr="00EB446F">
        <w:trPr>
          <w:trHeight w:val="290"/>
        </w:trPr>
        <w:tc>
          <w:tcPr>
            <w:tcW w:w="1195" w:type="pct"/>
            <w:tcBorders>
              <w:top w:val="single" w:sz="4" w:space="0" w:color="auto"/>
              <w:left w:val="single" w:sz="4" w:space="0" w:color="auto"/>
              <w:bottom w:val="single" w:sz="4" w:space="0" w:color="auto"/>
              <w:right w:val="single" w:sz="4" w:space="0" w:color="auto"/>
            </w:tcBorders>
            <w:shd w:val="clear" w:color="auto" w:fill="auto"/>
            <w:vAlign w:val="center"/>
          </w:tcPr>
          <w:p w14:paraId="30523BE8" w14:textId="63BA777E" w:rsidR="00EB446F" w:rsidRPr="0023085B" w:rsidRDefault="00EB446F" w:rsidP="0023085B">
            <w:pPr>
              <w:suppressAutoHyphens w:val="0"/>
              <w:spacing w:line="240" w:lineRule="auto"/>
              <w:rPr>
                <w:rFonts w:cs="Calibri"/>
                <w:b/>
                <w:bCs/>
                <w:color w:val="000000"/>
                <w:sz w:val="22"/>
                <w:szCs w:val="22"/>
                <w:lang w:eastAsia="en-US"/>
              </w:rPr>
            </w:pPr>
            <w:r w:rsidRPr="0023085B">
              <w:rPr>
                <w:rFonts w:cs="Calibri"/>
                <w:b/>
                <w:bCs/>
                <w:color w:val="000000"/>
                <w:sz w:val="22"/>
                <w:szCs w:val="22"/>
                <w:lang w:eastAsia="en-US"/>
              </w:rPr>
              <w:t>Decision</w:t>
            </w:r>
          </w:p>
        </w:tc>
        <w:tc>
          <w:tcPr>
            <w:tcW w:w="1615" w:type="pct"/>
            <w:tcBorders>
              <w:top w:val="single" w:sz="4" w:space="0" w:color="auto"/>
              <w:left w:val="nil"/>
              <w:bottom w:val="single" w:sz="4" w:space="0" w:color="auto"/>
              <w:right w:val="single" w:sz="4" w:space="0" w:color="auto"/>
            </w:tcBorders>
            <w:shd w:val="clear" w:color="auto" w:fill="auto"/>
            <w:vAlign w:val="center"/>
          </w:tcPr>
          <w:p w14:paraId="33CF5F87" w14:textId="231177D9" w:rsidR="00EB446F" w:rsidRPr="0023085B" w:rsidRDefault="00EB446F" w:rsidP="0023085B">
            <w:pPr>
              <w:suppressAutoHyphens w:val="0"/>
              <w:spacing w:line="240" w:lineRule="auto"/>
              <w:rPr>
                <w:rFonts w:cs="Calibri"/>
                <w:b/>
                <w:bCs/>
                <w:color w:val="000000"/>
                <w:sz w:val="22"/>
                <w:szCs w:val="22"/>
                <w:lang w:eastAsia="en-US"/>
              </w:rPr>
            </w:pPr>
            <w:r w:rsidRPr="0023085B">
              <w:rPr>
                <w:rFonts w:cs="Calibri"/>
                <w:b/>
                <w:bCs/>
                <w:color w:val="000000"/>
                <w:sz w:val="22"/>
                <w:szCs w:val="22"/>
                <w:lang w:eastAsia="en-US"/>
              </w:rPr>
              <w:t>Condition</w:t>
            </w:r>
          </w:p>
        </w:tc>
        <w:tc>
          <w:tcPr>
            <w:tcW w:w="2190" w:type="pct"/>
            <w:tcBorders>
              <w:top w:val="single" w:sz="4" w:space="0" w:color="auto"/>
              <w:left w:val="nil"/>
              <w:bottom w:val="single" w:sz="4" w:space="0" w:color="auto"/>
              <w:right w:val="single" w:sz="4" w:space="0" w:color="auto"/>
            </w:tcBorders>
            <w:vAlign w:val="center"/>
          </w:tcPr>
          <w:p w14:paraId="10C3E44D" w14:textId="5CCA9C7A" w:rsidR="00EB446F" w:rsidRPr="0023085B" w:rsidRDefault="00EB446F" w:rsidP="0023085B">
            <w:pPr>
              <w:suppressAutoHyphens w:val="0"/>
              <w:spacing w:line="240" w:lineRule="auto"/>
              <w:rPr>
                <w:rFonts w:cs="Calibri"/>
                <w:b/>
                <w:bCs/>
                <w:color w:val="000000"/>
                <w:sz w:val="22"/>
                <w:szCs w:val="22"/>
                <w:lang w:eastAsia="en-US"/>
              </w:rPr>
            </w:pPr>
            <w:r w:rsidRPr="0023085B">
              <w:rPr>
                <w:rFonts w:cs="Calibri"/>
                <w:b/>
                <w:bCs/>
                <w:color w:val="000000"/>
                <w:sz w:val="22"/>
                <w:szCs w:val="22"/>
                <w:lang w:eastAsia="en-US"/>
              </w:rPr>
              <w:t xml:space="preserve">WI moves to </w:t>
            </w:r>
          </w:p>
        </w:tc>
      </w:tr>
      <w:tr w:rsidR="00EB446F" w:rsidRPr="0023085B" w14:paraId="2D779BE7" w14:textId="108C593E" w:rsidTr="00EB446F">
        <w:trPr>
          <w:trHeight w:val="290"/>
        </w:trPr>
        <w:tc>
          <w:tcPr>
            <w:tcW w:w="119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F7EAA07" w14:textId="77777777" w:rsidR="00EB446F" w:rsidRPr="0023085B" w:rsidRDefault="00EB446F" w:rsidP="0023085B">
            <w:pPr>
              <w:suppressAutoHyphens w:val="0"/>
              <w:spacing w:line="240" w:lineRule="auto"/>
              <w:rPr>
                <w:rFonts w:cs="Calibri"/>
                <w:color w:val="000000"/>
                <w:sz w:val="22"/>
                <w:szCs w:val="22"/>
                <w:lang w:eastAsia="en-US"/>
              </w:rPr>
            </w:pPr>
            <w:r w:rsidRPr="0023085B">
              <w:rPr>
                <w:rFonts w:cs="Calibri"/>
                <w:color w:val="000000"/>
                <w:sz w:val="22"/>
                <w:szCs w:val="22"/>
                <w:lang w:eastAsia="en-US"/>
              </w:rPr>
              <w:t>Return to Source</w:t>
            </w:r>
          </w:p>
        </w:tc>
        <w:tc>
          <w:tcPr>
            <w:tcW w:w="1615" w:type="pct"/>
            <w:tcBorders>
              <w:top w:val="single" w:sz="4" w:space="0" w:color="auto"/>
              <w:left w:val="nil"/>
              <w:bottom w:val="single" w:sz="4" w:space="0" w:color="auto"/>
              <w:right w:val="single" w:sz="4" w:space="0" w:color="auto"/>
            </w:tcBorders>
            <w:shd w:val="clear" w:color="auto" w:fill="auto"/>
            <w:vAlign w:val="center"/>
            <w:hideMark/>
          </w:tcPr>
          <w:p w14:paraId="0F8CF3F4" w14:textId="77777777" w:rsidR="00EB446F" w:rsidRPr="0023085B" w:rsidRDefault="00EB446F" w:rsidP="0023085B">
            <w:pPr>
              <w:suppressAutoHyphens w:val="0"/>
              <w:spacing w:line="240" w:lineRule="auto"/>
              <w:rPr>
                <w:rFonts w:cs="Calibri"/>
                <w:color w:val="000000"/>
                <w:sz w:val="22"/>
                <w:szCs w:val="22"/>
                <w:lang w:eastAsia="en-US"/>
              </w:rPr>
            </w:pPr>
            <w:r w:rsidRPr="0023085B">
              <w:rPr>
                <w:rFonts w:cs="Calibri"/>
                <w:color w:val="000000"/>
                <w:sz w:val="22"/>
                <w:szCs w:val="22"/>
                <w:lang w:eastAsia="en-US"/>
              </w:rPr>
              <w:t xml:space="preserve">Always </w:t>
            </w:r>
          </w:p>
        </w:tc>
        <w:tc>
          <w:tcPr>
            <w:tcW w:w="2190" w:type="pct"/>
            <w:tcBorders>
              <w:top w:val="single" w:sz="4" w:space="0" w:color="auto"/>
              <w:left w:val="nil"/>
              <w:bottom w:val="single" w:sz="4" w:space="0" w:color="auto"/>
              <w:right w:val="single" w:sz="4" w:space="0" w:color="auto"/>
            </w:tcBorders>
            <w:vAlign w:val="center"/>
          </w:tcPr>
          <w:p w14:paraId="73485D30" w14:textId="63E1D679" w:rsidR="00EB446F" w:rsidRPr="0023085B" w:rsidRDefault="00EB446F" w:rsidP="0023085B">
            <w:pPr>
              <w:suppressAutoHyphens w:val="0"/>
              <w:spacing w:line="240" w:lineRule="auto"/>
              <w:rPr>
                <w:rFonts w:cs="Calibri"/>
                <w:color w:val="000000"/>
                <w:sz w:val="22"/>
                <w:szCs w:val="22"/>
                <w:lang w:eastAsia="en-US"/>
              </w:rPr>
            </w:pPr>
            <w:r w:rsidRPr="0023085B">
              <w:rPr>
                <w:rFonts w:cs="Calibri"/>
                <w:color w:val="000000"/>
                <w:sz w:val="22"/>
                <w:szCs w:val="22"/>
                <w:lang w:eastAsia="en-US"/>
              </w:rPr>
              <w:t>Initiator Return</w:t>
            </w:r>
          </w:p>
        </w:tc>
      </w:tr>
      <w:tr w:rsidR="00EB446F" w:rsidRPr="0023085B" w14:paraId="676266D8" w14:textId="40FF35EB" w:rsidTr="00EB446F">
        <w:trPr>
          <w:trHeight w:val="290"/>
        </w:trPr>
        <w:tc>
          <w:tcPr>
            <w:tcW w:w="1195" w:type="pct"/>
            <w:tcBorders>
              <w:top w:val="nil"/>
              <w:left w:val="single" w:sz="4" w:space="0" w:color="auto"/>
              <w:bottom w:val="single" w:sz="4" w:space="0" w:color="auto"/>
              <w:right w:val="single" w:sz="4" w:space="0" w:color="auto"/>
            </w:tcBorders>
            <w:shd w:val="clear" w:color="auto" w:fill="auto"/>
            <w:vAlign w:val="center"/>
            <w:hideMark/>
          </w:tcPr>
          <w:p w14:paraId="60A4B29A" w14:textId="77777777" w:rsidR="00EB446F" w:rsidRPr="0023085B" w:rsidRDefault="00EB446F" w:rsidP="0023085B">
            <w:pPr>
              <w:suppressAutoHyphens w:val="0"/>
              <w:spacing w:line="240" w:lineRule="auto"/>
              <w:rPr>
                <w:rFonts w:cs="Calibri"/>
                <w:color w:val="000000"/>
                <w:sz w:val="22"/>
                <w:szCs w:val="22"/>
                <w:lang w:eastAsia="en-US"/>
              </w:rPr>
            </w:pPr>
            <w:r w:rsidRPr="0023085B">
              <w:rPr>
                <w:rFonts w:cs="Calibri"/>
                <w:color w:val="000000"/>
                <w:sz w:val="22"/>
                <w:szCs w:val="22"/>
                <w:lang w:eastAsia="en-US"/>
              </w:rPr>
              <w:t xml:space="preserve">Send Back to Maker </w:t>
            </w:r>
          </w:p>
        </w:tc>
        <w:tc>
          <w:tcPr>
            <w:tcW w:w="1615" w:type="pct"/>
            <w:tcBorders>
              <w:top w:val="nil"/>
              <w:left w:val="nil"/>
              <w:bottom w:val="single" w:sz="4" w:space="0" w:color="auto"/>
              <w:right w:val="single" w:sz="4" w:space="0" w:color="auto"/>
            </w:tcBorders>
            <w:shd w:val="clear" w:color="auto" w:fill="auto"/>
            <w:vAlign w:val="center"/>
            <w:hideMark/>
          </w:tcPr>
          <w:p w14:paraId="12B2909C" w14:textId="77777777" w:rsidR="00EB446F" w:rsidRPr="0023085B" w:rsidRDefault="00EB446F" w:rsidP="0023085B">
            <w:pPr>
              <w:suppressAutoHyphens w:val="0"/>
              <w:spacing w:line="240" w:lineRule="auto"/>
              <w:rPr>
                <w:rFonts w:cs="Calibri"/>
                <w:color w:val="000000"/>
                <w:sz w:val="22"/>
                <w:szCs w:val="22"/>
                <w:lang w:eastAsia="en-US"/>
              </w:rPr>
            </w:pPr>
            <w:r w:rsidRPr="0023085B">
              <w:rPr>
                <w:rFonts w:cs="Calibri"/>
                <w:color w:val="000000"/>
                <w:sz w:val="22"/>
                <w:szCs w:val="22"/>
                <w:lang w:eastAsia="en-US"/>
              </w:rPr>
              <w:t xml:space="preserve">Always </w:t>
            </w:r>
          </w:p>
        </w:tc>
        <w:tc>
          <w:tcPr>
            <w:tcW w:w="2190" w:type="pct"/>
            <w:tcBorders>
              <w:top w:val="nil"/>
              <w:left w:val="nil"/>
              <w:bottom w:val="single" w:sz="4" w:space="0" w:color="auto"/>
              <w:right w:val="single" w:sz="4" w:space="0" w:color="auto"/>
            </w:tcBorders>
            <w:vAlign w:val="center"/>
          </w:tcPr>
          <w:p w14:paraId="19C44FAA" w14:textId="69EDDE35" w:rsidR="00EB446F" w:rsidRPr="0023085B" w:rsidRDefault="00EB446F" w:rsidP="0023085B">
            <w:pPr>
              <w:suppressAutoHyphens w:val="0"/>
              <w:spacing w:line="240" w:lineRule="auto"/>
              <w:rPr>
                <w:rFonts w:cs="Calibri"/>
                <w:color w:val="000000"/>
                <w:sz w:val="22"/>
                <w:szCs w:val="22"/>
                <w:lang w:eastAsia="en-US"/>
              </w:rPr>
            </w:pPr>
            <w:r w:rsidRPr="0023085B">
              <w:rPr>
                <w:rFonts w:cs="Calibri"/>
                <w:color w:val="000000"/>
                <w:sz w:val="22"/>
                <w:szCs w:val="22"/>
                <w:lang w:eastAsia="en-US"/>
              </w:rPr>
              <w:t>Awaiting LC</w:t>
            </w:r>
          </w:p>
        </w:tc>
      </w:tr>
      <w:tr w:rsidR="00EB446F" w:rsidRPr="0023085B" w14:paraId="3451A502" w14:textId="119C5FC4" w:rsidTr="00EB446F">
        <w:trPr>
          <w:trHeight w:val="290"/>
        </w:trPr>
        <w:tc>
          <w:tcPr>
            <w:tcW w:w="1195" w:type="pct"/>
            <w:tcBorders>
              <w:top w:val="nil"/>
              <w:left w:val="single" w:sz="4" w:space="0" w:color="auto"/>
              <w:bottom w:val="single" w:sz="4" w:space="0" w:color="auto"/>
              <w:right w:val="single" w:sz="4" w:space="0" w:color="auto"/>
            </w:tcBorders>
            <w:shd w:val="clear" w:color="auto" w:fill="auto"/>
            <w:vAlign w:val="center"/>
            <w:hideMark/>
          </w:tcPr>
          <w:p w14:paraId="451052D2" w14:textId="77777777" w:rsidR="00EB446F" w:rsidRPr="0023085B" w:rsidRDefault="00EB446F" w:rsidP="0023085B">
            <w:pPr>
              <w:suppressAutoHyphens w:val="0"/>
              <w:spacing w:line="240" w:lineRule="auto"/>
              <w:rPr>
                <w:rFonts w:cs="Calibri"/>
                <w:color w:val="000000"/>
                <w:sz w:val="22"/>
                <w:szCs w:val="22"/>
                <w:lang w:eastAsia="en-US"/>
              </w:rPr>
            </w:pPr>
            <w:r w:rsidRPr="0023085B">
              <w:rPr>
                <w:rFonts w:cs="Calibri"/>
                <w:color w:val="000000"/>
                <w:sz w:val="22"/>
                <w:szCs w:val="22"/>
                <w:lang w:eastAsia="en-US"/>
              </w:rPr>
              <w:t>Approve</w:t>
            </w:r>
          </w:p>
        </w:tc>
        <w:tc>
          <w:tcPr>
            <w:tcW w:w="1615" w:type="pct"/>
            <w:tcBorders>
              <w:top w:val="nil"/>
              <w:left w:val="nil"/>
              <w:bottom w:val="single" w:sz="4" w:space="0" w:color="auto"/>
              <w:right w:val="single" w:sz="4" w:space="0" w:color="auto"/>
            </w:tcBorders>
            <w:shd w:val="clear" w:color="auto" w:fill="auto"/>
            <w:vAlign w:val="center"/>
            <w:hideMark/>
          </w:tcPr>
          <w:p w14:paraId="036427A5" w14:textId="77777777" w:rsidR="00EB446F" w:rsidRPr="0023085B" w:rsidRDefault="00EB446F" w:rsidP="0023085B">
            <w:pPr>
              <w:suppressAutoHyphens w:val="0"/>
              <w:spacing w:line="240" w:lineRule="auto"/>
              <w:rPr>
                <w:rFonts w:cs="Calibri"/>
                <w:color w:val="000000"/>
                <w:sz w:val="22"/>
                <w:szCs w:val="22"/>
                <w:lang w:eastAsia="en-US"/>
              </w:rPr>
            </w:pPr>
            <w:r w:rsidRPr="0023085B">
              <w:rPr>
                <w:rFonts w:cs="Calibri"/>
                <w:color w:val="000000"/>
                <w:sz w:val="22"/>
                <w:szCs w:val="22"/>
                <w:lang w:eastAsia="en-US"/>
              </w:rPr>
              <w:t xml:space="preserve">Always </w:t>
            </w:r>
          </w:p>
        </w:tc>
        <w:tc>
          <w:tcPr>
            <w:tcW w:w="2190" w:type="pct"/>
            <w:tcBorders>
              <w:top w:val="nil"/>
              <w:left w:val="nil"/>
              <w:bottom w:val="single" w:sz="4" w:space="0" w:color="auto"/>
              <w:right w:val="single" w:sz="4" w:space="0" w:color="auto"/>
            </w:tcBorders>
            <w:vAlign w:val="center"/>
          </w:tcPr>
          <w:p w14:paraId="37128C3D" w14:textId="657299ED" w:rsidR="00EB446F" w:rsidRPr="0023085B" w:rsidRDefault="00EB446F" w:rsidP="0023085B">
            <w:pPr>
              <w:suppressAutoHyphens w:val="0"/>
              <w:spacing w:line="240" w:lineRule="auto"/>
              <w:rPr>
                <w:rFonts w:cs="Calibri"/>
                <w:color w:val="000000"/>
                <w:sz w:val="22"/>
                <w:szCs w:val="22"/>
                <w:lang w:eastAsia="en-US"/>
              </w:rPr>
            </w:pPr>
            <w:r w:rsidRPr="0023085B">
              <w:rPr>
                <w:rFonts w:cs="Calibri"/>
                <w:color w:val="000000"/>
                <w:sz w:val="22"/>
                <w:szCs w:val="22"/>
                <w:lang w:eastAsia="en-US"/>
              </w:rPr>
              <w:t>Disbursal Resubmission</w:t>
            </w:r>
          </w:p>
        </w:tc>
      </w:tr>
    </w:tbl>
    <w:p w14:paraId="52E6EF06" w14:textId="77777777" w:rsidR="00427D54" w:rsidRDefault="00427D54" w:rsidP="00427D54">
      <w:pPr>
        <w:spacing w:line="360" w:lineRule="auto"/>
      </w:pPr>
    </w:p>
    <w:p w14:paraId="65FFC4F6" w14:textId="2BD0FE8A" w:rsidR="003A3871" w:rsidRPr="003A3871" w:rsidRDefault="003A3871" w:rsidP="003A3871">
      <w:pPr>
        <w:pStyle w:val="Heading3"/>
      </w:pPr>
      <w:bookmarkStart w:id="92" w:name="_Toc206760654"/>
      <w:r>
        <w:t xml:space="preserve">3.10.2 </w:t>
      </w:r>
      <w:r w:rsidR="00427D54">
        <w:t>Access Details</w:t>
      </w:r>
      <w:bookmarkEnd w:id="92"/>
    </w:p>
    <w:p w14:paraId="60007C1C" w14:textId="77777777" w:rsidR="00427D54" w:rsidRDefault="00427D54" w:rsidP="00427D54"/>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427D54" w:rsidRPr="009B444E" w14:paraId="4B5F96A9" w14:textId="77777777" w:rsidTr="00527B84">
        <w:tc>
          <w:tcPr>
            <w:tcW w:w="3681" w:type="dxa"/>
          </w:tcPr>
          <w:p w14:paraId="0DA617DE" w14:textId="77777777" w:rsidR="00427D54" w:rsidRPr="009B444E" w:rsidRDefault="00427D54" w:rsidP="00527B84">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37EE487C" w14:textId="5699185C" w:rsidR="00427D54" w:rsidRPr="009B444E" w:rsidRDefault="00427D54" w:rsidP="00527B84">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users added to the Awaiting LC</w:t>
            </w:r>
            <w:r w:rsidR="003A3871">
              <w:rPr>
                <w:rFonts w:eastAsia="Calibri" w:cs="Arial"/>
                <w:szCs w:val="24"/>
              </w:rPr>
              <w:t xml:space="preserve"> </w:t>
            </w:r>
            <w:r>
              <w:rPr>
                <w:rFonts w:eastAsia="Calibri" w:cs="Arial"/>
                <w:szCs w:val="24"/>
              </w:rPr>
              <w:t xml:space="preserve">Checker group. </w:t>
            </w:r>
          </w:p>
        </w:tc>
      </w:tr>
      <w:tr w:rsidR="00427D54" w:rsidRPr="009B444E" w14:paraId="7420956C" w14:textId="77777777" w:rsidTr="00527B84">
        <w:tc>
          <w:tcPr>
            <w:tcW w:w="3681" w:type="dxa"/>
          </w:tcPr>
          <w:p w14:paraId="2D23B487" w14:textId="77777777" w:rsidR="00427D54" w:rsidRPr="009B444E" w:rsidRDefault="00427D54" w:rsidP="00527B84">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4DD15E6F" w14:textId="77777777" w:rsidR="00427D54" w:rsidRPr="009B444E" w:rsidRDefault="00427D54" w:rsidP="00527B84">
            <w:pPr>
              <w:pStyle w:val="ListParagraph"/>
              <w:spacing w:line="360" w:lineRule="auto"/>
              <w:ind w:left="0"/>
              <w:jc w:val="both"/>
              <w:rPr>
                <w:rFonts w:eastAsia="Calibri" w:cs="Arial"/>
                <w:szCs w:val="24"/>
              </w:rPr>
            </w:pPr>
            <w:r>
              <w:rPr>
                <w:rFonts w:eastAsia="Calibri" w:cs="Arial"/>
                <w:szCs w:val="24"/>
              </w:rPr>
              <w:t>NA</w:t>
            </w:r>
          </w:p>
        </w:tc>
      </w:tr>
      <w:tr w:rsidR="00427D54" w:rsidRPr="009B444E" w14:paraId="0971F3F4" w14:textId="77777777" w:rsidTr="00527B84">
        <w:tc>
          <w:tcPr>
            <w:tcW w:w="3681" w:type="dxa"/>
          </w:tcPr>
          <w:p w14:paraId="21114CEB" w14:textId="77777777" w:rsidR="00427D54" w:rsidRPr="009B444E" w:rsidRDefault="00427D54" w:rsidP="00527B84">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2FC09070" w14:textId="77777777" w:rsidR="00427D54" w:rsidRPr="009B444E" w:rsidRDefault="00427D54" w:rsidP="00527B84">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427D54" w:rsidRPr="009B444E" w14:paraId="02CF6418" w14:textId="77777777" w:rsidTr="00527B84">
        <w:tc>
          <w:tcPr>
            <w:tcW w:w="3681" w:type="dxa"/>
          </w:tcPr>
          <w:p w14:paraId="73A89441" w14:textId="77777777" w:rsidR="00427D54" w:rsidRPr="009B444E" w:rsidRDefault="00427D54" w:rsidP="00527B84">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254C7FCB" w14:textId="77777777" w:rsidR="00427D54" w:rsidRPr="009B444E" w:rsidRDefault="00427D54" w:rsidP="00527B84">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427D54" w:rsidRPr="009B444E" w14:paraId="63AEC15D" w14:textId="77777777" w:rsidTr="00527B84">
        <w:tc>
          <w:tcPr>
            <w:tcW w:w="3681" w:type="dxa"/>
          </w:tcPr>
          <w:p w14:paraId="693F9BEC" w14:textId="77777777" w:rsidR="00427D54" w:rsidRPr="009B444E" w:rsidRDefault="00427D54" w:rsidP="00527B84">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484D9736" w14:textId="77777777" w:rsidR="00427D54" w:rsidRPr="009B444E" w:rsidRDefault="00427D54" w:rsidP="00527B84">
            <w:pPr>
              <w:pStyle w:val="ListParagraph"/>
              <w:spacing w:line="360" w:lineRule="auto"/>
              <w:ind w:left="0"/>
              <w:jc w:val="both"/>
              <w:rPr>
                <w:rFonts w:eastAsia="Calibri" w:cs="Arial"/>
                <w:szCs w:val="24"/>
              </w:rPr>
            </w:pPr>
            <w:r w:rsidRPr="009B444E">
              <w:rPr>
                <w:rFonts w:eastAsia="Calibri" w:cs="Arial"/>
                <w:szCs w:val="24"/>
              </w:rPr>
              <w:t>None</w:t>
            </w:r>
          </w:p>
        </w:tc>
      </w:tr>
    </w:tbl>
    <w:p w14:paraId="423D0951" w14:textId="77777777" w:rsidR="00427D54" w:rsidRPr="008E66A2" w:rsidRDefault="00427D54" w:rsidP="00427D54"/>
    <w:p w14:paraId="3A9B3DEB" w14:textId="77777777" w:rsidR="00427D54" w:rsidRDefault="00427D54" w:rsidP="00427D54">
      <w:pPr>
        <w:rPr>
          <w:szCs w:val="24"/>
        </w:rPr>
      </w:pPr>
    </w:p>
    <w:p w14:paraId="54B09B5A" w14:textId="2A686322" w:rsidR="00C93A77" w:rsidRDefault="00C93A77" w:rsidP="00443E68">
      <w:pPr>
        <w:pStyle w:val="Heading2"/>
        <w:numPr>
          <w:ilvl w:val="1"/>
          <w:numId w:val="2"/>
        </w:numPr>
      </w:pPr>
      <w:bookmarkStart w:id="93" w:name="_Toc206760655"/>
      <w:r>
        <w:t>Awaiting STL</w:t>
      </w:r>
      <w:bookmarkEnd w:id="93"/>
      <w:r>
        <w:t xml:space="preserve"> </w:t>
      </w:r>
    </w:p>
    <w:p w14:paraId="4FFB8FE5" w14:textId="77777777" w:rsidR="00C93A77" w:rsidRDefault="00C93A77" w:rsidP="004B06D3">
      <w:pPr>
        <w:pStyle w:val="Heading3"/>
        <w:ind w:firstLine="0"/>
      </w:pPr>
      <w:bookmarkStart w:id="94" w:name="_Toc206760656"/>
      <w:r>
        <w:t>Description</w:t>
      </w:r>
      <w:bookmarkEnd w:id="94"/>
      <w:r>
        <w:t xml:space="preserve"> </w:t>
      </w:r>
    </w:p>
    <w:p w14:paraId="00CC17D1" w14:textId="77777777" w:rsidR="00C93A77" w:rsidRDefault="00C93A77" w:rsidP="00C93A77">
      <w:pPr>
        <w:pStyle w:val="ListParagraph"/>
        <w:numPr>
          <w:ilvl w:val="0"/>
          <w:numId w:val="5"/>
        </w:numPr>
        <w:spacing w:line="360" w:lineRule="auto"/>
      </w:pPr>
      <w:r>
        <w:t xml:space="preserve">This will be a user queue. i.e., the users will have access to this queue. </w:t>
      </w:r>
    </w:p>
    <w:p w14:paraId="30BA5550" w14:textId="77777777" w:rsidR="00C93A77" w:rsidRDefault="00C93A77" w:rsidP="00C93A77">
      <w:pPr>
        <w:pStyle w:val="ListParagraph"/>
        <w:numPr>
          <w:ilvl w:val="0"/>
          <w:numId w:val="5"/>
        </w:numPr>
        <w:spacing w:line="360" w:lineRule="auto"/>
      </w:pPr>
      <w:r>
        <w:t xml:space="preserve">The WI will route to this queue based on the following conditions: </w:t>
      </w:r>
    </w:p>
    <w:p w14:paraId="7767B43A" w14:textId="77777777" w:rsidR="00C93A77" w:rsidRDefault="00C93A77" w:rsidP="003E3F52">
      <w:pPr>
        <w:pStyle w:val="ListParagraph"/>
        <w:numPr>
          <w:ilvl w:val="0"/>
          <w:numId w:val="37"/>
        </w:numPr>
        <w:spacing w:line="360" w:lineRule="auto"/>
      </w:pPr>
      <w:r>
        <w:t xml:space="preserve"> From Cons Doc Check: </w:t>
      </w:r>
    </w:p>
    <w:p w14:paraId="5DBC186B" w14:textId="77777777" w:rsidR="00C53ED6" w:rsidRPr="00C53ED6" w:rsidRDefault="00C53ED6" w:rsidP="003E3F52">
      <w:pPr>
        <w:pStyle w:val="ListParagraph"/>
        <w:numPr>
          <w:ilvl w:val="1"/>
          <w:numId w:val="37"/>
        </w:numPr>
        <w:spacing w:line="360" w:lineRule="auto"/>
      </w:pPr>
      <w:r w:rsidRPr="00C53ED6">
        <w:t>If Sub-Product = Primary | STL Required | Cross Sell = NA | STL is not Attached</w:t>
      </w:r>
    </w:p>
    <w:p w14:paraId="14019911" w14:textId="77777777" w:rsidR="00C53ED6" w:rsidRPr="00C53ED6" w:rsidRDefault="00C53ED6" w:rsidP="003E3F52">
      <w:pPr>
        <w:pStyle w:val="ListParagraph"/>
        <w:numPr>
          <w:ilvl w:val="1"/>
          <w:numId w:val="37"/>
        </w:numPr>
        <w:spacing w:line="360" w:lineRule="auto"/>
      </w:pPr>
      <w:r w:rsidRPr="00C53ED6">
        <w:t xml:space="preserve">If Sub-Product = Secondary Bank LC | STL Required | Primary MCQ Issuance Required Before CC = Yes | STL is not Attached  </w:t>
      </w:r>
    </w:p>
    <w:p w14:paraId="561D93E7" w14:textId="1C59CCA3" w:rsidR="00C53ED6" w:rsidRDefault="00C53ED6" w:rsidP="003E3F52">
      <w:pPr>
        <w:pStyle w:val="ListParagraph"/>
        <w:numPr>
          <w:ilvl w:val="1"/>
          <w:numId w:val="37"/>
        </w:numPr>
        <w:spacing w:line="360" w:lineRule="auto"/>
      </w:pPr>
      <w:r w:rsidRPr="00C53ED6">
        <w:t>If Sub-Product = Secondary Bank LC | STL Required | Cross Sell = NA | STL is not Attached</w:t>
      </w:r>
    </w:p>
    <w:p w14:paraId="17E6BF34" w14:textId="77777777" w:rsidR="00C93A77" w:rsidRDefault="00C93A77" w:rsidP="003E3F52">
      <w:pPr>
        <w:pStyle w:val="ListParagraph"/>
        <w:numPr>
          <w:ilvl w:val="0"/>
          <w:numId w:val="37"/>
        </w:numPr>
        <w:spacing w:line="360" w:lineRule="auto"/>
      </w:pPr>
      <w:r>
        <w:t xml:space="preserve">From Awaiting AO: </w:t>
      </w:r>
    </w:p>
    <w:p w14:paraId="1C145DE1" w14:textId="77777777" w:rsidR="00E21AB9" w:rsidRPr="00E21AB9" w:rsidRDefault="00E21AB9" w:rsidP="003E3F52">
      <w:pPr>
        <w:pStyle w:val="ListParagraph"/>
        <w:numPr>
          <w:ilvl w:val="1"/>
          <w:numId w:val="37"/>
        </w:numPr>
        <w:spacing w:line="360" w:lineRule="auto"/>
      </w:pPr>
      <w:r w:rsidRPr="00E21AB9">
        <w:t xml:space="preserve">If Sub-Product = Primary | STL Required | Cross Sell = AO | STL is not Attached </w:t>
      </w:r>
    </w:p>
    <w:p w14:paraId="5462515C" w14:textId="77777777" w:rsidR="00E21AB9" w:rsidRPr="00E21AB9" w:rsidRDefault="00E21AB9" w:rsidP="003E3F52">
      <w:pPr>
        <w:pStyle w:val="ListParagraph"/>
        <w:numPr>
          <w:ilvl w:val="1"/>
          <w:numId w:val="37"/>
        </w:numPr>
        <w:spacing w:line="360" w:lineRule="auto"/>
      </w:pPr>
      <w:r w:rsidRPr="00E21AB9">
        <w:t xml:space="preserve">If Sub-Product = Secondary Bank LC | STL Required | Cross Sell = AO | STL is not Attached </w:t>
      </w:r>
    </w:p>
    <w:p w14:paraId="0A41E02C" w14:textId="5AD82158" w:rsidR="00C93A77" w:rsidRDefault="00E21AB9" w:rsidP="003E3F52">
      <w:pPr>
        <w:pStyle w:val="ListParagraph"/>
        <w:numPr>
          <w:ilvl w:val="1"/>
          <w:numId w:val="37"/>
        </w:numPr>
        <w:spacing w:line="360" w:lineRule="auto"/>
      </w:pPr>
      <w:r w:rsidRPr="00E21AB9">
        <w:t>If Sub-Product = Secondary Bank LC | STL Required | Cross Sell = AO &amp; CC | STL is not Attached</w:t>
      </w:r>
    </w:p>
    <w:p w14:paraId="343BDCB4" w14:textId="77777777" w:rsidR="0049439E" w:rsidRDefault="007C41F7" w:rsidP="003E3F52">
      <w:pPr>
        <w:pStyle w:val="ListParagraph"/>
        <w:numPr>
          <w:ilvl w:val="0"/>
          <w:numId w:val="37"/>
        </w:numPr>
        <w:spacing w:line="360" w:lineRule="auto"/>
      </w:pPr>
      <w:r>
        <w:t>From STL Checker queue if user takes decision as Send Back to Maker.</w:t>
      </w:r>
    </w:p>
    <w:p w14:paraId="75410020" w14:textId="77777777" w:rsidR="00A82C8A" w:rsidRDefault="00A82C8A" w:rsidP="003E3F52">
      <w:pPr>
        <w:pStyle w:val="ListParagraph"/>
        <w:numPr>
          <w:ilvl w:val="0"/>
          <w:numId w:val="37"/>
        </w:numPr>
        <w:spacing w:line="360" w:lineRule="auto"/>
      </w:pPr>
      <w:r>
        <w:t xml:space="preserve">From Card DDE: </w:t>
      </w:r>
    </w:p>
    <w:p w14:paraId="2485F8D6" w14:textId="77777777" w:rsidR="00A82C8A" w:rsidRPr="00A82C8A" w:rsidRDefault="00A82C8A" w:rsidP="003E3F52">
      <w:pPr>
        <w:pStyle w:val="ListParagraph"/>
        <w:numPr>
          <w:ilvl w:val="1"/>
          <w:numId w:val="37"/>
        </w:numPr>
        <w:spacing w:line="360" w:lineRule="auto"/>
      </w:pPr>
      <w:r w:rsidRPr="00A82C8A">
        <w:lastRenderedPageBreak/>
        <w:t>If Sub-Product = Primary |Cross Sell = CC or AO &amp; CC | STL Required &amp; Not Attached</w:t>
      </w:r>
    </w:p>
    <w:p w14:paraId="6C6AF001" w14:textId="42A7F2F3" w:rsidR="007C41F7" w:rsidRDefault="00A82C8A" w:rsidP="003E3F52">
      <w:pPr>
        <w:pStyle w:val="ListParagraph"/>
        <w:numPr>
          <w:ilvl w:val="1"/>
          <w:numId w:val="37"/>
        </w:numPr>
        <w:spacing w:line="360" w:lineRule="auto"/>
      </w:pPr>
      <w:r w:rsidRPr="00A82C8A">
        <w:t>If Sub-Product = Secondary Bank LC | STL Required | Primary MCQ Issuance Required Before CC = No</w:t>
      </w:r>
      <w:r w:rsidR="007C41F7">
        <w:t xml:space="preserve"> </w:t>
      </w:r>
    </w:p>
    <w:p w14:paraId="1C41A6E4" w14:textId="68BC0DB9" w:rsidR="00C93A77" w:rsidRDefault="00C93A77" w:rsidP="00C93A77">
      <w:pPr>
        <w:pStyle w:val="ListParagraph"/>
        <w:numPr>
          <w:ilvl w:val="0"/>
          <w:numId w:val="5"/>
        </w:numPr>
        <w:spacing w:line="360" w:lineRule="auto"/>
      </w:pPr>
      <w:r>
        <w:t xml:space="preserve">The user will upload </w:t>
      </w:r>
      <w:r w:rsidR="004B06D3">
        <w:rPr>
          <w:b/>
          <w:bCs/>
        </w:rPr>
        <w:t xml:space="preserve">Salary Transfer Letter </w:t>
      </w:r>
      <w:r>
        <w:t xml:space="preserve">Document to WI which will be a mandatory upload at this stage. </w:t>
      </w:r>
    </w:p>
    <w:p w14:paraId="1DAC476E" w14:textId="77777777" w:rsidR="00C93A77" w:rsidRDefault="00C93A77" w:rsidP="00C93A77">
      <w:pPr>
        <w:pStyle w:val="ListParagraph"/>
        <w:numPr>
          <w:ilvl w:val="0"/>
          <w:numId w:val="5"/>
        </w:numPr>
        <w:spacing w:line="360" w:lineRule="auto"/>
      </w:pPr>
      <w:r>
        <w:t xml:space="preserve">The user will have the following decisions: </w:t>
      </w:r>
    </w:p>
    <w:p w14:paraId="753D0F30" w14:textId="77777777" w:rsidR="00C93A77" w:rsidRDefault="00C93A77" w:rsidP="003E3F52">
      <w:pPr>
        <w:pStyle w:val="ListParagraph"/>
        <w:numPr>
          <w:ilvl w:val="0"/>
          <w:numId w:val="38"/>
        </w:numPr>
        <w:spacing w:line="360" w:lineRule="auto"/>
      </w:pPr>
      <w:r w:rsidRPr="00110945">
        <w:rPr>
          <w:b/>
          <w:bCs/>
        </w:rPr>
        <w:t>Submit:</w:t>
      </w:r>
      <w:r>
        <w:t xml:space="preserve"> The user will take this decision if he wants to Submit the case.  </w:t>
      </w:r>
    </w:p>
    <w:p w14:paraId="427CA889" w14:textId="3DB01064" w:rsidR="00C93A77" w:rsidRDefault="00C93A77" w:rsidP="003E3F52">
      <w:pPr>
        <w:pStyle w:val="ListParagraph"/>
        <w:numPr>
          <w:ilvl w:val="0"/>
          <w:numId w:val="38"/>
        </w:numPr>
        <w:spacing w:line="360" w:lineRule="auto"/>
      </w:pPr>
      <w:r w:rsidRPr="00110945">
        <w:rPr>
          <w:b/>
          <w:bCs/>
        </w:rPr>
        <w:t>Send to Checker:</w:t>
      </w:r>
      <w:r>
        <w:t xml:space="preserve"> The user will take this decision if originals were provided for STL and user wants to send it for original validation to the checker. </w:t>
      </w:r>
    </w:p>
    <w:p w14:paraId="435A729A" w14:textId="77777777" w:rsidR="00C93A77" w:rsidRDefault="00C93A77" w:rsidP="003E3F52">
      <w:pPr>
        <w:pStyle w:val="ListParagraph"/>
        <w:numPr>
          <w:ilvl w:val="0"/>
          <w:numId w:val="38"/>
        </w:numPr>
        <w:spacing w:line="360" w:lineRule="auto"/>
      </w:pPr>
      <w:commentRangeStart w:id="95"/>
      <w:commentRangeStart w:id="96"/>
      <w:r w:rsidRPr="00110945">
        <w:rPr>
          <w:b/>
          <w:bCs/>
        </w:rPr>
        <w:t>Return to Source</w:t>
      </w:r>
      <w:commentRangeEnd w:id="95"/>
      <w:r w:rsidRPr="00110945">
        <w:rPr>
          <w:rStyle w:val="CommentReference"/>
          <w:b/>
          <w:sz w:val="24"/>
          <w:szCs w:val="20"/>
        </w:rPr>
        <w:commentReference w:id="95"/>
      </w:r>
      <w:commentRangeEnd w:id="96"/>
      <w:r w:rsidRPr="00110945">
        <w:rPr>
          <w:rStyle w:val="CommentReference"/>
          <w:b/>
          <w:sz w:val="24"/>
          <w:szCs w:val="20"/>
        </w:rPr>
        <w:commentReference w:id="96"/>
      </w:r>
      <w:r w:rsidRPr="00110945">
        <w:rPr>
          <w:b/>
          <w:bCs/>
        </w:rPr>
        <w:t>:</w:t>
      </w:r>
      <w:r>
        <w:t xml:space="preserve"> The user will take this decision if he wants to send back the WI at the Introduction Stage. </w:t>
      </w:r>
    </w:p>
    <w:p w14:paraId="7FEB47D2" w14:textId="77777777" w:rsidR="00C93A77" w:rsidRDefault="00C93A77" w:rsidP="003E3F52">
      <w:pPr>
        <w:pStyle w:val="ListParagraph"/>
        <w:numPr>
          <w:ilvl w:val="0"/>
          <w:numId w:val="38"/>
        </w:numPr>
        <w:spacing w:line="360" w:lineRule="auto"/>
      </w:pPr>
      <w:r w:rsidRPr="00110945">
        <w:rPr>
          <w:b/>
          <w:bCs/>
        </w:rPr>
        <w:t xml:space="preserve">Reject: </w:t>
      </w:r>
      <w:r>
        <w:t xml:space="preserve">The user will take this decision if he wants to Reject the WI. In this case, the user will select Reject Reasons from the options provided below: </w:t>
      </w:r>
    </w:p>
    <w:p w14:paraId="002F473E" w14:textId="77777777" w:rsidR="00C93A77" w:rsidRDefault="00C93A77" w:rsidP="003E3F52">
      <w:pPr>
        <w:pStyle w:val="ListParagraph"/>
        <w:numPr>
          <w:ilvl w:val="2"/>
          <w:numId w:val="38"/>
        </w:numPr>
        <w:spacing w:line="360" w:lineRule="auto"/>
      </w:pPr>
      <w:r>
        <w:t>Due to Internal Policy/Credibility</w:t>
      </w:r>
    </w:p>
    <w:p w14:paraId="30CCC40E" w14:textId="77777777" w:rsidR="00C93A77" w:rsidRDefault="00C93A77" w:rsidP="003E3F52">
      <w:pPr>
        <w:pStyle w:val="ListParagraph"/>
        <w:numPr>
          <w:ilvl w:val="2"/>
          <w:numId w:val="38"/>
        </w:numPr>
        <w:spacing w:line="360" w:lineRule="auto"/>
      </w:pPr>
      <w:r>
        <w:t>As per Customer’s Request</w:t>
      </w:r>
    </w:p>
    <w:p w14:paraId="3A8A1F36" w14:textId="77777777" w:rsidR="00C93A77" w:rsidRDefault="00C93A77" w:rsidP="00C93A77">
      <w:pPr>
        <w:pStyle w:val="ListParagraph"/>
        <w:numPr>
          <w:ilvl w:val="0"/>
          <w:numId w:val="5"/>
        </w:numPr>
        <w:spacing w:line="360" w:lineRule="auto"/>
      </w:pPr>
      <w:r>
        <w:t xml:space="preserve">If the WI is not processed from this queue for 30 days, i.e., the WI remains on this queue for more than 30 days, then the WI will be auto-expired and will be considered as Rejected. This auto-expired WI will move to Sys Notify CPF to send notification to CPF for the rejection stage but if AO is completed, then WI will move to Account Closure queue. </w:t>
      </w:r>
    </w:p>
    <w:p w14:paraId="5FDC1F7A" w14:textId="77777777" w:rsidR="00C93A77" w:rsidRDefault="00C93A77" w:rsidP="00C93A77">
      <w:pPr>
        <w:pStyle w:val="ListParagraph"/>
        <w:numPr>
          <w:ilvl w:val="0"/>
          <w:numId w:val="5"/>
        </w:numPr>
        <w:spacing w:line="360" w:lineRule="auto"/>
      </w:pPr>
      <w:r>
        <w:t>The WI will move to the following queues as per the conditions below:</w:t>
      </w:r>
    </w:p>
    <w:tbl>
      <w:tblPr>
        <w:tblW w:w="5000" w:type="pct"/>
        <w:tblLook w:val="04A0" w:firstRow="1" w:lastRow="0" w:firstColumn="1" w:lastColumn="0" w:noHBand="0" w:noVBand="1"/>
      </w:tblPr>
      <w:tblGrid>
        <w:gridCol w:w="1706"/>
        <w:gridCol w:w="4409"/>
        <w:gridCol w:w="2901"/>
      </w:tblGrid>
      <w:tr w:rsidR="00F041A6" w:rsidRPr="00D93221" w14:paraId="6305CE12" w14:textId="77777777" w:rsidTr="00D87B49">
        <w:trPr>
          <w:trHeight w:val="290"/>
        </w:trPr>
        <w:tc>
          <w:tcPr>
            <w:tcW w:w="946" w:type="pct"/>
            <w:tcBorders>
              <w:top w:val="single" w:sz="4" w:space="0" w:color="auto"/>
              <w:left w:val="single" w:sz="4" w:space="0" w:color="auto"/>
              <w:bottom w:val="single" w:sz="4" w:space="0" w:color="auto"/>
              <w:right w:val="single" w:sz="4" w:space="0" w:color="auto"/>
            </w:tcBorders>
            <w:shd w:val="clear" w:color="auto" w:fill="auto"/>
            <w:vAlign w:val="center"/>
          </w:tcPr>
          <w:p w14:paraId="7174132F" w14:textId="77777777" w:rsidR="00F041A6" w:rsidRPr="00D93221" w:rsidRDefault="00F041A6" w:rsidP="00D87B49">
            <w:pPr>
              <w:suppressAutoHyphens w:val="0"/>
              <w:spacing w:line="240" w:lineRule="auto"/>
              <w:rPr>
                <w:rFonts w:cs="Calibri"/>
                <w:b/>
                <w:bCs/>
                <w:color w:val="000000"/>
                <w:sz w:val="22"/>
                <w:szCs w:val="22"/>
                <w:lang w:eastAsia="en-US"/>
              </w:rPr>
            </w:pPr>
            <w:r w:rsidRPr="00D93221">
              <w:rPr>
                <w:rFonts w:cs="Calibri"/>
                <w:b/>
                <w:bCs/>
                <w:color w:val="000000"/>
                <w:sz w:val="22"/>
                <w:szCs w:val="22"/>
                <w:lang w:eastAsia="en-US"/>
              </w:rPr>
              <w:t>Decision</w:t>
            </w:r>
          </w:p>
        </w:tc>
        <w:tc>
          <w:tcPr>
            <w:tcW w:w="2445" w:type="pct"/>
            <w:tcBorders>
              <w:top w:val="single" w:sz="4" w:space="0" w:color="auto"/>
              <w:left w:val="nil"/>
              <w:bottom w:val="single" w:sz="4" w:space="0" w:color="auto"/>
              <w:right w:val="single" w:sz="4" w:space="0" w:color="auto"/>
            </w:tcBorders>
            <w:shd w:val="clear" w:color="auto" w:fill="auto"/>
            <w:vAlign w:val="center"/>
          </w:tcPr>
          <w:p w14:paraId="0D10DBF4" w14:textId="77777777" w:rsidR="00F041A6" w:rsidRPr="00D93221" w:rsidRDefault="00F041A6" w:rsidP="00D87B49">
            <w:pPr>
              <w:suppressAutoHyphens w:val="0"/>
              <w:spacing w:line="240" w:lineRule="auto"/>
              <w:rPr>
                <w:rFonts w:cs="Calibri"/>
                <w:b/>
                <w:bCs/>
                <w:color w:val="000000"/>
                <w:sz w:val="22"/>
                <w:szCs w:val="22"/>
                <w:lang w:eastAsia="en-US"/>
              </w:rPr>
            </w:pPr>
            <w:r w:rsidRPr="00D93221">
              <w:rPr>
                <w:rFonts w:cs="Calibri"/>
                <w:b/>
                <w:bCs/>
                <w:color w:val="000000"/>
                <w:sz w:val="22"/>
                <w:szCs w:val="22"/>
                <w:lang w:eastAsia="en-US"/>
              </w:rPr>
              <w:t>Condition</w:t>
            </w:r>
          </w:p>
        </w:tc>
        <w:tc>
          <w:tcPr>
            <w:tcW w:w="1609" w:type="pct"/>
            <w:tcBorders>
              <w:top w:val="single" w:sz="4" w:space="0" w:color="auto"/>
              <w:left w:val="nil"/>
              <w:bottom w:val="single" w:sz="4" w:space="0" w:color="auto"/>
              <w:right w:val="single" w:sz="4" w:space="0" w:color="auto"/>
            </w:tcBorders>
            <w:vAlign w:val="center"/>
          </w:tcPr>
          <w:p w14:paraId="5AD2C614" w14:textId="77777777" w:rsidR="00F041A6" w:rsidRPr="00D93221" w:rsidRDefault="00F041A6" w:rsidP="00D87B49">
            <w:pPr>
              <w:suppressAutoHyphens w:val="0"/>
              <w:spacing w:line="240" w:lineRule="auto"/>
              <w:rPr>
                <w:rFonts w:cs="Calibri"/>
                <w:b/>
                <w:bCs/>
                <w:color w:val="000000"/>
                <w:sz w:val="22"/>
                <w:szCs w:val="22"/>
                <w:lang w:eastAsia="en-US"/>
              </w:rPr>
            </w:pPr>
            <w:r w:rsidRPr="00D93221">
              <w:rPr>
                <w:rFonts w:cs="Calibri"/>
                <w:b/>
                <w:bCs/>
                <w:color w:val="000000"/>
                <w:sz w:val="22"/>
                <w:szCs w:val="22"/>
                <w:lang w:eastAsia="en-US"/>
              </w:rPr>
              <w:t xml:space="preserve">WI moves to </w:t>
            </w:r>
          </w:p>
        </w:tc>
      </w:tr>
      <w:tr w:rsidR="00F041A6" w:rsidRPr="00D93221" w14:paraId="2C7BB5E0" w14:textId="77777777" w:rsidTr="00D87B49">
        <w:trPr>
          <w:trHeight w:val="290"/>
        </w:trPr>
        <w:tc>
          <w:tcPr>
            <w:tcW w:w="94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0BF7C73" w14:textId="77777777" w:rsidR="00F041A6" w:rsidRPr="00D93221" w:rsidRDefault="00F041A6" w:rsidP="00D87B49">
            <w:pPr>
              <w:suppressAutoHyphens w:val="0"/>
              <w:spacing w:line="240" w:lineRule="auto"/>
              <w:rPr>
                <w:rFonts w:cs="Calibri"/>
                <w:color w:val="000000"/>
                <w:sz w:val="22"/>
                <w:szCs w:val="22"/>
                <w:lang w:eastAsia="en-US"/>
              </w:rPr>
            </w:pPr>
            <w:r w:rsidRPr="00D93221">
              <w:rPr>
                <w:rFonts w:cs="Calibri"/>
                <w:color w:val="000000"/>
                <w:sz w:val="22"/>
                <w:szCs w:val="22"/>
                <w:lang w:eastAsia="en-US"/>
              </w:rPr>
              <w:t>Return to Source</w:t>
            </w:r>
          </w:p>
        </w:tc>
        <w:tc>
          <w:tcPr>
            <w:tcW w:w="2445" w:type="pct"/>
            <w:tcBorders>
              <w:top w:val="single" w:sz="4" w:space="0" w:color="auto"/>
              <w:left w:val="nil"/>
              <w:bottom w:val="single" w:sz="4" w:space="0" w:color="auto"/>
              <w:right w:val="single" w:sz="4" w:space="0" w:color="auto"/>
            </w:tcBorders>
            <w:shd w:val="clear" w:color="auto" w:fill="auto"/>
            <w:vAlign w:val="center"/>
            <w:hideMark/>
          </w:tcPr>
          <w:p w14:paraId="7D1647E7" w14:textId="77777777" w:rsidR="00F041A6" w:rsidRPr="00D93221" w:rsidRDefault="00F041A6" w:rsidP="00D87B49">
            <w:pPr>
              <w:suppressAutoHyphens w:val="0"/>
              <w:spacing w:line="240" w:lineRule="auto"/>
              <w:rPr>
                <w:rFonts w:cs="Calibri"/>
                <w:color w:val="000000"/>
                <w:sz w:val="22"/>
                <w:szCs w:val="22"/>
                <w:lang w:eastAsia="en-US"/>
              </w:rPr>
            </w:pPr>
            <w:r w:rsidRPr="00D93221">
              <w:rPr>
                <w:rFonts w:cs="Calibri"/>
                <w:color w:val="000000"/>
                <w:sz w:val="22"/>
                <w:szCs w:val="22"/>
                <w:lang w:eastAsia="en-US"/>
              </w:rPr>
              <w:t>Always</w:t>
            </w:r>
          </w:p>
        </w:tc>
        <w:tc>
          <w:tcPr>
            <w:tcW w:w="1609" w:type="pct"/>
            <w:tcBorders>
              <w:top w:val="single" w:sz="4" w:space="0" w:color="auto"/>
              <w:left w:val="nil"/>
              <w:bottom w:val="single" w:sz="4" w:space="0" w:color="auto"/>
              <w:right w:val="single" w:sz="4" w:space="0" w:color="auto"/>
            </w:tcBorders>
            <w:vAlign w:val="center"/>
          </w:tcPr>
          <w:p w14:paraId="5AD15A22" w14:textId="77777777" w:rsidR="00F041A6" w:rsidRPr="00D93221" w:rsidRDefault="00F041A6" w:rsidP="00D87B49">
            <w:pPr>
              <w:suppressAutoHyphens w:val="0"/>
              <w:spacing w:line="240" w:lineRule="auto"/>
              <w:rPr>
                <w:rFonts w:cs="Calibri"/>
                <w:color w:val="000000"/>
                <w:sz w:val="22"/>
                <w:szCs w:val="22"/>
                <w:lang w:eastAsia="en-US"/>
              </w:rPr>
            </w:pPr>
            <w:r w:rsidRPr="00D93221">
              <w:rPr>
                <w:rFonts w:cs="Calibri"/>
                <w:color w:val="000000"/>
                <w:sz w:val="22"/>
                <w:szCs w:val="22"/>
                <w:lang w:eastAsia="en-US"/>
              </w:rPr>
              <w:t>Initiator Return</w:t>
            </w:r>
          </w:p>
        </w:tc>
      </w:tr>
      <w:tr w:rsidR="00F041A6" w:rsidRPr="00D93221" w14:paraId="033B9CCA" w14:textId="77777777" w:rsidTr="00D87B49">
        <w:trPr>
          <w:trHeight w:val="290"/>
        </w:trPr>
        <w:tc>
          <w:tcPr>
            <w:tcW w:w="946" w:type="pct"/>
            <w:tcBorders>
              <w:top w:val="nil"/>
              <w:left w:val="single" w:sz="4" w:space="0" w:color="auto"/>
              <w:bottom w:val="single" w:sz="4" w:space="0" w:color="auto"/>
              <w:right w:val="single" w:sz="4" w:space="0" w:color="auto"/>
            </w:tcBorders>
            <w:shd w:val="clear" w:color="auto" w:fill="auto"/>
            <w:vAlign w:val="center"/>
            <w:hideMark/>
          </w:tcPr>
          <w:p w14:paraId="20FD1EF4" w14:textId="77777777" w:rsidR="00F041A6" w:rsidRPr="00D93221" w:rsidRDefault="00F041A6" w:rsidP="00D87B49">
            <w:pPr>
              <w:suppressAutoHyphens w:val="0"/>
              <w:spacing w:line="240" w:lineRule="auto"/>
              <w:rPr>
                <w:rFonts w:cs="Calibri"/>
                <w:color w:val="000000"/>
                <w:sz w:val="22"/>
                <w:szCs w:val="22"/>
                <w:lang w:eastAsia="en-US"/>
              </w:rPr>
            </w:pPr>
            <w:r w:rsidRPr="00D93221">
              <w:rPr>
                <w:rFonts w:cs="Calibri"/>
                <w:color w:val="000000"/>
                <w:sz w:val="22"/>
                <w:szCs w:val="22"/>
                <w:lang w:eastAsia="en-US"/>
              </w:rPr>
              <w:t xml:space="preserve">Send to Checker </w:t>
            </w:r>
          </w:p>
        </w:tc>
        <w:tc>
          <w:tcPr>
            <w:tcW w:w="2445" w:type="pct"/>
            <w:tcBorders>
              <w:top w:val="nil"/>
              <w:left w:val="nil"/>
              <w:bottom w:val="single" w:sz="4" w:space="0" w:color="auto"/>
              <w:right w:val="single" w:sz="4" w:space="0" w:color="auto"/>
            </w:tcBorders>
            <w:shd w:val="clear" w:color="auto" w:fill="auto"/>
            <w:vAlign w:val="center"/>
            <w:hideMark/>
          </w:tcPr>
          <w:p w14:paraId="2999428B" w14:textId="77777777" w:rsidR="00F041A6" w:rsidRPr="00D93221" w:rsidRDefault="00F041A6" w:rsidP="00D87B49">
            <w:pPr>
              <w:suppressAutoHyphens w:val="0"/>
              <w:spacing w:line="240" w:lineRule="auto"/>
              <w:rPr>
                <w:rFonts w:cs="Calibri"/>
                <w:color w:val="000000"/>
                <w:sz w:val="22"/>
                <w:szCs w:val="22"/>
                <w:lang w:eastAsia="en-US"/>
              </w:rPr>
            </w:pPr>
            <w:r w:rsidRPr="00D93221">
              <w:rPr>
                <w:rFonts w:cs="Calibri"/>
                <w:color w:val="000000"/>
                <w:sz w:val="22"/>
                <w:szCs w:val="22"/>
                <w:lang w:eastAsia="en-US"/>
              </w:rPr>
              <w:t xml:space="preserve">This decision will only be applicable if Initiating Channel = Branches </w:t>
            </w:r>
          </w:p>
        </w:tc>
        <w:tc>
          <w:tcPr>
            <w:tcW w:w="1609" w:type="pct"/>
            <w:tcBorders>
              <w:top w:val="nil"/>
              <w:left w:val="nil"/>
              <w:bottom w:val="single" w:sz="4" w:space="0" w:color="auto"/>
              <w:right w:val="single" w:sz="4" w:space="0" w:color="auto"/>
            </w:tcBorders>
            <w:vAlign w:val="center"/>
          </w:tcPr>
          <w:p w14:paraId="779AA868" w14:textId="575F231D" w:rsidR="00F041A6" w:rsidRPr="00D93221" w:rsidRDefault="00F041A6" w:rsidP="00D87B49">
            <w:pPr>
              <w:suppressAutoHyphens w:val="0"/>
              <w:spacing w:line="240" w:lineRule="auto"/>
              <w:rPr>
                <w:rFonts w:cs="Calibri"/>
                <w:color w:val="000000"/>
                <w:sz w:val="22"/>
                <w:szCs w:val="22"/>
                <w:lang w:eastAsia="en-US"/>
              </w:rPr>
            </w:pPr>
            <w:r w:rsidRPr="00D93221">
              <w:rPr>
                <w:rFonts w:cs="Calibri"/>
                <w:color w:val="000000"/>
                <w:sz w:val="22"/>
                <w:szCs w:val="22"/>
                <w:lang w:eastAsia="en-US"/>
              </w:rPr>
              <w:t xml:space="preserve">Awaiting </w:t>
            </w:r>
            <w:r>
              <w:rPr>
                <w:rFonts w:cs="Calibri"/>
                <w:color w:val="000000"/>
                <w:sz w:val="22"/>
                <w:szCs w:val="22"/>
                <w:lang w:eastAsia="en-US"/>
              </w:rPr>
              <w:t>STL</w:t>
            </w:r>
            <w:r w:rsidRPr="00D93221">
              <w:rPr>
                <w:rFonts w:cs="Calibri"/>
                <w:color w:val="000000"/>
                <w:sz w:val="22"/>
                <w:szCs w:val="22"/>
                <w:lang w:eastAsia="en-US"/>
              </w:rPr>
              <w:t xml:space="preserve"> Checker </w:t>
            </w:r>
          </w:p>
        </w:tc>
      </w:tr>
      <w:tr w:rsidR="00F041A6" w:rsidRPr="00D93221" w14:paraId="3AC20007" w14:textId="77777777" w:rsidTr="00D87B49">
        <w:trPr>
          <w:trHeight w:val="290"/>
        </w:trPr>
        <w:tc>
          <w:tcPr>
            <w:tcW w:w="946" w:type="pct"/>
            <w:tcBorders>
              <w:top w:val="nil"/>
              <w:left w:val="single" w:sz="4" w:space="0" w:color="auto"/>
              <w:bottom w:val="single" w:sz="4" w:space="0" w:color="auto"/>
              <w:right w:val="single" w:sz="4" w:space="0" w:color="auto"/>
            </w:tcBorders>
            <w:shd w:val="clear" w:color="auto" w:fill="auto"/>
            <w:vAlign w:val="center"/>
            <w:hideMark/>
          </w:tcPr>
          <w:p w14:paraId="20FAA05D" w14:textId="77777777" w:rsidR="00F041A6" w:rsidRPr="00D93221" w:rsidRDefault="00F041A6" w:rsidP="00D87B49">
            <w:pPr>
              <w:suppressAutoHyphens w:val="0"/>
              <w:spacing w:line="240" w:lineRule="auto"/>
              <w:rPr>
                <w:rFonts w:cs="Calibri"/>
                <w:color w:val="000000"/>
                <w:sz w:val="22"/>
                <w:szCs w:val="22"/>
                <w:lang w:eastAsia="en-US"/>
              </w:rPr>
            </w:pPr>
            <w:r w:rsidRPr="00D93221">
              <w:rPr>
                <w:rFonts w:cs="Calibri"/>
                <w:color w:val="000000"/>
                <w:sz w:val="22"/>
                <w:szCs w:val="22"/>
                <w:lang w:eastAsia="en-US"/>
              </w:rPr>
              <w:t xml:space="preserve">Reject </w:t>
            </w:r>
          </w:p>
        </w:tc>
        <w:tc>
          <w:tcPr>
            <w:tcW w:w="2445" w:type="pct"/>
            <w:tcBorders>
              <w:top w:val="nil"/>
              <w:left w:val="nil"/>
              <w:bottom w:val="single" w:sz="4" w:space="0" w:color="auto"/>
              <w:right w:val="single" w:sz="4" w:space="0" w:color="auto"/>
            </w:tcBorders>
            <w:shd w:val="clear" w:color="auto" w:fill="auto"/>
            <w:vAlign w:val="center"/>
            <w:hideMark/>
          </w:tcPr>
          <w:p w14:paraId="49E6E55B" w14:textId="77777777" w:rsidR="00F041A6" w:rsidRPr="00D93221" w:rsidRDefault="00F041A6" w:rsidP="00D87B49">
            <w:pPr>
              <w:suppressAutoHyphens w:val="0"/>
              <w:spacing w:line="240" w:lineRule="auto"/>
              <w:rPr>
                <w:rFonts w:cs="Calibri"/>
                <w:color w:val="000000"/>
                <w:sz w:val="22"/>
                <w:szCs w:val="22"/>
                <w:lang w:eastAsia="en-US"/>
              </w:rPr>
            </w:pPr>
            <w:r w:rsidRPr="00D93221">
              <w:rPr>
                <w:rFonts w:cs="Calibri"/>
                <w:color w:val="000000"/>
                <w:sz w:val="22"/>
                <w:szCs w:val="22"/>
                <w:lang w:eastAsia="en-US"/>
              </w:rPr>
              <w:t>For Reject Stage Integration to CPF</w:t>
            </w:r>
          </w:p>
        </w:tc>
        <w:tc>
          <w:tcPr>
            <w:tcW w:w="1609" w:type="pct"/>
            <w:tcBorders>
              <w:top w:val="nil"/>
              <w:left w:val="nil"/>
              <w:bottom w:val="single" w:sz="4" w:space="0" w:color="auto"/>
              <w:right w:val="single" w:sz="4" w:space="0" w:color="auto"/>
            </w:tcBorders>
            <w:vAlign w:val="center"/>
          </w:tcPr>
          <w:p w14:paraId="39F9AF2C" w14:textId="77777777" w:rsidR="00F041A6" w:rsidRPr="00D93221" w:rsidRDefault="00F041A6" w:rsidP="00D87B49">
            <w:pPr>
              <w:suppressAutoHyphens w:val="0"/>
              <w:spacing w:line="240" w:lineRule="auto"/>
              <w:rPr>
                <w:rFonts w:cs="Calibri"/>
                <w:color w:val="000000"/>
                <w:sz w:val="22"/>
                <w:szCs w:val="22"/>
                <w:lang w:eastAsia="en-US"/>
              </w:rPr>
            </w:pPr>
            <w:r w:rsidRPr="00D93221">
              <w:rPr>
                <w:rFonts w:cs="Calibri"/>
                <w:color w:val="000000"/>
                <w:sz w:val="22"/>
                <w:szCs w:val="22"/>
                <w:lang w:eastAsia="en-US"/>
              </w:rPr>
              <w:t xml:space="preserve">Sys Notify CPF </w:t>
            </w:r>
          </w:p>
        </w:tc>
      </w:tr>
      <w:tr w:rsidR="00F041A6" w:rsidRPr="00D93221" w14:paraId="4C554C58" w14:textId="77777777" w:rsidTr="00D87B49">
        <w:trPr>
          <w:trHeight w:val="290"/>
        </w:trPr>
        <w:tc>
          <w:tcPr>
            <w:tcW w:w="946" w:type="pct"/>
            <w:tcBorders>
              <w:top w:val="nil"/>
              <w:left w:val="single" w:sz="4" w:space="0" w:color="auto"/>
              <w:bottom w:val="single" w:sz="4" w:space="0" w:color="auto"/>
              <w:right w:val="single" w:sz="4" w:space="0" w:color="auto"/>
            </w:tcBorders>
            <w:shd w:val="clear" w:color="auto" w:fill="auto"/>
            <w:vAlign w:val="center"/>
            <w:hideMark/>
          </w:tcPr>
          <w:p w14:paraId="3F87EC9A" w14:textId="77777777" w:rsidR="00F041A6" w:rsidRPr="00D93221" w:rsidRDefault="00F041A6" w:rsidP="00D87B49">
            <w:pPr>
              <w:suppressAutoHyphens w:val="0"/>
              <w:spacing w:line="240" w:lineRule="auto"/>
              <w:rPr>
                <w:rFonts w:cs="Calibri"/>
                <w:color w:val="000000"/>
                <w:sz w:val="22"/>
                <w:szCs w:val="22"/>
                <w:lang w:eastAsia="en-US"/>
              </w:rPr>
            </w:pPr>
            <w:r w:rsidRPr="00D93221">
              <w:rPr>
                <w:rFonts w:cs="Calibri"/>
                <w:color w:val="000000"/>
                <w:sz w:val="22"/>
                <w:szCs w:val="22"/>
                <w:lang w:eastAsia="en-US"/>
              </w:rPr>
              <w:t xml:space="preserve">Submit </w:t>
            </w:r>
          </w:p>
        </w:tc>
        <w:tc>
          <w:tcPr>
            <w:tcW w:w="2445" w:type="pct"/>
            <w:tcBorders>
              <w:top w:val="nil"/>
              <w:left w:val="nil"/>
              <w:bottom w:val="single" w:sz="4" w:space="0" w:color="auto"/>
              <w:right w:val="single" w:sz="4" w:space="0" w:color="auto"/>
            </w:tcBorders>
            <w:shd w:val="clear" w:color="auto" w:fill="auto"/>
            <w:vAlign w:val="center"/>
            <w:hideMark/>
          </w:tcPr>
          <w:p w14:paraId="5C8CA48A" w14:textId="77777777" w:rsidR="00F041A6" w:rsidRPr="00D93221" w:rsidRDefault="00F041A6" w:rsidP="00D87B49">
            <w:pPr>
              <w:suppressAutoHyphens w:val="0"/>
              <w:spacing w:line="240" w:lineRule="auto"/>
              <w:rPr>
                <w:rFonts w:cs="Calibri"/>
                <w:color w:val="000000"/>
                <w:sz w:val="22"/>
                <w:szCs w:val="22"/>
                <w:lang w:eastAsia="en-US"/>
              </w:rPr>
            </w:pPr>
            <w:r w:rsidRPr="00D93221">
              <w:rPr>
                <w:rFonts w:cs="Calibri"/>
                <w:color w:val="000000"/>
                <w:sz w:val="22"/>
                <w:szCs w:val="22"/>
                <w:lang w:eastAsia="en-US"/>
              </w:rPr>
              <w:t xml:space="preserve">Always </w:t>
            </w:r>
          </w:p>
        </w:tc>
        <w:tc>
          <w:tcPr>
            <w:tcW w:w="1609" w:type="pct"/>
            <w:tcBorders>
              <w:top w:val="nil"/>
              <w:left w:val="nil"/>
              <w:bottom w:val="single" w:sz="4" w:space="0" w:color="auto"/>
              <w:right w:val="single" w:sz="4" w:space="0" w:color="auto"/>
            </w:tcBorders>
            <w:vAlign w:val="center"/>
          </w:tcPr>
          <w:p w14:paraId="1A911EBF" w14:textId="77777777" w:rsidR="00F041A6" w:rsidRPr="00D93221" w:rsidRDefault="00F041A6" w:rsidP="00D87B49">
            <w:pPr>
              <w:suppressAutoHyphens w:val="0"/>
              <w:spacing w:line="240" w:lineRule="auto"/>
              <w:rPr>
                <w:rFonts w:cs="Calibri"/>
                <w:color w:val="000000"/>
                <w:sz w:val="22"/>
                <w:szCs w:val="22"/>
                <w:lang w:eastAsia="en-US"/>
              </w:rPr>
            </w:pPr>
            <w:r w:rsidRPr="00D93221">
              <w:rPr>
                <w:rFonts w:cs="Calibri"/>
                <w:color w:val="000000"/>
                <w:sz w:val="22"/>
                <w:szCs w:val="22"/>
                <w:lang w:eastAsia="en-US"/>
              </w:rPr>
              <w:t>Disbursal Resubmission</w:t>
            </w:r>
          </w:p>
        </w:tc>
      </w:tr>
    </w:tbl>
    <w:p w14:paraId="1AB06264" w14:textId="77777777" w:rsidR="00C93A77" w:rsidRDefault="00C93A77" w:rsidP="00C93A77">
      <w:pPr>
        <w:spacing w:line="360" w:lineRule="auto"/>
      </w:pPr>
    </w:p>
    <w:p w14:paraId="44A574DF" w14:textId="77777777" w:rsidR="00C93A77" w:rsidRDefault="00C93A77" w:rsidP="00C93A77"/>
    <w:p w14:paraId="4F788305" w14:textId="77777777" w:rsidR="00481EA5" w:rsidRDefault="00481EA5" w:rsidP="00C93A77"/>
    <w:p w14:paraId="0F534C82" w14:textId="77777777" w:rsidR="00481EA5" w:rsidRDefault="00481EA5" w:rsidP="00C93A77"/>
    <w:p w14:paraId="72F80B46" w14:textId="77777777" w:rsidR="00481EA5" w:rsidRDefault="00481EA5" w:rsidP="00C93A77"/>
    <w:p w14:paraId="1A816B40" w14:textId="77777777" w:rsidR="00C93A77" w:rsidRDefault="00C93A77" w:rsidP="00C93A77">
      <w:pPr>
        <w:pStyle w:val="Heading3"/>
        <w:numPr>
          <w:ilvl w:val="2"/>
          <w:numId w:val="2"/>
        </w:numPr>
      </w:pPr>
      <w:bookmarkStart w:id="97" w:name="_Toc206760657"/>
      <w:r>
        <w:lastRenderedPageBreak/>
        <w:t>Access Details</w:t>
      </w:r>
      <w:bookmarkEnd w:id="97"/>
      <w:r>
        <w:t xml:space="preserve"> </w:t>
      </w:r>
    </w:p>
    <w:p w14:paraId="71FC40BA" w14:textId="77777777" w:rsidR="00C93A77" w:rsidRDefault="00C93A77" w:rsidP="00C93A77"/>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C93A77" w:rsidRPr="009B444E" w14:paraId="21886A6E" w14:textId="77777777" w:rsidTr="00D87B49">
        <w:tc>
          <w:tcPr>
            <w:tcW w:w="3681" w:type="dxa"/>
          </w:tcPr>
          <w:p w14:paraId="754C0E89" w14:textId="77777777" w:rsidR="00C93A77" w:rsidRPr="009B444E" w:rsidRDefault="00C93A77" w:rsidP="00D87B49">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01D69E6D" w14:textId="3A4F4972" w:rsidR="00C93A77" w:rsidRPr="009B444E" w:rsidRDefault="00C93A77" w:rsidP="00D87B49">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 xml:space="preserve">users added to the Awaiting </w:t>
            </w:r>
            <w:r w:rsidR="006300CD">
              <w:rPr>
                <w:rFonts w:eastAsia="Calibri" w:cs="Arial"/>
                <w:szCs w:val="24"/>
              </w:rPr>
              <w:t>STL</w:t>
            </w:r>
            <w:r>
              <w:rPr>
                <w:rFonts w:eastAsia="Calibri" w:cs="Arial"/>
                <w:szCs w:val="24"/>
              </w:rPr>
              <w:t xml:space="preserve"> group. </w:t>
            </w:r>
          </w:p>
        </w:tc>
      </w:tr>
      <w:tr w:rsidR="00C93A77" w:rsidRPr="009B444E" w14:paraId="3C3E4AB2" w14:textId="77777777" w:rsidTr="00D87B49">
        <w:tc>
          <w:tcPr>
            <w:tcW w:w="3681" w:type="dxa"/>
          </w:tcPr>
          <w:p w14:paraId="0967C599" w14:textId="77777777" w:rsidR="00C93A77" w:rsidRPr="009B444E" w:rsidRDefault="00C93A77" w:rsidP="00D87B49">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6D143B92" w14:textId="77777777" w:rsidR="00C93A77" w:rsidRPr="009B444E" w:rsidRDefault="00C93A77" w:rsidP="00D87B49">
            <w:pPr>
              <w:pStyle w:val="ListParagraph"/>
              <w:spacing w:line="360" w:lineRule="auto"/>
              <w:ind w:left="0"/>
              <w:jc w:val="both"/>
              <w:rPr>
                <w:rFonts w:eastAsia="Calibri" w:cs="Arial"/>
                <w:szCs w:val="24"/>
              </w:rPr>
            </w:pPr>
            <w:r>
              <w:rPr>
                <w:rFonts w:eastAsia="Calibri" w:cs="Arial"/>
                <w:szCs w:val="24"/>
              </w:rPr>
              <w:t>NA</w:t>
            </w:r>
          </w:p>
        </w:tc>
      </w:tr>
      <w:tr w:rsidR="00C93A77" w:rsidRPr="009B444E" w14:paraId="376677B3" w14:textId="77777777" w:rsidTr="00D87B49">
        <w:tc>
          <w:tcPr>
            <w:tcW w:w="3681" w:type="dxa"/>
          </w:tcPr>
          <w:p w14:paraId="3CC475D7" w14:textId="77777777" w:rsidR="00C93A77" w:rsidRPr="009B444E" w:rsidRDefault="00C93A77" w:rsidP="00D87B49">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57E99784" w14:textId="77777777" w:rsidR="00C93A77" w:rsidRPr="009B444E" w:rsidRDefault="00C93A77" w:rsidP="00D87B49">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C93A77" w:rsidRPr="009B444E" w14:paraId="7BB7F5D9" w14:textId="77777777" w:rsidTr="00D87B49">
        <w:tc>
          <w:tcPr>
            <w:tcW w:w="3681" w:type="dxa"/>
          </w:tcPr>
          <w:p w14:paraId="710AD236" w14:textId="77777777" w:rsidR="00C93A77" w:rsidRPr="009B444E" w:rsidRDefault="00C93A77" w:rsidP="00D87B49">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472F46B2" w14:textId="77777777" w:rsidR="00C93A77" w:rsidRPr="009B444E" w:rsidRDefault="00C93A77" w:rsidP="00D87B49">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C93A77" w:rsidRPr="009B444E" w14:paraId="457A6DC5" w14:textId="77777777" w:rsidTr="00D87B49">
        <w:tc>
          <w:tcPr>
            <w:tcW w:w="3681" w:type="dxa"/>
          </w:tcPr>
          <w:p w14:paraId="5B5F8835" w14:textId="77777777" w:rsidR="00C93A77" w:rsidRPr="009B444E" w:rsidRDefault="00C93A77" w:rsidP="00D87B49">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7AF93530" w14:textId="77777777" w:rsidR="00C93A77" w:rsidRPr="009B444E" w:rsidRDefault="00C93A77" w:rsidP="00D87B49">
            <w:pPr>
              <w:pStyle w:val="ListParagraph"/>
              <w:spacing w:line="360" w:lineRule="auto"/>
              <w:ind w:left="0"/>
              <w:jc w:val="both"/>
              <w:rPr>
                <w:rFonts w:eastAsia="Calibri" w:cs="Arial"/>
                <w:szCs w:val="24"/>
              </w:rPr>
            </w:pPr>
            <w:r w:rsidRPr="009B444E">
              <w:rPr>
                <w:rFonts w:eastAsia="Calibri" w:cs="Arial"/>
                <w:szCs w:val="24"/>
              </w:rPr>
              <w:t>None</w:t>
            </w:r>
          </w:p>
        </w:tc>
      </w:tr>
    </w:tbl>
    <w:p w14:paraId="04D1F7CF" w14:textId="77777777" w:rsidR="00C93A77" w:rsidRDefault="00C93A77" w:rsidP="00C93A77"/>
    <w:p w14:paraId="53B7584D" w14:textId="77777777" w:rsidR="00C93A77" w:rsidRDefault="00C93A77" w:rsidP="00C93A77"/>
    <w:p w14:paraId="6DAF2343" w14:textId="77777777" w:rsidR="006300CD" w:rsidRDefault="006300CD" w:rsidP="00C93A77"/>
    <w:p w14:paraId="6624E584" w14:textId="77777777" w:rsidR="006300CD" w:rsidRDefault="006300CD" w:rsidP="00C93A77"/>
    <w:p w14:paraId="19FCFB86" w14:textId="77777777" w:rsidR="006300CD" w:rsidRDefault="006300CD" w:rsidP="00C93A77"/>
    <w:p w14:paraId="4636C438" w14:textId="77777777" w:rsidR="006300CD" w:rsidRDefault="006300CD" w:rsidP="00C93A77"/>
    <w:p w14:paraId="65C73A54" w14:textId="711B699A" w:rsidR="006300CD" w:rsidRDefault="00FB05F2" w:rsidP="00443E68">
      <w:pPr>
        <w:pStyle w:val="Heading2"/>
        <w:numPr>
          <w:ilvl w:val="1"/>
          <w:numId w:val="2"/>
        </w:numPr>
      </w:pPr>
      <w:bookmarkStart w:id="98" w:name="_Toc206760658"/>
      <w:r>
        <w:t>Awaiting STL Checker</w:t>
      </w:r>
      <w:bookmarkEnd w:id="98"/>
      <w:r>
        <w:t xml:space="preserve"> </w:t>
      </w:r>
    </w:p>
    <w:p w14:paraId="045193CC" w14:textId="77777777" w:rsidR="00FB05F2" w:rsidRPr="00FB05F2" w:rsidRDefault="00FB05F2" w:rsidP="00FB05F2"/>
    <w:p w14:paraId="28CB96A2" w14:textId="63EE8833" w:rsidR="00BB6A2B" w:rsidRPr="00BB6A2B" w:rsidRDefault="00BB6A2B" w:rsidP="00BB6A2B">
      <w:pPr>
        <w:pStyle w:val="Heading3"/>
        <w:numPr>
          <w:ilvl w:val="2"/>
          <w:numId w:val="2"/>
        </w:numPr>
      </w:pPr>
      <w:bookmarkStart w:id="99" w:name="_Toc206760659"/>
      <w:r>
        <w:t>Description</w:t>
      </w:r>
      <w:bookmarkEnd w:id="99"/>
    </w:p>
    <w:p w14:paraId="7165CFE3" w14:textId="77777777" w:rsidR="00BB6A2B" w:rsidRDefault="00BB6A2B" w:rsidP="00BB6A2B"/>
    <w:p w14:paraId="69E5362B" w14:textId="77777777" w:rsidR="00BB6A2B" w:rsidRDefault="00BB6A2B" w:rsidP="00BB6A2B">
      <w:pPr>
        <w:pStyle w:val="ListParagraph"/>
        <w:numPr>
          <w:ilvl w:val="0"/>
          <w:numId w:val="5"/>
        </w:numPr>
        <w:spacing w:line="360" w:lineRule="auto"/>
      </w:pPr>
      <w:r>
        <w:t xml:space="preserve">This will be a user queue. i.e., the users will have access to this queue. </w:t>
      </w:r>
    </w:p>
    <w:p w14:paraId="195BEF75" w14:textId="77777777" w:rsidR="00BB6A2B" w:rsidRDefault="00BB6A2B" w:rsidP="00BB6A2B">
      <w:pPr>
        <w:pStyle w:val="ListParagraph"/>
        <w:numPr>
          <w:ilvl w:val="0"/>
          <w:numId w:val="5"/>
        </w:numPr>
        <w:spacing w:line="360" w:lineRule="auto"/>
      </w:pPr>
      <w:r>
        <w:t xml:space="preserve">The WI will route to this queue based on the condition below: </w:t>
      </w:r>
    </w:p>
    <w:p w14:paraId="76FE1B31" w14:textId="25D303D4" w:rsidR="00BB6A2B" w:rsidRDefault="00BB6A2B" w:rsidP="003E3F52">
      <w:pPr>
        <w:pStyle w:val="ListParagraph"/>
        <w:numPr>
          <w:ilvl w:val="0"/>
          <w:numId w:val="39"/>
        </w:numPr>
        <w:spacing w:line="360" w:lineRule="auto"/>
      </w:pPr>
      <w:r>
        <w:t xml:space="preserve">The WI will come from Awaiting </w:t>
      </w:r>
      <w:r w:rsidR="00324DEE">
        <w:t>STL</w:t>
      </w:r>
      <w:r>
        <w:t xml:space="preserve"> queue if the decision taken by the user was Send to Checker. </w:t>
      </w:r>
    </w:p>
    <w:p w14:paraId="0D660FC7" w14:textId="77777777" w:rsidR="00BB6A2B" w:rsidRDefault="00BB6A2B" w:rsidP="00BB6A2B">
      <w:pPr>
        <w:pStyle w:val="ListParagraph"/>
        <w:numPr>
          <w:ilvl w:val="0"/>
          <w:numId w:val="5"/>
        </w:numPr>
        <w:spacing w:line="360" w:lineRule="auto"/>
      </w:pPr>
      <w:r>
        <w:t xml:space="preserve">The user will open the WI and review it. </w:t>
      </w:r>
    </w:p>
    <w:p w14:paraId="1F780B34" w14:textId="77777777" w:rsidR="00BB6A2B" w:rsidRDefault="00BB6A2B" w:rsidP="00BB6A2B">
      <w:pPr>
        <w:pStyle w:val="ListParagraph"/>
        <w:numPr>
          <w:ilvl w:val="0"/>
          <w:numId w:val="5"/>
        </w:numPr>
        <w:spacing w:line="360" w:lineRule="auto"/>
      </w:pPr>
      <w:r>
        <w:t xml:space="preserve">The user can validate or upload any documents if required. </w:t>
      </w:r>
    </w:p>
    <w:p w14:paraId="5B528F6C" w14:textId="77777777" w:rsidR="00BB6A2B" w:rsidRDefault="00BB6A2B" w:rsidP="00BB6A2B">
      <w:pPr>
        <w:pStyle w:val="ListParagraph"/>
        <w:numPr>
          <w:ilvl w:val="0"/>
          <w:numId w:val="5"/>
        </w:numPr>
        <w:spacing w:line="360" w:lineRule="auto"/>
      </w:pPr>
      <w:r>
        <w:t xml:space="preserve">The user will have the following decisions: </w:t>
      </w:r>
    </w:p>
    <w:p w14:paraId="095511A8" w14:textId="17E36C94" w:rsidR="00BB6A2B" w:rsidRDefault="00BB6A2B" w:rsidP="003E3F52">
      <w:pPr>
        <w:pStyle w:val="ListParagraph"/>
        <w:numPr>
          <w:ilvl w:val="0"/>
          <w:numId w:val="39"/>
        </w:numPr>
        <w:spacing w:line="360" w:lineRule="auto"/>
      </w:pPr>
      <w:r w:rsidRPr="00505012">
        <w:rPr>
          <w:b/>
          <w:bCs/>
        </w:rPr>
        <w:t>Send Back to Maker:</w:t>
      </w:r>
      <w:r>
        <w:t xml:space="preserve"> The user will take this decision if he wants to send back the WI to Awaiting </w:t>
      </w:r>
      <w:r w:rsidR="00324DEE">
        <w:t xml:space="preserve">STL </w:t>
      </w:r>
      <w:r>
        <w:t xml:space="preserve">queue. </w:t>
      </w:r>
    </w:p>
    <w:p w14:paraId="1F931155" w14:textId="77777777" w:rsidR="00BB6A2B" w:rsidRDefault="00BB6A2B" w:rsidP="003E3F52">
      <w:pPr>
        <w:pStyle w:val="ListParagraph"/>
        <w:numPr>
          <w:ilvl w:val="0"/>
          <w:numId w:val="39"/>
        </w:numPr>
        <w:spacing w:line="360" w:lineRule="auto"/>
      </w:pPr>
      <w:r>
        <w:rPr>
          <w:b/>
          <w:bCs/>
        </w:rPr>
        <w:t>Approve</w:t>
      </w:r>
      <w:r w:rsidRPr="00505012">
        <w:rPr>
          <w:b/>
          <w:bCs/>
        </w:rPr>
        <w:t>:</w:t>
      </w:r>
      <w:r>
        <w:t xml:space="preserve"> The user will take this decision if he wants to approve the WI and submit it ahead. </w:t>
      </w:r>
    </w:p>
    <w:p w14:paraId="680C9F4D" w14:textId="77777777" w:rsidR="00BB6A2B" w:rsidRDefault="00BB6A2B" w:rsidP="003E3F52">
      <w:pPr>
        <w:pStyle w:val="ListParagraph"/>
        <w:numPr>
          <w:ilvl w:val="0"/>
          <w:numId w:val="39"/>
        </w:numPr>
        <w:spacing w:line="360" w:lineRule="auto"/>
      </w:pPr>
      <w:r w:rsidRPr="00505012">
        <w:rPr>
          <w:b/>
          <w:bCs/>
        </w:rPr>
        <w:t xml:space="preserve">Return to Source: </w:t>
      </w:r>
      <w:r>
        <w:t xml:space="preserve">The user will take this decision if he wants to send back the WI and Introduction Stage. </w:t>
      </w:r>
    </w:p>
    <w:p w14:paraId="47483A5E" w14:textId="77777777" w:rsidR="00BB6A2B" w:rsidRDefault="00BB6A2B" w:rsidP="00BB6A2B">
      <w:pPr>
        <w:pStyle w:val="ListParagraph"/>
        <w:numPr>
          <w:ilvl w:val="0"/>
          <w:numId w:val="5"/>
        </w:numPr>
        <w:spacing w:line="360" w:lineRule="auto"/>
      </w:pPr>
      <w:r>
        <w:t xml:space="preserve">The WI will move to the following queues as per the conditions below: </w:t>
      </w:r>
    </w:p>
    <w:tbl>
      <w:tblPr>
        <w:tblW w:w="5000" w:type="pct"/>
        <w:tblLook w:val="04A0" w:firstRow="1" w:lastRow="0" w:firstColumn="1" w:lastColumn="0" w:noHBand="0" w:noVBand="1"/>
      </w:tblPr>
      <w:tblGrid>
        <w:gridCol w:w="2155"/>
        <w:gridCol w:w="2912"/>
        <w:gridCol w:w="3949"/>
      </w:tblGrid>
      <w:tr w:rsidR="00BB6A2B" w:rsidRPr="0023085B" w14:paraId="5DD541D1" w14:textId="77777777" w:rsidTr="00D87B49">
        <w:trPr>
          <w:trHeight w:val="290"/>
        </w:trPr>
        <w:tc>
          <w:tcPr>
            <w:tcW w:w="1195" w:type="pct"/>
            <w:tcBorders>
              <w:top w:val="single" w:sz="4" w:space="0" w:color="auto"/>
              <w:left w:val="single" w:sz="4" w:space="0" w:color="auto"/>
              <w:bottom w:val="single" w:sz="4" w:space="0" w:color="auto"/>
              <w:right w:val="single" w:sz="4" w:space="0" w:color="auto"/>
            </w:tcBorders>
            <w:shd w:val="clear" w:color="auto" w:fill="auto"/>
            <w:vAlign w:val="center"/>
          </w:tcPr>
          <w:p w14:paraId="38F4097B" w14:textId="77777777" w:rsidR="00BB6A2B" w:rsidRPr="0023085B" w:rsidRDefault="00BB6A2B" w:rsidP="00D87B49">
            <w:pPr>
              <w:suppressAutoHyphens w:val="0"/>
              <w:spacing w:line="240" w:lineRule="auto"/>
              <w:rPr>
                <w:rFonts w:cs="Calibri"/>
                <w:b/>
                <w:bCs/>
                <w:color w:val="000000"/>
                <w:sz w:val="22"/>
                <w:szCs w:val="22"/>
                <w:lang w:eastAsia="en-US"/>
              </w:rPr>
            </w:pPr>
            <w:r w:rsidRPr="0023085B">
              <w:rPr>
                <w:rFonts w:cs="Calibri"/>
                <w:b/>
                <w:bCs/>
                <w:color w:val="000000"/>
                <w:sz w:val="22"/>
                <w:szCs w:val="22"/>
                <w:lang w:eastAsia="en-US"/>
              </w:rPr>
              <w:t>Decision</w:t>
            </w:r>
          </w:p>
        </w:tc>
        <w:tc>
          <w:tcPr>
            <w:tcW w:w="1615" w:type="pct"/>
            <w:tcBorders>
              <w:top w:val="single" w:sz="4" w:space="0" w:color="auto"/>
              <w:left w:val="nil"/>
              <w:bottom w:val="single" w:sz="4" w:space="0" w:color="auto"/>
              <w:right w:val="single" w:sz="4" w:space="0" w:color="auto"/>
            </w:tcBorders>
            <w:shd w:val="clear" w:color="auto" w:fill="auto"/>
            <w:vAlign w:val="center"/>
          </w:tcPr>
          <w:p w14:paraId="051C8BA7" w14:textId="77777777" w:rsidR="00BB6A2B" w:rsidRPr="0023085B" w:rsidRDefault="00BB6A2B" w:rsidP="00D87B49">
            <w:pPr>
              <w:suppressAutoHyphens w:val="0"/>
              <w:spacing w:line="240" w:lineRule="auto"/>
              <w:rPr>
                <w:rFonts w:cs="Calibri"/>
                <w:b/>
                <w:bCs/>
                <w:color w:val="000000"/>
                <w:sz w:val="22"/>
                <w:szCs w:val="22"/>
                <w:lang w:eastAsia="en-US"/>
              </w:rPr>
            </w:pPr>
            <w:r w:rsidRPr="0023085B">
              <w:rPr>
                <w:rFonts w:cs="Calibri"/>
                <w:b/>
                <w:bCs/>
                <w:color w:val="000000"/>
                <w:sz w:val="22"/>
                <w:szCs w:val="22"/>
                <w:lang w:eastAsia="en-US"/>
              </w:rPr>
              <w:t>Condition</w:t>
            </w:r>
          </w:p>
        </w:tc>
        <w:tc>
          <w:tcPr>
            <w:tcW w:w="2190" w:type="pct"/>
            <w:tcBorders>
              <w:top w:val="single" w:sz="4" w:space="0" w:color="auto"/>
              <w:left w:val="nil"/>
              <w:bottom w:val="single" w:sz="4" w:space="0" w:color="auto"/>
              <w:right w:val="single" w:sz="4" w:space="0" w:color="auto"/>
            </w:tcBorders>
            <w:vAlign w:val="center"/>
          </w:tcPr>
          <w:p w14:paraId="33264296" w14:textId="77777777" w:rsidR="00BB6A2B" w:rsidRPr="0023085B" w:rsidRDefault="00BB6A2B" w:rsidP="00D87B49">
            <w:pPr>
              <w:suppressAutoHyphens w:val="0"/>
              <w:spacing w:line="240" w:lineRule="auto"/>
              <w:rPr>
                <w:rFonts w:cs="Calibri"/>
                <w:b/>
                <w:bCs/>
                <w:color w:val="000000"/>
                <w:sz w:val="22"/>
                <w:szCs w:val="22"/>
                <w:lang w:eastAsia="en-US"/>
              </w:rPr>
            </w:pPr>
            <w:r w:rsidRPr="0023085B">
              <w:rPr>
                <w:rFonts w:cs="Calibri"/>
                <w:b/>
                <w:bCs/>
                <w:color w:val="000000"/>
                <w:sz w:val="22"/>
                <w:szCs w:val="22"/>
                <w:lang w:eastAsia="en-US"/>
              </w:rPr>
              <w:t xml:space="preserve">WI moves to </w:t>
            </w:r>
          </w:p>
        </w:tc>
      </w:tr>
      <w:tr w:rsidR="00BB6A2B" w:rsidRPr="0023085B" w14:paraId="2830F679" w14:textId="77777777" w:rsidTr="00D87B49">
        <w:trPr>
          <w:trHeight w:val="290"/>
        </w:trPr>
        <w:tc>
          <w:tcPr>
            <w:tcW w:w="119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94ADA26" w14:textId="77777777" w:rsidR="00BB6A2B" w:rsidRPr="0023085B" w:rsidRDefault="00BB6A2B" w:rsidP="00D87B49">
            <w:pPr>
              <w:suppressAutoHyphens w:val="0"/>
              <w:spacing w:line="240" w:lineRule="auto"/>
              <w:rPr>
                <w:rFonts w:cs="Calibri"/>
                <w:color w:val="000000"/>
                <w:sz w:val="22"/>
                <w:szCs w:val="22"/>
                <w:lang w:eastAsia="en-US"/>
              </w:rPr>
            </w:pPr>
            <w:r w:rsidRPr="0023085B">
              <w:rPr>
                <w:rFonts w:cs="Calibri"/>
                <w:color w:val="000000"/>
                <w:sz w:val="22"/>
                <w:szCs w:val="22"/>
                <w:lang w:eastAsia="en-US"/>
              </w:rPr>
              <w:t>Return to Source</w:t>
            </w:r>
          </w:p>
        </w:tc>
        <w:tc>
          <w:tcPr>
            <w:tcW w:w="1615" w:type="pct"/>
            <w:tcBorders>
              <w:top w:val="single" w:sz="4" w:space="0" w:color="auto"/>
              <w:left w:val="nil"/>
              <w:bottom w:val="single" w:sz="4" w:space="0" w:color="auto"/>
              <w:right w:val="single" w:sz="4" w:space="0" w:color="auto"/>
            </w:tcBorders>
            <w:shd w:val="clear" w:color="auto" w:fill="auto"/>
            <w:vAlign w:val="center"/>
            <w:hideMark/>
          </w:tcPr>
          <w:p w14:paraId="279FBAE0" w14:textId="77777777" w:rsidR="00BB6A2B" w:rsidRPr="0023085B" w:rsidRDefault="00BB6A2B" w:rsidP="00D87B49">
            <w:pPr>
              <w:suppressAutoHyphens w:val="0"/>
              <w:spacing w:line="240" w:lineRule="auto"/>
              <w:rPr>
                <w:rFonts w:cs="Calibri"/>
                <w:color w:val="000000"/>
                <w:sz w:val="22"/>
                <w:szCs w:val="22"/>
                <w:lang w:eastAsia="en-US"/>
              </w:rPr>
            </w:pPr>
            <w:r w:rsidRPr="0023085B">
              <w:rPr>
                <w:rFonts w:cs="Calibri"/>
                <w:color w:val="000000"/>
                <w:sz w:val="22"/>
                <w:szCs w:val="22"/>
                <w:lang w:eastAsia="en-US"/>
              </w:rPr>
              <w:t xml:space="preserve">Always </w:t>
            </w:r>
          </w:p>
        </w:tc>
        <w:tc>
          <w:tcPr>
            <w:tcW w:w="2190" w:type="pct"/>
            <w:tcBorders>
              <w:top w:val="single" w:sz="4" w:space="0" w:color="auto"/>
              <w:left w:val="nil"/>
              <w:bottom w:val="single" w:sz="4" w:space="0" w:color="auto"/>
              <w:right w:val="single" w:sz="4" w:space="0" w:color="auto"/>
            </w:tcBorders>
            <w:vAlign w:val="center"/>
          </w:tcPr>
          <w:p w14:paraId="35D0D966" w14:textId="77777777" w:rsidR="00BB6A2B" w:rsidRPr="0023085B" w:rsidRDefault="00BB6A2B" w:rsidP="00D87B49">
            <w:pPr>
              <w:suppressAutoHyphens w:val="0"/>
              <w:spacing w:line="240" w:lineRule="auto"/>
              <w:rPr>
                <w:rFonts w:cs="Calibri"/>
                <w:color w:val="000000"/>
                <w:sz w:val="22"/>
                <w:szCs w:val="22"/>
                <w:lang w:eastAsia="en-US"/>
              </w:rPr>
            </w:pPr>
            <w:r w:rsidRPr="0023085B">
              <w:rPr>
                <w:rFonts w:cs="Calibri"/>
                <w:color w:val="000000"/>
                <w:sz w:val="22"/>
                <w:szCs w:val="22"/>
                <w:lang w:eastAsia="en-US"/>
              </w:rPr>
              <w:t>Initiator Return</w:t>
            </w:r>
          </w:p>
        </w:tc>
      </w:tr>
      <w:tr w:rsidR="00BB6A2B" w:rsidRPr="0023085B" w14:paraId="0D419764" w14:textId="77777777" w:rsidTr="00D87B49">
        <w:trPr>
          <w:trHeight w:val="290"/>
        </w:trPr>
        <w:tc>
          <w:tcPr>
            <w:tcW w:w="1195" w:type="pct"/>
            <w:tcBorders>
              <w:top w:val="nil"/>
              <w:left w:val="single" w:sz="4" w:space="0" w:color="auto"/>
              <w:bottom w:val="single" w:sz="4" w:space="0" w:color="auto"/>
              <w:right w:val="single" w:sz="4" w:space="0" w:color="auto"/>
            </w:tcBorders>
            <w:shd w:val="clear" w:color="auto" w:fill="auto"/>
            <w:vAlign w:val="center"/>
            <w:hideMark/>
          </w:tcPr>
          <w:p w14:paraId="796C4051" w14:textId="77777777" w:rsidR="00BB6A2B" w:rsidRPr="0023085B" w:rsidRDefault="00BB6A2B" w:rsidP="00D87B49">
            <w:pPr>
              <w:suppressAutoHyphens w:val="0"/>
              <w:spacing w:line="240" w:lineRule="auto"/>
              <w:rPr>
                <w:rFonts w:cs="Calibri"/>
                <w:color w:val="000000"/>
                <w:sz w:val="22"/>
                <w:szCs w:val="22"/>
                <w:lang w:eastAsia="en-US"/>
              </w:rPr>
            </w:pPr>
            <w:r w:rsidRPr="0023085B">
              <w:rPr>
                <w:rFonts w:cs="Calibri"/>
                <w:color w:val="000000"/>
                <w:sz w:val="22"/>
                <w:szCs w:val="22"/>
                <w:lang w:eastAsia="en-US"/>
              </w:rPr>
              <w:t xml:space="preserve">Send Back to Maker </w:t>
            </w:r>
          </w:p>
        </w:tc>
        <w:tc>
          <w:tcPr>
            <w:tcW w:w="1615" w:type="pct"/>
            <w:tcBorders>
              <w:top w:val="nil"/>
              <w:left w:val="nil"/>
              <w:bottom w:val="single" w:sz="4" w:space="0" w:color="auto"/>
              <w:right w:val="single" w:sz="4" w:space="0" w:color="auto"/>
            </w:tcBorders>
            <w:shd w:val="clear" w:color="auto" w:fill="auto"/>
            <w:vAlign w:val="center"/>
            <w:hideMark/>
          </w:tcPr>
          <w:p w14:paraId="48EC64C0" w14:textId="77777777" w:rsidR="00BB6A2B" w:rsidRPr="0023085B" w:rsidRDefault="00BB6A2B" w:rsidP="00D87B49">
            <w:pPr>
              <w:suppressAutoHyphens w:val="0"/>
              <w:spacing w:line="240" w:lineRule="auto"/>
              <w:rPr>
                <w:rFonts w:cs="Calibri"/>
                <w:color w:val="000000"/>
                <w:sz w:val="22"/>
                <w:szCs w:val="22"/>
                <w:lang w:eastAsia="en-US"/>
              </w:rPr>
            </w:pPr>
            <w:r w:rsidRPr="0023085B">
              <w:rPr>
                <w:rFonts w:cs="Calibri"/>
                <w:color w:val="000000"/>
                <w:sz w:val="22"/>
                <w:szCs w:val="22"/>
                <w:lang w:eastAsia="en-US"/>
              </w:rPr>
              <w:t xml:space="preserve">Always </w:t>
            </w:r>
          </w:p>
        </w:tc>
        <w:tc>
          <w:tcPr>
            <w:tcW w:w="2190" w:type="pct"/>
            <w:tcBorders>
              <w:top w:val="nil"/>
              <w:left w:val="nil"/>
              <w:bottom w:val="single" w:sz="4" w:space="0" w:color="auto"/>
              <w:right w:val="single" w:sz="4" w:space="0" w:color="auto"/>
            </w:tcBorders>
            <w:vAlign w:val="center"/>
          </w:tcPr>
          <w:p w14:paraId="2FE2075F" w14:textId="39C9B747" w:rsidR="00BB6A2B" w:rsidRPr="0023085B" w:rsidRDefault="00BB6A2B" w:rsidP="00D87B49">
            <w:pPr>
              <w:suppressAutoHyphens w:val="0"/>
              <w:spacing w:line="240" w:lineRule="auto"/>
              <w:rPr>
                <w:rFonts w:cs="Calibri"/>
                <w:color w:val="000000"/>
                <w:sz w:val="22"/>
                <w:szCs w:val="22"/>
                <w:lang w:eastAsia="en-US"/>
              </w:rPr>
            </w:pPr>
            <w:r w:rsidRPr="0023085B">
              <w:rPr>
                <w:rFonts w:cs="Calibri"/>
                <w:color w:val="000000"/>
                <w:sz w:val="22"/>
                <w:szCs w:val="22"/>
                <w:lang w:eastAsia="en-US"/>
              </w:rPr>
              <w:t xml:space="preserve">Awaiting </w:t>
            </w:r>
            <w:r w:rsidR="00324DEE">
              <w:rPr>
                <w:rFonts w:cs="Calibri"/>
                <w:color w:val="000000"/>
                <w:sz w:val="22"/>
                <w:szCs w:val="22"/>
                <w:lang w:eastAsia="en-US"/>
              </w:rPr>
              <w:t xml:space="preserve">STL </w:t>
            </w:r>
          </w:p>
        </w:tc>
      </w:tr>
      <w:tr w:rsidR="00BB6A2B" w:rsidRPr="0023085B" w14:paraId="31845B19" w14:textId="77777777" w:rsidTr="00D87B49">
        <w:trPr>
          <w:trHeight w:val="290"/>
        </w:trPr>
        <w:tc>
          <w:tcPr>
            <w:tcW w:w="1195" w:type="pct"/>
            <w:tcBorders>
              <w:top w:val="nil"/>
              <w:left w:val="single" w:sz="4" w:space="0" w:color="auto"/>
              <w:bottom w:val="single" w:sz="4" w:space="0" w:color="auto"/>
              <w:right w:val="single" w:sz="4" w:space="0" w:color="auto"/>
            </w:tcBorders>
            <w:shd w:val="clear" w:color="auto" w:fill="auto"/>
            <w:vAlign w:val="center"/>
            <w:hideMark/>
          </w:tcPr>
          <w:p w14:paraId="28597C92" w14:textId="77777777" w:rsidR="00BB6A2B" w:rsidRPr="0023085B" w:rsidRDefault="00BB6A2B" w:rsidP="00D87B49">
            <w:pPr>
              <w:suppressAutoHyphens w:val="0"/>
              <w:spacing w:line="240" w:lineRule="auto"/>
              <w:rPr>
                <w:rFonts w:cs="Calibri"/>
                <w:color w:val="000000"/>
                <w:sz w:val="22"/>
                <w:szCs w:val="22"/>
                <w:lang w:eastAsia="en-US"/>
              </w:rPr>
            </w:pPr>
            <w:r w:rsidRPr="0023085B">
              <w:rPr>
                <w:rFonts w:cs="Calibri"/>
                <w:color w:val="000000"/>
                <w:sz w:val="22"/>
                <w:szCs w:val="22"/>
                <w:lang w:eastAsia="en-US"/>
              </w:rPr>
              <w:lastRenderedPageBreak/>
              <w:t>Approve</w:t>
            </w:r>
          </w:p>
        </w:tc>
        <w:tc>
          <w:tcPr>
            <w:tcW w:w="1615" w:type="pct"/>
            <w:tcBorders>
              <w:top w:val="nil"/>
              <w:left w:val="nil"/>
              <w:bottom w:val="single" w:sz="4" w:space="0" w:color="auto"/>
              <w:right w:val="single" w:sz="4" w:space="0" w:color="auto"/>
            </w:tcBorders>
            <w:shd w:val="clear" w:color="auto" w:fill="auto"/>
            <w:vAlign w:val="center"/>
            <w:hideMark/>
          </w:tcPr>
          <w:p w14:paraId="0C0CAB15" w14:textId="77777777" w:rsidR="00BB6A2B" w:rsidRPr="0023085B" w:rsidRDefault="00BB6A2B" w:rsidP="00D87B49">
            <w:pPr>
              <w:suppressAutoHyphens w:val="0"/>
              <w:spacing w:line="240" w:lineRule="auto"/>
              <w:rPr>
                <w:rFonts w:cs="Calibri"/>
                <w:color w:val="000000"/>
                <w:sz w:val="22"/>
                <w:szCs w:val="22"/>
                <w:lang w:eastAsia="en-US"/>
              </w:rPr>
            </w:pPr>
            <w:r w:rsidRPr="0023085B">
              <w:rPr>
                <w:rFonts w:cs="Calibri"/>
                <w:color w:val="000000"/>
                <w:sz w:val="22"/>
                <w:szCs w:val="22"/>
                <w:lang w:eastAsia="en-US"/>
              </w:rPr>
              <w:t xml:space="preserve">Always </w:t>
            </w:r>
          </w:p>
        </w:tc>
        <w:tc>
          <w:tcPr>
            <w:tcW w:w="2190" w:type="pct"/>
            <w:tcBorders>
              <w:top w:val="nil"/>
              <w:left w:val="nil"/>
              <w:bottom w:val="single" w:sz="4" w:space="0" w:color="auto"/>
              <w:right w:val="single" w:sz="4" w:space="0" w:color="auto"/>
            </w:tcBorders>
            <w:vAlign w:val="center"/>
          </w:tcPr>
          <w:p w14:paraId="5D0C0763" w14:textId="77777777" w:rsidR="00BB6A2B" w:rsidRPr="0023085B" w:rsidRDefault="00BB6A2B" w:rsidP="00D87B49">
            <w:pPr>
              <w:suppressAutoHyphens w:val="0"/>
              <w:spacing w:line="240" w:lineRule="auto"/>
              <w:rPr>
                <w:rFonts w:cs="Calibri"/>
                <w:color w:val="000000"/>
                <w:sz w:val="22"/>
                <w:szCs w:val="22"/>
                <w:lang w:eastAsia="en-US"/>
              </w:rPr>
            </w:pPr>
            <w:r w:rsidRPr="0023085B">
              <w:rPr>
                <w:rFonts w:cs="Calibri"/>
                <w:color w:val="000000"/>
                <w:sz w:val="22"/>
                <w:szCs w:val="22"/>
                <w:lang w:eastAsia="en-US"/>
              </w:rPr>
              <w:t>Disbursal Resubmission</w:t>
            </w:r>
          </w:p>
        </w:tc>
      </w:tr>
    </w:tbl>
    <w:p w14:paraId="3DA7AAC5" w14:textId="77777777" w:rsidR="00BB6A2B" w:rsidRDefault="00BB6A2B" w:rsidP="00BB6A2B">
      <w:pPr>
        <w:spacing w:line="360" w:lineRule="auto"/>
      </w:pPr>
    </w:p>
    <w:p w14:paraId="13864767" w14:textId="4625AA3A" w:rsidR="007C41F7" w:rsidRPr="007C41F7" w:rsidRDefault="00BB6A2B" w:rsidP="007C41F7">
      <w:pPr>
        <w:pStyle w:val="Heading3"/>
        <w:numPr>
          <w:ilvl w:val="2"/>
          <w:numId w:val="2"/>
        </w:numPr>
      </w:pPr>
      <w:bookmarkStart w:id="100" w:name="_Toc206760660"/>
      <w:r>
        <w:t>Access Details</w:t>
      </w:r>
      <w:bookmarkEnd w:id="100"/>
    </w:p>
    <w:p w14:paraId="48F85904" w14:textId="77777777" w:rsidR="00BB6A2B" w:rsidRDefault="00BB6A2B" w:rsidP="00BB6A2B"/>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BB6A2B" w:rsidRPr="009B444E" w14:paraId="5E79A902" w14:textId="77777777" w:rsidTr="00D87B49">
        <w:tc>
          <w:tcPr>
            <w:tcW w:w="3681" w:type="dxa"/>
          </w:tcPr>
          <w:p w14:paraId="7A7BCAE9" w14:textId="77777777" w:rsidR="00BB6A2B" w:rsidRPr="009B444E" w:rsidRDefault="00BB6A2B" w:rsidP="00D87B49">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7A245263" w14:textId="3C97421B" w:rsidR="00BB6A2B" w:rsidRPr="009B444E" w:rsidRDefault="00BB6A2B" w:rsidP="00D87B49">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 xml:space="preserve">users added to the Awaiting </w:t>
            </w:r>
            <w:r w:rsidR="007C41F7">
              <w:rPr>
                <w:rFonts w:eastAsia="Calibri" w:cs="Arial"/>
                <w:szCs w:val="24"/>
              </w:rPr>
              <w:t>STL</w:t>
            </w:r>
            <w:r>
              <w:rPr>
                <w:rFonts w:eastAsia="Calibri" w:cs="Arial"/>
                <w:szCs w:val="24"/>
              </w:rPr>
              <w:t xml:space="preserve"> Checker group. </w:t>
            </w:r>
          </w:p>
        </w:tc>
      </w:tr>
      <w:tr w:rsidR="00BB6A2B" w:rsidRPr="009B444E" w14:paraId="2E935642" w14:textId="77777777" w:rsidTr="00D87B49">
        <w:tc>
          <w:tcPr>
            <w:tcW w:w="3681" w:type="dxa"/>
          </w:tcPr>
          <w:p w14:paraId="7C55941B" w14:textId="77777777" w:rsidR="00BB6A2B" w:rsidRPr="009B444E" w:rsidRDefault="00BB6A2B" w:rsidP="00D87B49">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7A1FBC9A" w14:textId="77777777" w:rsidR="00BB6A2B" w:rsidRPr="009B444E" w:rsidRDefault="00BB6A2B" w:rsidP="00D87B49">
            <w:pPr>
              <w:pStyle w:val="ListParagraph"/>
              <w:spacing w:line="360" w:lineRule="auto"/>
              <w:ind w:left="0"/>
              <w:jc w:val="both"/>
              <w:rPr>
                <w:rFonts w:eastAsia="Calibri" w:cs="Arial"/>
                <w:szCs w:val="24"/>
              </w:rPr>
            </w:pPr>
            <w:r>
              <w:rPr>
                <w:rFonts w:eastAsia="Calibri" w:cs="Arial"/>
                <w:szCs w:val="24"/>
              </w:rPr>
              <w:t>NA</w:t>
            </w:r>
          </w:p>
        </w:tc>
      </w:tr>
      <w:tr w:rsidR="00BB6A2B" w:rsidRPr="009B444E" w14:paraId="246ADB78" w14:textId="77777777" w:rsidTr="00D87B49">
        <w:tc>
          <w:tcPr>
            <w:tcW w:w="3681" w:type="dxa"/>
          </w:tcPr>
          <w:p w14:paraId="6560F49F" w14:textId="77777777" w:rsidR="00BB6A2B" w:rsidRPr="009B444E" w:rsidRDefault="00BB6A2B" w:rsidP="00D87B49">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53955F03" w14:textId="77777777" w:rsidR="00BB6A2B" w:rsidRPr="009B444E" w:rsidRDefault="00BB6A2B" w:rsidP="00D87B49">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BB6A2B" w:rsidRPr="009B444E" w14:paraId="03C77A7B" w14:textId="77777777" w:rsidTr="00D87B49">
        <w:tc>
          <w:tcPr>
            <w:tcW w:w="3681" w:type="dxa"/>
          </w:tcPr>
          <w:p w14:paraId="32725B38" w14:textId="77777777" w:rsidR="00BB6A2B" w:rsidRPr="009B444E" w:rsidRDefault="00BB6A2B" w:rsidP="00D87B49">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682237E7" w14:textId="77777777" w:rsidR="00BB6A2B" w:rsidRPr="009B444E" w:rsidRDefault="00BB6A2B" w:rsidP="00D87B49">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BB6A2B" w:rsidRPr="009B444E" w14:paraId="3C544E46" w14:textId="77777777" w:rsidTr="00D87B49">
        <w:tc>
          <w:tcPr>
            <w:tcW w:w="3681" w:type="dxa"/>
          </w:tcPr>
          <w:p w14:paraId="16B260D5" w14:textId="77777777" w:rsidR="00BB6A2B" w:rsidRPr="009B444E" w:rsidRDefault="00BB6A2B" w:rsidP="00D87B49">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54397BEE" w14:textId="77777777" w:rsidR="00BB6A2B" w:rsidRPr="009B444E" w:rsidRDefault="00BB6A2B" w:rsidP="00D87B49">
            <w:pPr>
              <w:pStyle w:val="ListParagraph"/>
              <w:spacing w:line="360" w:lineRule="auto"/>
              <w:ind w:left="0"/>
              <w:jc w:val="both"/>
              <w:rPr>
                <w:rFonts w:eastAsia="Calibri" w:cs="Arial"/>
                <w:szCs w:val="24"/>
              </w:rPr>
            </w:pPr>
            <w:r w:rsidRPr="009B444E">
              <w:rPr>
                <w:rFonts w:eastAsia="Calibri" w:cs="Arial"/>
                <w:szCs w:val="24"/>
              </w:rPr>
              <w:t>None</w:t>
            </w:r>
          </w:p>
        </w:tc>
      </w:tr>
    </w:tbl>
    <w:p w14:paraId="614D58ED" w14:textId="4B84F166" w:rsidR="00C93A77" w:rsidRDefault="00060343" w:rsidP="00443E68">
      <w:pPr>
        <w:pStyle w:val="Heading2"/>
        <w:numPr>
          <w:ilvl w:val="1"/>
          <w:numId w:val="2"/>
        </w:numPr>
      </w:pPr>
      <w:bookmarkStart w:id="101" w:name="_Toc206760661"/>
      <w:r>
        <w:t>Disbursal Resubmission</w:t>
      </w:r>
      <w:bookmarkEnd w:id="101"/>
      <w:r>
        <w:t xml:space="preserve"> </w:t>
      </w:r>
    </w:p>
    <w:p w14:paraId="7FC3B6FA" w14:textId="77777777" w:rsidR="00C548C3" w:rsidRDefault="00C548C3" w:rsidP="00C548C3"/>
    <w:p w14:paraId="1C7C749D" w14:textId="520E4F56" w:rsidR="00A04EA3" w:rsidRDefault="00C548C3" w:rsidP="00A04EA3">
      <w:pPr>
        <w:pStyle w:val="Heading3"/>
        <w:numPr>
          <w:ilvl w:val="2"/>
          <w:numId w:val="2"/>
        </w:numPr>
      </w:pPr>
      <w:bookmarkStart w:id="102" w:name="_Toc206760662"/>
      <w:r>
        <w:t>Description</w:t>
      </w:r>
      <w:bookmarkEnd w:id="102"/>
    </w:p>
    <w:p w14:paraId="34AD5FCD" w14:textId="77777777" w:rsidR="00A04EA3" w:rsidRDefault="00A04EA3" w:rsidP="00A04EA3"/>
    <w:p w14:paraId="2C76FFC6" w14:textId="686A124D" w:rsidR="00A04EA3" w:rsidRDefault="00A04EA3" w:rsidP="00A04EA3">
      <w:pPr>
        <w:pStyle w:val="ListParagraph"/>
        <w:numPr>
          <w:ilvl w:val="0"/>
          <w:numId w:val="5"/>
        </w:numPr>
        <w:spacing w:line="360" w:lineRule="auto"/>
      </w:pPr>
      <w:r>
        <w:t xml:space="preserve">This will be a user queue. i.e., the users will have access to this queue. </w:t>
      </w:r>
    </w:p>
    <w:p w14:paraId="6C9D9984" w14:textId="658494BD" w:rsidR="003A52FE" w:rsidRDefault="005C7478" w:rsidP="00A04EA3">
      <w:pPr>
        <w:pStyle w:val="ListParagraph"/>
        <w:numPr>
          <w:ilvl w:val="0"/>
          <w:numId w:val="5"/>
        </w:numPr>
        <w:spacing w:line="360" w:lineRule="auto"/>
      </w:pPr>
      <w:r>
        <w:t xml:space="preserve">The WI will route to this queue based on the conditions below: </w:t>
      </w:r>
    </w:p>
    <w:p w14:paraId="19749F1A" w14:textId="74D2D1E3" w:rsidR="005C7478" w:rsidRDefault="00B36B57" w:rsidP="003E3F52">
      <w:pPr>
        <w:pStyle w:val="ListParagraph"/>
        <w:numPr>
          <w:ilvl w:val="0"/>
          <w:numId w:val="58"/>
        </w:numPr>
        <w:spacing w:line="360" w:lineRule="auto"/>
      </w:pPr>
      <w:r>
        <w:t xml:space="preserve">From Cons Doc Check on Doc Check Done decision: </w:t>
      </w:r>
    </w:p>
    <w:p w14:paraId="3EC08BAB" w14:textId="5071D594" w:rsidR="00B36B57" w:rsidRDefault="00B36B57" w:rsidP="003E3F52">
      <w:pPr>
        <w:pStyle w:val="ListParagraph"/>
        <w:numPr>
          <w:ilvl w:val="1"/>
          <w:numId w:val="58"/>
        </w:numPr>
        <w:spacing w:line="360" w:lineRule="auto"/>
      </w:pPr>
      <w:r w:rsidRPr="00B36B57">
        <w:t>If Sub-Product = Secondary Bank LC | STL Required | Cross Sell = NA | STL is Attached</w:t>
      </w:r>
    </w:p>
    <w:p w14:paraId="4B5773A6" w14:textId="03300600" w:rsidR="00B36B57" w:rsidRDefault="00B36B57" w:rsidP="003E3F52">
      <w:pPr>
        <w:pStyle w:val="ListParagraph"/>
        <w:numPr>
          <w:ilvl w:val="0"/>
          <w:numId w:val="58"/>
        </w:numPr>
        <w:spacing w:line="360" w:lineRule="auto"/>
      </w:pPr>
      <w:r>
        <w:t>From Awaiting AO:</w:t>
      </w:r>
    </w:p>
    <w:p w14:paraId="45EE1797" w14:textId="77777777" w:rsidR="00B36B57" w:rsidRDefault="00B36B57" w:rsidP="003E3F52">
      <w:pPr>
        <w:pStyle w:val="ListParagraph"/>
        <w:numPr>
          <w:ilvl w:val="1"/>
          <w:numId w:val="58"/>
        </w:numPr>
        <w:spacing w:line="360" w:lineRule="auto"/>
      </w:pPr>
      <w:r>
        <w:t xml:space="preserve">If Sub-Product = Primary | STL Required | Cross Sell = AO or AO &amp; CC| STL is Attached </w:t>
      </w:r>
    </w:p>
    <w:p w14:paraId="5A0BD8D7" w14:textId="77777777" w:rsidR="00B36B57" w:rsidRDefault="00B36B57" w:rsidP="003E3F52">
      <w:pPr>
        <w:pStyle w:val="ListParagraph"/>
        <w:numPr>
          <w:ilvl w:val="1"/>
          <w:numId w:val="58"/>
        </w:numPr>
        <w:spacing w:line="360" w:lineRule="auto"/>
      </w:pPr>
      <w:r>
        <w:t xml:space="preserve">If Sub-Product = Secondary Bank LC | STL Required | Cross Sell = AO | STL is Attached </w:t>
      </w:r>
    </w:p>
    <w:p w14:paraId="42764E17" w14:textId="138A99E8" w:rsidR="00B36B57" w:rsidRDefault="00B36B57" w:rsidP="003E3F52">
      <w:pPr>
        <w:pStyle w:val="ListParagraph"/>
        <w:numPr>
          <w:ilvl w:val="1"/>
          <w:numId w:val="58"/>
        </w:numPr>
        <w:spacing w:line="360" w:lineRule="auto"/>
      </w:pPr>
      <w:r>
        <w:t>If Sub-Product = Secondary Bank LC | STL Required | Cross Sell = AO &amp; CC | STL is Attached</w:t>
      </w:r>
    </w:p>
    <w:p w14:paraId="0F6D01C8" w14:textId="7935A780" w:rsidR="00B36B57" w:rsidRDefault="00C42AAE" w:rsidP="003E3F52">
      <w:pPr>
        <w:pStyle w:val="ListParagraph"/>
        <w:numPr>
          <w:ilvl w:val="0"/>
          <w:numId w:val="58"/>
        </w:numPr>
        <w:spacing w:line="360" w:lineRule="auto"/>
      </w:pPr>
      <w:r>
        <w:t>From Awaiting LC &amp; Awaiting STL if decision taken was ‘Submit’</w:t>
      </w:r>
    </w:p>
    <w:p w14:paraId="5C6AF9FA" w14:textId="3A184548" w:rsidR="00BF6533" w:rsidRDefault="00C42AAE" w:rsidP="003E3F52">
      <w:pPr>
        <w:pStyle w:val="ListParagraph"/>
        <w:numPr>
          <w:ilvl w:val="0"/>
          <w:numId w:val="58"/>
        </w:numPr>
        <w:spacing w:line="360" w:lineRule="auto"/>
      </w:pPr>
      <w:r>
        <w:t>From Awaiting LC Checker &amp; Awaiting STL Checker is the decision taken was ‘Approve’</w:t>
      </w:r>
    </w:p>
    <w:p w14:paraId="738FDD6F" w14:textId="48198CA7" w:rsidR="00BF6533" w:rsidRDefault="00BF6533" w:rsidP="003E3F52">
      <w:pPr>
        <w:pStyle w:val="ListParagraph"/>
        <w:numPr>
          <w:ilvl w:val="0"/>
          <w:numId w:val="58"/>
        </w:numPr>
        <w:spacing w:line="360" w:lineRule="auto"/>
      </w:pPr>
      <w:r>
        <w:t xml:space="preserve">From Initiator Return </w:t>
      </w:r>
      <w:r w:rsidR="00526E45">
        <w:t xml:space="preserve">queue if the decision taken was ‘Submit’ and WI was routed from Cons Doc Check to the Initiator Return Stage. </w:t>
      </w:r>
    </w:p>
    <w:p w14:paraId="784528F1" w14:textId="6340C1FD" w:rsidR="00BF6533" w:rsidRDefault="00BF6533" w:rsidP="00BF6533">
      <w:pPr>
        <w:pStyle w:val="ListParagraph"/>
        <w:numPr>
          <w:ilvl w:val="0"/>
          <w:numId w:val="5"/>
        </w:numPr>
        <w:spacing w:line="360" w:lineRule="auto"/>
      </w:pPr>
      <w:r>
        <w:lastRenderedPageBreak/>
        <w:t xml:space="preserve">The user </w:t>
      </w:r>
      <w:r w:rsidR="00AA4CAA">
        <w:t xml:space="preserve">will review the WI and attachments. </w:t>
      </w:r>
    </w:p>
    <w:p w14:paraId="42AA02DC" w14:textId="2436C440" w:rsidR="00AA4CAA" w:rsidRDefault="00AA4CAA" w:rsidP="00BF6533">
      <w:pPr>
        <w:pStyle w:val="ListParagraph"/>
        <w:numPr>
          <w:ilvl w:val="0"/>
          <w:numId w:val="5"/>
        </w:numPr>
        <w:spacing w:line="360" w:lineRule="auto"/>
      </w:pPr>
      <w:r>
        <w:t xml:space="preserve">The user will </w:t>
      </w:r>
      <w:r w:rsidR="00943D9D">
        <w:t xml:space="preserve">have the following </w:t>
      </w:r>
      <w:r w:rsidR="0050273F">
        <w:t xml:space="preserve">the decisions and WI will route as per below: </w:t>
      </w:r>
    </w:p>
    <w:p w14:paraId="5F4FA4EF" w14:textId="77777777" w:rsidR="0050273F" w:rsidRDefault="0050273F" w:rsidP="0050273F">
      <w:pPr>
        <w:spacing w:line="360" w:lineRule="auto"/>
      </w:pPr>
    </w:p>
    <w:tbl>
      <w:tblPr>
        <w:tblW w:w="5000" w:type="pct"/>
        <w:tblLook w:val="04A0" w:firstRow="1" w:lastRow="0" w:firstColumn="1" w:lastColumn="0" w:noHBand="0" w:noVBand="1"/>
      </w:tblPr>
      <w:tblGrid>
        <w:gridCol w:w="1794"/>
        <w:gridCol w:w="4501"/>
        <w:gridCol w:w="2721"/>
      </w:tblGrid>
      <w:tr w:rsidR="0050273F" w:rsidRPr="0050273F" w14:paraId="1A79EA2D" w14:textId="0CFD1FE4" w:rsidTr="0050273F">
        <w:trPr>
          <w:trHeight w:val="290"/>
        </w:trPr>
        <w:tc>
          <w:tcPr>
            <w:tcW w:w="995" w:type="pct"/>
            <w:tcBorders>
              <w:top w:val="single" w:sz="4" w:space="0" w:color="auto"/>
              <w:left w:val="single" w:sz="4" w:space="0" w:color="auto"/>
              <w:bottom w:val="single" w:sz="4" w:space="0" w:color="auto"/>
              <w:right w:val="single" w:sz="4" w:space="0" w:color="auto"/>
            </w:tcBorders>
            <w:shd w:val="clear" w:color="auto" w:fill="auto"/>
            <w:vAlign w:val="center"/>
          </w:tcPr>
          <w:p w14:paraId="2DC3739E" w14:textId="11678298" w:rsidR="0050273F" w:rsidRPr="0050273F" w:rsidRDefault="0050273F" w:rsidP="0050273F">
            <w:pPr>
              <w:suppressAutoHyphens w:val="0"/>
              <w:spacing w:line="240" w:lineRule="auto"/>
              <w:rPr>
                <w:rFonts w:cs="Calibri"/>
                <w:b/>
                <w:bCs/>
                <w:color w:val="000000"/>
                <w:sz w:val="22"/>
                <w:szCs w:val="22"/>
                <w:lang w:eastAsia="en-US"/>
              </w:rPr>
            </w:pPr>
            <w:r w:rsidRPr="0050273F">
              <w:rPr>
                <w:rFonts w:cs="Calibri"/>
                <w:b/>
                <w:bCs/>
                <w:color w:val="000000"/>
                <w:sz w:val="22"/>
                <w:szCs w:val="22"/>
                <w:lang w:eastAsia="en-US"/>
              </w:rPr>
              <w:t>Decision</w:t>
            </w:r>
          </w:p>
        </w:tc>
        <w:tc>
          <w:tcPr>
            <w:tcW w:w="2496" w:type="pct"/>
            <w:tcBorders>
              <w:top w:val="single" w:sz="4" w:space="0" w:color="auto"/>
              <w:left w:val="nil"/>
              <w:bottom w:val="single" w:sz="4" w:space="0" w:color="auto"/>
              <w:right w:val="single" w:sz="4" w:space="0" w:color="auto"/>
            </w:tcBorders>
            <w:shd w:val="clear" w:color="auto" w:fill="auto"/>
            <w:vAlign w:val="center"/>
          </w:tcPr>
          <w:p w14:paraId="6A820EAD" w14:textId="3BBD1B86" w:rsidR="0050273F" w:rsidRPr="0050273F" w:rsidRDefault="0050273F" w:rsidP="0050273F">
            <w:pPr>
              <w:suppressAutoHyphens w:val="0"/>
              <w:spacing w:line="240" w:lineRule="auto"/>
              <w:rPr>
                <w:rFonts w:cs="Calibri"/>
                <w:b/>
                <w:bCs/>
                <w:color w:val="000000"/>
                <w:sz w:val="22"/>
                <w:szCs w:val="22"/>
                <w:lang w:eastAsia="en-US"/>
              </w:rPr>
            </w:pPr>
            <w:r w:rsidRPr="0050273F">
              <w:rPr>
                <w:rFonts w:cs="Calibri"/>
                <w:b/>
                <w:bCs/>
                <w:color w:val="000000"/>
                <w:sz w:val="22"/>
                <w:szCs w:val="22"/>
                <w:lang w:eastAsia="en-US"/>
              </w:rPr>
              <w:t>Condition</w:t>
            </w:r>
          </w:p>
        </w:tc>
        <w:tc>
          <w:tcPr>
            <w:tcW w:w="1509" w:type="pct"/>
            <w:tcBorders>
              <w:top w:val="single" w:sz="4" w:space="0" w:color="auto"/>
              <w:left w:val="nil"/>
              <w:bottom w:val="single" w:sz="4" w:space="0" w:color="auto"/>
              <w:right w:val="single" w:sz="4" w:space="0" w:color="auto"/>
            </w:tcBorders>
            <w:vAlign w:val="center"/>
          </w:tcPr>
          <w:p w14:paraId="65BD1F0E" w14:textId="52280506" w:rsidR="0050273F" w:rsidRPr="0050273F" w:rsidRDefault="0050273F" w:rsidP="0050273F">
            <w:pPr>
              <w:suppressAutoHyphens w:val="0"/>
              <w:spacing w:line="240" w:lineRule="auto"/>
              <w:rPr>
                <w:rFonts w:cs="Calibri"/>
                <w:b/>
                <w:bCs/>
                <w:color w:val="000000"/>
                <w:sz w:val="22"/>
                <w:szCs w:val="22"/>
                <w:lang w:eastAsia="en-US"/>
              </w:rPr>
            </w:pPr>
            <w:r w:rsidRPr="0050273F">
              <w:rPr>
                <w:rFonts w:cs="Calibri"/>
                <w:b/>
                <w:bCs/>
                <w:color w:val="000000"/>
                <w:sz w:val="22"/>
                <w:szCs w:val="22"/>
                <w:lang w:eastAsia="en-US"/>
              </w:rPr>
              <w:t xml:space="preserve">WI moves to </w:t>
            </w:r>
          </w:p>
        </w:tc>
      </w:tr>
      <w:tr w:rsidR="0050273F" w:rsidRPr="0050273F" w14:paraId="7876FDA0" w14:textId="4D3C6C0A" w:rsidTr="0050273F">
        <w:trPr>
          <w:trHeight w:val="290"/>
        </w:trPr>
        <w:tc>
          <w:tcPr>
            <w:tcW w:w="99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A1772C3" w14:textId="77777777" w:rsidR="0050273F" w:rsidRPr="0050273F" w:rsidRDefault="0050273F" w:rsidP="0050273F">
            <w:pPr>
              <w:suppressAutoHyphens w:val="0"/>
              <w:spacing w:line="240" w:lineRule="auto"/>
              <w:rPr>
                <w:rFonts w:cs="Calibri"/>
                <w:color w:val="000000"/>
                <w:sz w:val="22"/>
                <w:szCs w:val="22"/>
                <w:lang w:eastAsia="en-US"/>
              </w:rPr>
            </w:pPr>
            <w:r w:rsidRPr="0050273F">
              <w:rPr>
                <w:rFonts w:cs="Calibri"/>
                <w:color w:val="000000"/>
                <w:sz w:val="22"/>
                <w:szCs w:val="22"/>
                <w:lang w:eastAsia="en-US"/>
              </w:rPr>
              <w:t>Return to Source</w:t>
            </w:r>
          </w:p>
        </w:tc>
        <w:tc>
          <w:tcPr>
            <w:tcW w:w="2496" w:type="pct"/>
            <w:tcBorders>
              <w:top w:val="single" w:sz="4" w:space="0" w:color="auto"/>
              <w:left w:val="nil"/>
              <w:bottom w:val="single" w:sz="4" w:space="0" w:color="auto"/>
              <w:right w:val="single" w:sz="4" w:space="0" w:color="auto"/>
            </w:tcBorders>
            <w:shd w:val="clear" w:color="auto" w:fill="auto"/>
            <w:vAlign w:val="center"/>
            <w:hideMark/>
          </w:tcPr>
          <w:p w14:paraId="406EDF3D" w14:textId="77777777" w:rsidR="0050273F" w:rsidRPr="0050273F" w:rsidRDefault="0050273F" w:rsidP="0050273F">
            <w:pPr>
              <w:suppressAutoHyphens w:val="0"/>
              <w:spacing w:line="240" w:lineRule="auto"/>
              <w:rPr>
                <w:rFonts w:cs="Calibri"/>
                <w:color w:val="000000"/>
                <w:sz w:val="22"/>
                <w:szCs w:val="22"/>
                <w:lang w:eastAsia="en-US"/>
              </w:rPr>
            </w:pPr>
            <w:r w:rsidRPr="0050273F">
              <w:rPr>
                <w:rFonts w:cs="Calibri"/>
                <w:color w:val="000000"/>
                <w:sz w:val="22"/>
                <w:szCs w:val="22"/>
                <w:lang w:eastAsia="en-US"/>
              </w:rPr>
              <w:t xml:space="preserve">Always </w:t>
            </w:r>
          </w:p>
        </w:tc>
        <w:tc>
          <w:tcPr>
            <w:tcW w:w="1509" w:type="pct"/>
            <w:tcBorders>
              <w:top w:val="single" w:sz="4" w:space="0" w:color="auto"/>
              <w:left w:val="nil"/>
              <w:bottom w:val="single" w:sz="4" w:space="0" w:color="auto"/>
              <w:right w:val="single" w:sz="4" w:space="0" w:color="auto"/>
            </w:tcBorders>
            <w:vAlign w:val="center"/>
          </w:tcPr>
          <w:p w14:paraId="2209A44F" w14:textId="6455A074" w:rsidR="0050273F" w:rsidRPr="0050273F" w:rsidRDefault="0050273F" w:rsidP="0050273F">
            <w:pPr>
              <w:suppressAutoHyphens w:val="0"/>
              <w:spacing w:line="240" w:lineRule="auto"/>
              <w:rPr>
                <w:rFonts w:cs="Calibri"/>
                <w:color w:val="000000"/>
                <w:sz w:val="22"/>
                <w:szCs w:val="22"/>
                <w:lang w:eastAsia="en-US"/>
              </w:rPr>
            </w:pPr>
            <w:r w:rsidRPr="0050273F">
              <w:rPr>
                <w:rFonts w:cs="Calibri"/>
                <w:color w:val="000000"/>
                <w:sz w:val="22"/>
                <w:szCs w:val="22"/>
                <w:lang w:eastAsia="en-US"/>
              </w:rPr>
              <w:t>Initiator Return</w:t>
            </w:r>
          </w:p>
        </w:tc>
      </w:tr>
      <w:tr w:rsidR="0050273F" w:rsidRPr="0050273F" w14:paraId="25C606E6" w14:textId="68E4B71C" w:rsidTr="0050273F">
        <w:trPr>
          <w:trHeight w:val="290"/>
        </w:trPr>
        <w:tc>
          <w:tcPr>
            <w:tcW w:w="995" w:type="pct"/>
            <w:tcBorders>
              <w:top w:val="nil"/>
              <w:left w:val="single" w:sz="4" w:space="0" w:color="auto"/>
              <w:bottom w:val="single" w:sz="4" w:space="0" w:color="auto"/>
              <w:right w:val="single" w:sz="4" w:space="0" w:color="auto"/>
            </w:tcBorders>
            <w:shd w:val="clear" w:color="auto" w:fill="auto"/>
            <w:vAlign w:val="center"/>
            <w:hideMark/>
          </w:tcPr>
          <w:p w14:paraId="07ECDFF6" w14:textId="77777777" w:rsidR="0050273F" w:rsidRPr="0050273F" w:rsidRDefault="0050273F" w:rsidP="0050273F">
            <w:pPr>
              <w:suppressAutoHyphens w:val="0"/>
              <w:spacing w:line="240" w:lineRule="auto"/>
              <w:rPr>
                <w:rFonts w:cs="Calibri"/>
                <w:color w:val="000000"/>
                <w:sz w:val="22"/>
                <w:szCs w:val="22"/>
                <w:lang w:eastAsia="en-US"/>
              </w:rPr>
            </w:pPr>
            <w:r w:rsidRPr="0050273F">
              <w:rPr>
                <w:rFonts w:cs="Calibri"/>
                <w:color w:val="000000"/>
                <w:sz w:val="22"/>
                <w:szCs w:val="22"/>
                <w:lang w:eastAsia="en-US"/>
              </w:rPr>
              <w:t xml:space="preserve">Approve </w:t>
            </w:r>
          </w:p>
        </w:tc>
        <w:tc>
          <w:tcPr>
            <w:tcW w:w="2496" w:type="pct"/>
            <w:tcBorders>
              <w:top w:val="nil"/>
              <w:left w:val="nil"/>
              <w:bottom w:val="single" w:sz="4" w:space="0" w:color="auto"/>
              <w:right w:val="single" w:sz="4" w:space="0" w:color="auto"/>
            </w:tcBorders>
            <w:shd w:val="clear" w:color="auto" w:fill="auto"/>
            <w:vAlign w:val="center"/>
            <w:hideMark/>
          </w:tcPr>
          <w:p w14:paraId="4FF9307D" w14:textId="77777777" w:rsidR="0050273F" w:rsidRPr="0050273F" w:rsidRDefault="0050273F" w:rsidP="0050273F">
            <w:pPr>
              <w:suppressAutoHyphens w:val="0"/>
              <w:spacing w:line="240" w:lineRule="auto"/>
              <w:rPr>
                <w:rFonts w:cs="Calibri"/>
                <w:color w:val="000000"/>
                <w:sz w:val="22"/>
                <w:szCs w:val="22"/>
                <w:lang w:eastAsia="en-US"/>
              </w:rPr>
            </w:pPr>
            <w:r w:rsidRPr="0050273F">
              <w:rPr>
                <w:rFonts w:cs="Calibri"/>
                <w:color w:val="000000"/>
                <w:sz w:val="22"/>
                <w:szCs w:val="22"/>
                <w:lang w:eastAsia="en-US"/>
              </w:rPr>
              <w:t xml:space="preserve">If WI was received from Cons Doc Check to Initiator Return </w:t>
            </w:r>
          </w:p>
        </w:tc>
        <w:tc>
          <w:tcPr>
            <w:tcW w:w="1509" w:type="pct"/>
            <w:tcBorders>
              <w:top w:val="nil"/>
              <w:left w:val="nil"/>
              <w:bottom w:val="single" w:sz="4" w:space="0" w:color="auto"/>
              <w:right w:val="single" w:sz="4" w:space="0" w:color="auto"/>
            </w:tcBorders>
            <w:vAlign w:val="center"/>
          </w:tcPr>
          <w:p w14:paraId="2951988C" w14:textId="43F963D9" w:rsidR="0050273F" w:rsidRPr="0050273F" w:rsidRDefault="0050273F" w:rsidP="0050273F">
            <w:pPr>
              <w:suppressAutoHyphens w:val="0"/>
              <w:spacing w:line="240" w:lineRule="auto"/>
              <w:rPr>
                <w:rFonts w:cs="Calibri"/>
                <w:color w:val="000000"/>
                <w:sz w:val="22"/>
                <w:szCs w:val="22"/>
                <w:lang w:eastAsia="en-US"/>
              </w:rPr>
            </w:pPr>
            <w:r w:rsidRPr="0050273F">
              <w:rPr>
                <w:rFonts w:cs="Calibri"/>
                <w:color w:val="000000"/>
                <w:sz w:val="22"/>
                <w:szCs w:val="22"/>
                <w:lang w:eastAsia="en-US"/>
              </w:rPr>
              <w:t xml:space="preserve">CROPS Check (Decision Stage) </w:t>
            </w:r>
          </w:p>
        </w:tc>
      </w:tr>
      <w:tr w:rsidR="0050273F" w:rsidRPr="0050273F" w14:paraId="7CEDDA10" w14:textId="4579861B" w:rsidTr="0050273F">
        <w:trPr>
          <w:trHeight w:val="290"/>
        </w:trPr>
        <w:tc>
          <w:tcPr>
            <w:tcW w:w="995" w:type="pct"/>
            <w:tcBorders>
              <w:top w:val="nil"/>
              <w:left w:val="single" w:sz="4" w:space="0" w:color="auto"/>
              <w:bottom w:val="single" w:sz="4" w:space="0" w:color="auto"/>
              <w:right w:val="single" w:sz="4" w:space="0" w:color="auto"/>
            </w:tcBorders>
            <w:shd w:val="clear" w:color="auto" w:fill="auto"/>
            <w:vAlign w:val="center"/>
            <w:hideMark/>
          </w:tcPr>
          <w:p w14:paraId="39037714" w14:textId="77777777" w:rsidR="0050273F" w:rsidRPr="0050273F" w:rsidRDefault="0050273F" w:rsidP="0050273F">
            <w:pPr>
              <w:suppressAutoHyphens w:val="0"/>
              <w:spacing w:line="240" w:lineRule="auto"/>
              <w:rPr>
                <w:rFonts w:cs="Calibri"/>
                <w:color w:val="000000"/>
                <w:sz w:val="22"/>
                <w:szCs w:val="22"/>
                <w:lang w:eastAsia="en-US"/>
              </w:rPr>
            </w:pPr>
            <w:r w:rsidRPr="0050273F">
              <w:rPr>
                <w:rFonts w:cs="Calibri"/>
                <w:color w:val="000000"/>
                <w:sz w:val="22"/>
                <w:szCs w:val="22"/>
                <w:lang w:eastAsia="en-US"/>
              </w:rPr>
              <w:t xml:space="preserve">Submit </w:t>
            </w:r>
          </w:p>
        </w:tc>
        <w:tc>
          <w:tcPr>
            <w:tcW w:w="2496" w:type="pct"/>
            <w:tcBorders>
              <w:top w:val="nil"/>
              <w:left w:val="nil"/>
              <w:bottom w:val="single" w:sz="4" w:space="0" w:color="auto"/>
              <w:right w:val="single" w:sz="4" w:space="0" w:color="auto"/>
            </w:tcBorders>
            <w:shd w:val="clear" w:color="auto" w:fill="auto"/>
            <w:vAlign w:val="center"/>
            <w:hideMark/>
          </w:tcPr>
          <w:p w14:paraId="63743A4F" w14:textId="77777777" w:rsidR="0050273F" w:rsidRPr="0050273F" w:rsidRDefault="0050273F" w:rsidP="0050273F">
            <w:pPr>
              <w:suppressAutoHyphens w:val="0"/>
              <w:spacing w:line="240" w:lineRule="auto"/>
              <w:rPr>
                <w:rFonts w:cs="Calibri"/>
                <w:color w:val="000000"/>
                <w:sz w:val="22"/>
                <w:szCs w:val="22"/>
                <w:lang w:eastAsia="en-US"/>
              </w:rPr>
            </w:pPr>
            <w:r w:rsidRPr="0050273F">
              <w:rPr>
                <w:rFonts w:cs="Calibri"/>
                <w:color w:val="000000"/>
                <w:sz w:val="22"/>
                <w:szCs w:val="22"/>
                <w:lang w:eastAsia="en-US"/>
              </w:rPr>
              <w:t xml:space="preserve">Always </w:t>
            </w:r>
          </w:p>
        </w:tc>
        <w:tc>
          <w:tcPr>
            <w:tcW w:w="1509" w:type="pct"/>
            <w:tcBorders>
              <w:top w:val="nil"/>
              <w:left w:val="nil"/>
              <w:bottom w:val="single" w:sz="4" w:space="0" w:color="auto"/>
              <w:right w:val="single" w:sz="4" w:space="0" w:color="auto"/>
            </w:tcBorders>
            <w:vAlign w:val="center"/>
          </w:tcPr>
          <w:p w14:paraId="621A997E" w14:textId="51785047" w:rsidR="0050273F" w:rsidRPr="0050273F" w:rsidRDefault="0050273F" w:rsidP="0050273F">
            <w:pPr>
              <w:suppressAutoHyphens w:val="0"/>
              <w:spacing w:line="240" w:lineRule="auto"/>
              <w:rPr>
                <w:rFonts w:cs="Calibri"/>
                <w:color w:val="000000"/>
                <w:sz w:val="22"/>
                <w:szCs w:val="22"/>
                <w:lang w:eastAsia="en-US"/>
              </w:rPr>
            </w:pPr>
            <w:r w:rsidRPr="0050273F">
              <w:rPr>
                <w:rFonts w:cs="Calibri"/>
                <w:color w:val="000000"/>
                <w:sz w:val="22"/>
                <w:szCs w:val="22"/>
                <w:lang w:eastAsia="en-US"/>
              </w:rPr>
              <w:t>Collect 1</w:t>
            </w:r>
          </w:p>
        </w:tc>
      </w:tr>
      <w:tr w:rsidR="0050273F" w:rsidRPr="0050273F" w14:paraId="6F3DD139" w14:textId="7F1E3DA8" w:rsidTr="0050273F">
        <w:trPr>
          <w:trHeight w:val="290"/>
        </w:trPr>
        <w:tc>
          <w:tcPr>
            <w:tcW w:w="995" w:type="pct"/>
            <w:tcBorders>
              <w:top w:val="nil"/>
              <w:left w:val="single" w:sz="4" w:space="0" w:color="auto"/>
              <w:bottom w:val="single" w:sz="4" w:space="0" w:color="auto"/>
              <w:right w:val="single" w:sz="4" w:space="0" w:color="auto"/>
            </w:tcBorders>
            <w:shd w:val="clear" w:color="auto" w:fill="auto"/>
            <w:vAlign w:val="center"/>
            <w:hideMark/>
          </w:tcPr>
          <w:p w14:paraId="4BD39132" w14:textId="77777777" w:rsidR="0050273F" w:rsidRPr="0050273F" w:rsidRDefault="0050273F" w:rsidP="0050273F">
            <w:pPr>
              <w:suppressAutoHyphens w:val="0"/>
              <w:spacing w:line="240" w:lineRule="auto"/>
              <w:rPr>
                <w:rFonts w:cs="Calibri"/>
                <w:color w:val="000000"/>
                <w:sz w:val="22"/>
                <w:szCs w:val="22"/>
                <w:lang w:eastAsia="en-US"/>
              </w:rPr>
            </w:pPr>
            <w:r w:rsidRPr="0050273F">
              <w:rPr>
                <w:rFonts w:cs="Calibri"/>
                <w:color w:val="000000"/>
                <w:sz w:val="22"/>
                <w:szCs w:val="22"/>
                <w:lang w:eastAsia="en-US"/>
              </w:rPr>
              <w:t xml:space="preserve">Submit </w:t>
            </w:r>
          </w:p>
        </w:tc>
        <w:tc>
          <w:tcPr>
            <w:tcW w:w="2496" w:type="pct"/>
            <w:tcBorders>
              <w:top w:val="nil"/>
              <w:left w:val="nil"/>
              <w:bottom w:val="single" w:sz="4" w:space="0" w:color="auto"/>
              <w:right w:val="single" w:sz="4" w:space="0" w:color="auto"/>
            </w:tcBorders>
            <w:shd w:val="clear" w:color="auto" w:fill="auto"/>
            <w:vAlign w:val="center"/>
            <w:hideMark/>
          </w:tcPr>
          <w:p w14:paraId="622637F6" w14:textId="77777777" w:rsidR="0050273F" w:rsidRPr="0050273F" w:rsidRDefault="0050273F" w:rsidP="0050273F">
            <w:pPr>
              <w:suppressAutoHyphens w:val="0"/>
              <w:spacing w:line="240" w:lineRule="auto"/>
              <w:rPr>
                <w:rFonts w:cs="Calibri"/>
                <w:color w:val="000000"/>
                <w:sz w:val="22"/>
                <w:szCs w:val="22"/>
                <w:lang w:eastAsia="en-US"/>
              </w:rPr>
            </w:pPr>
            <w:r w:rsidRPr="0050273F">
              <w:rPr>
                <w:rFonts w:cs="Calibri"/>
                <w:color w:val="000000"/>
                <w:sz w:val="22"/>
                <w:szCs w:val="22"/>
                <w:lang w:eastAsia="en-US"/>
              </w:rPr>
              <w:t>If Sub-Product = Takeover | Cross Sell = AO &amp; CC | Primary MCQ Issuance Required Before CC = No</w:t>
            </w:r>
          </w:p>
        </w:tc>
        <w:tc>
          <w:tcPr>
            <w:tcW w:w="1509" w:type="pct"/>
            <w:tcBorders>
              <w:top w:val="nil"/>
              <w:left w:val="nil"/>
              <w:bottom w:val="single" w:sz="4" w:space="0" w:color="auto"/>
              <w:right w:val="single" w:sz="4" w:space="0" w:color="auto"/>
            </w:tcBorders>
            <w:vAlign w:val="center"/>
          </w:tcPr>
          <w:p w14:paraId="46304227" w14:textId="0FAC8279" w:rsidR="0050273F" w:rsidRPr="0050273F" w:rsidRDefault="0050273F" w:rsidP="0050273F">
            <w:pPr>
              <w:suppressAutoHyphens w:val="0"/>
              <w:spacing w:line="240" w:lineRule="auto"/>
              <w:rPr>
                <w:rFonts w:cs="Calibri"/>
                <w:color w:val="000000"/>
                <w:sz w:val="22"/>
                <w:szCs w:val="22"/>
                <w:lang w:eastAsia="en-US"/>
              </w:rPr>
            </w:pPr>
            <w:r w:rsidRPr="0050273F">
              <w:rPr>
                <w:rFonts w:cs="Calibri"/>
                <w:color w:val="000000"/>
                <w:sz w:val="22"/>
                <w:szCs w:val="22"/>
                <w:lang w:eastAsia="en-US"/>
              </w:rPr>
              <w:t>Card CRU (Child)</w:t>
            </w:r>
          </w:p>
        </w:tc>
      </w:tr>
    </w:tbl>
    <w:p w14:paraId="035D5A6F" w14:textId="77777777" w:rsidR="0050273F" w:rsidRPr="00A04EA3" w:rsidRDefault="0050273F" w:rsidP="0050273F">
      <w:pPr>
        <w:spacing w:line="360" w:lineRule="auto"/>
      </w:pPr>
    </w:p>
    <w:p w14:paraId="5D550AD1" w14:textId="77777777" w:rsidR="007C41F7" w:rsidRDefault="007C41F7" w:rsidP="00427D54">
      <w:pPr>
        <w:rPr>
          <w:szCs w:val="24"/>
        </w:rPr>
      </w:pPr>
    </w:p>
    <w:p w14:paraId="5B8D360B" w14:textId="77777777" w:rsidR="0050273F" w:rsidRDefault="0050273F" w:rsidP="00427D54">
      <w:pPr>
        <w:rPr>
          <w:szCs w:val="24"/>
        </w:rPr>
      </w:pPr>
    </w:p>
    <w:p w14:paraId="1AD1DD09" w14:textId="34EF9156" w:rsidR="007456AC" w:rsidRDefault="007456AC" w:rsidP="007456AC">
      <w:pPr>
        <w:pStyle w:val="Heading3"/>
        <w:numPr>
          <w:ilvl w:val="2"/>
          <w:numId w:val="2"/>
        </w:numPr>
      </w:pPr>
      <w:bookmarkStart w:id="103" w:name="_Toc206760663"/>
      <w:r>
        <w:t>Access Details</w:t>
      </w:r>
      <w:bookmarkEnd w:id="103"/>
      <w:r>
        <w:t xml:space="preserve"> </w:t>
      </w:r>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7456AC" w:rsidRPr="009B444E" w14:paraId="141E351A" w14:textId="77777777" w:rsidTr="00D87B49">
        <w:tc>
          <w:tcPr>
            <w:tcW w:w="3681" w:type="dxa"/>
          </w:tcPr>
          <w:p w14:paraId="19D91317" w14:textId="77777777" w:rsidR="007456AC" w:rsidRPr="009B444E" w:rsidRDefault="007456AC" w:rsidP="00D87B49">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37BE21A9" w14:textId="5011C61C" w:rsidR="007456AC" w:rsidRPr="009B444E" w:rsidRDefault="007456AC" w:rsidP="00D87B49">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 xml:space="preserve">users added to the Disbursal Resubmission group. </w:t>
            </w:r>
          </w:p>
        </w:tc>
      </w:tr>
      <w:tr w:rsidR="007456AC" w:rsidRPr="009B444E" w14:paraId="49705C2C" w14:textId="77777777" w:rsidTr="00D87B49">
        <w:tc>
          <w:tcPr>
            <w:tcW w:w="3681" w:type="dxa"/>
          </w:tcPr>
          <w:p w14:paraId="65E7DEB7" w14:textId="77777777" w:rsidR="007456AC" w:rsidRPr="009B444E" w:rsidRDefault="007456AC" w:rsidP="00D87B49">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0B57FC22" w14:textId="77777777" w:rsidR="007456AC" w:rsidRPr="009B444E" w:rsidRDefault="007456AC" w:rsidP="00D87B49">
            <w:pPr>
              <w:pStyle w:val="ListParagraph"/>
              <w:spacing w:line="360" w:lineRule="auto"/>
              <w:ind w:left="0"/>
              <w:jc w:val="both"/>
              <w:rPr>
                <w:rFonts w:eastAsia="Calibri" w:cs="Arial"/>
                <w:szCs w:val="24"/>
              </w:rPr>
            </w:pPr>
            <w:r>
              <w:rPr>
                <w:rFonts w:eastAsia="Calibri" w:cs="Arial"/>
                <w:szCs w:val="24"/>
              </w:rPr>
              <w:t>NA</w:t>
            </w:r>
          </w:p>
        </w:tc>
      </w:tr>
      <w:tr w:rsidR="007456AC" w:rsidRPr="009B444E" w14:paraId="1D02BE94" w14:textId="77777777" w:rsidTr="00D87B49">
        <w:tc>
          <w:tcPr>
            <w:tcW w:w="3681" w:type="dxa"/>
          </w:tcPr>
          <w:p w14:paraId="768CEA2F" w14:textId="77777777" w:rsidR="007456AC" w:rsidRPr="009B444E" w:rsidRDefault="007456AC" w:rsidP="00D87B49">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170103FD" w14:textId="77777777" w:rsidR="007456AC" w:rsidRPr="009B444E" w:rsidRDefault="007456AC" w:rsidP="00D87B49">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7456AC" w:rsidRPr="009B444E" w14:paraId="164BB51D" w14:textId="77777777" w:rsidTr="00D87B49">
        <w:tc>
          <w:tcPr>
            <w:tcW w:w="3681" w:type="dxa"/>
          </w:tcPr>
          <w:p w14:paraId="0D55FA0D" w14:textId="77777777" w:rsidR="007456AC" w:rsidRPr="009B444E" w:rsidRDefault="007456AC" w:rsidP="00D87B49">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366686BC" w14:textId="77777777" w:rsidR="007456AC" w:rsidRPr="009B444E" w:rsidRDefault="007456AC" w:rsidP="00D87B49">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7456AC" w:rsidRPr="009B444E" w14:paraId="321C2B12" w14:textId="77777777" w:rsidTr="00D87B49">
        <w:tc>
          <w:tcPr>
            <w:tcW w:w="3681" w:type="dxa"/>
          </w:tcPr>
          <w:p w14:paraId="716FD2B4" w14:textId="77777777" w:rsidR="007456AC" w:rsidRPr="009B444E" w:rsidRDefault="007456AC" w:rsidP="00D87B49">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69F333EE" w14:textId="77777777" w:rsidR="007456AC" w:rsidRPr="009B444E" w:rsidRDefault="007456AC" w:rsidP="00D87B49">
            <w:pPr>
              <w:pStyle w:val="ListParagraph"/>
              <w:spacing w:line="360" w:lineRule="auto"/>
              <w:ind w:left="0"/>
              <w:jc w:val="both"/>
              <w:rPr>
                <w:rFonts w:eastAsia="Calibri" w:cs="Arial"/>
                <w:szCs w:val="24"/>
              </w:rPr>
            </w:pPr>
            <w:r w:rsidRPr="009B444E">
              <w:rPr>
                <w:rFonts w:eastAsia="Calibri" w:cs="Arial"/>
                <w:szCs w:val="24"/>
              </w:rPr>
              <w:t>None</w:t>
            </w:r>
          </w:p>
        </w:tc>
      </w:tr>
    </w:tbl>
    <w:p w14:paraId="438A5A6A" w14:textId="77777777" w:rsidR="007456AC" w:rsidRPr="007456AC" w:rsidRDefault="007456AC" w:rsidP="007456AC"/>
    <w:p w14:paraId="14C12AE0" w14:textId="77777777" w:rsidR="007456AC" w:rsidRPr="007456AC" w:rsidRDefault="007456AC" w:rsidP="007456AC"/>
    <w:p w14:paraId="138CF287" w14:textId="77777777" w:rsidR="007C41F7" w:rsidRDefault="007C41F7" w:rsidP="00427D54">
      <w:pPr>
        <w:rPr>
          <w:szCs w:val="24"/>
        </w:rPr>
      </w:pPr>
    </w:p>
    <w:p w14:paraId="654E4ED6" w14:textId="77777777" w:rsidR="00E652F2" w:rsidRDefault="00E652F2" w:rsidP="00427D54">
      <w:pPr>
        <w:rPr>
          <w:szCs w:val="24"/>
        </w:rPr>
      </w:pPr>
    </w:p>
    <w:p w14:paraId="31790207" w14:textId="77777777" w:rsidR="00E652F2" w:rsidRDefault="00E652F2" w:rsidP="00427D54">
      <w:pPr>
        <w:rPr>
          <w:szCs w:val="24"/>
        </w:rPr>
      </w:pPr>
    </w:p>
    <w:p w14:paraId="515F6891" w14:textId="77777777" w:rsidR="00C93A77" w:rsidRDefault="00C93A77" w:rsidP="00427D54">
      <w:pPr>
        <w:rPr>
          <w:szCs w:val="24"/>
        </w:rPr>
      </w:pPr>
    </w:p>
    <w:p w14:paraId="6D2025EC" w14:textId="77777777" w:rsidR="00E652F2" w:rsidRDefault="00E652F2" w:rsidP="00AE21B4">
      <w:pPr>
        <w:pStyle w:val="Heading2"/>
        <w:numPr>
          <w:ilvl w:val="1"/>
          <w:numId w:val="33"/>
        </w:numPr>
      </w:pPr>
      <w:bookmarkStart w:id="104" w:name="_Toc206760664"/>
      <w:r>
        <w:t>Disbursal Checker</w:t>
      </w:r>
      <w:bookmarkEnd w:id="104"/>
    </w:p>
    <w:p w14:paraId="055BBAB6" w14:textId="77777777" w:rsidR="00E652F2" w:rsidRDefault="00E652F2" w:rsidP="00E652F2">
      <w:pPr>
        <w:pStyle w:val="Heading3"/>
        <w:numPr>
          <w:ilvl w:val="2"/>
          <w:numId w:val="33"/>
        </w:numPr>
      </w:pPr>
      <w:bookmarkStart w:id="105" w:name="_Toc206760665"/>
      <w:r>
        <w:t>Description</w:t>
      </w:r>
      <w:bookmarkEnd w:id="105"/>
    </w:p>
    <w:p w14:paraId="2B1681DB" w14:textId="77777777" w:rsidR="00E652F2" w:rsidRDefault="00E652F2" w:rsidP="00E652F2">
      <w:pPr>
        <w:pStyle w:val="ListParagraph"/>
        <w:numPr>
          <w:ilvl w:val="0"/>
          <w:numId w:val="5"/>
        </w:numPr>
        <w:spacing w:line="360" w:lineRule="auto"/>
      </w:pPr>
      <w:r>
        <w:t xml:space="preserve">This will be a user queue. i.e., the users will have access to this queue. </w:t>
      </w:r>
    </w:p>
    <w:p w14:paraId="198068B5" w14:textId="77777777" w:rsidR="00E652F2" w:rsidRDefault="00E652F2" w:rsidP="00E652F2">
      <w:pPr>
        <w:pStyle w:val="ListParagraph"/>
        <w:numPr>
          <w:ilvl w:val="0"/>
          <w:numId w:val="5"/>
        </w:numPr>
        <w:spacing w:line="360" w:lineRule="auto"/>
      </w:pPr>
      <w:r>
        <w:t xml:space="preserve">The WI will route to this queue based on the condition below: </w:t>
      </w:r>
    </w:p>
    <w:p w14:paraId="6E3D996E" w14:textId="23106AAD" w:rsidR="00E652F2" w:rsidRDefault="00E652F2" w:rsidP="003E3F52">
      <w:pPr>
        <w:pStyle w:val="ListParagraph"/>
        <w:numPr>
          <w:ilvl w:val="0"/>
          <w:numId w:val="42"/>
        </w:numPr>
        <w:spacing w:line="360" w:lineRule="auto"/>
      </w:pPr>
      <w:r>
        <w:t xml:space="preserve">The WI will move to this queue once both distributed instance of the WI is collected (Customer Consent/Doc Stamping &amp; </w:t>
      </w:r>
      <w:r w:rsidR="00244E53">
        <w:t>CROPS WI submitted from Disbursal Resubmission</w:t>
      </w:r>
      <w:r>
        <w:t xml:space="preserve"> successfully</w:t>
      </w:r>
      <w:r w:rsidR="00244E53">
        <w:t xml:space="preserve"> ). </w:t>
      </w:r>
    </w:p>
    <w:p w14:paraId="4C33FB35" w14:textId="77777777" w:rsidR="00E652F2" w:rsidRDefault="00E652F2" w:rsidP="00E652F2">
      <w:pPr>
        <w:pStyle w:val="ListParagraph"/>
        <w:numPr>
          <w:ilvl w:val="0"/>
          <w:numId w:val="5"/>
        </w:numPr>
        <w:spacing w:line="360" w:lineRule="auto"/>
      </w:pPr>
      <w:r>
        <w:t xml:space="preserve">The user will open the WI and review it. </w:t>
      </w:r>
    </w:p>
    <w:p w14:paraId="01390FFA" w14:textId="77777777" w:rsidR="00E652F2" w:rsidRDefault="00E652F2" w:rsidP="00E652F2">
      <w:pPr>
        <w:pStyle w:val="ListParagraph"/>
        <w:numPr>
          <w:ilvl w:val="0"/>
          <w:numId w:val="5"/>
        </w:numPr>
        <w:spacing w:line="360" w:lineRule="auto"/>
      </w:pPr>
      <w:r>
        <w:t xml:space="preserve">The user can upload documents if required. </w:t>
      </w:r>
    </w:p>
    <w:p w14:paraId="052696A2" w14:textId="77777777" w:rsidR="00E652F2" w:rsidRDefault="00E652F2" w:rsidP="00E652F2">
      <w:pPr>
        <w:pStyle w:val="ListParagraph"/>
        <w:numPr>
          <w:ilvl w:val="0"/>
          <w:numId w:val="5"/>
        </w:numPr>
        <w:spacing w:line="360" w:lineRule="auto"/>
      </w:pPr>
      <w:r>
        <w:lastRenderedPageBreak/>
        <w:t xml:space="preserve">The user will have the following decisions: </w:t>
      </w:r>
    </w:p>
    <w:p w14:paraId="52375282" w14:textId="77777777" w:rsidR="00E652F2" w:rsidRDefault="00E652F2" w:rsidP="003E3F52">
      <w:pPr>
        <w:pStyle w:val="ListParagraph"/>
        <w:numPr>
          <w:ilvl w:val="0"/>
          <w:numId w:val="42"/>
        </w:numPr>
        <w:spacing w:line="360" w:lineRule="auto"/>
      </w:pPr>
      <w:r w:rsidRPr="009431DB">
        <w:rPr>
          <w:b/>
          <w:bCs/>
        </w:rPr>
        <w:t>Return to Source:</w:t>
      </w:r>
      <w:r>
        <w:t xml:space="preserve"> The user will take this decision if he wants to send the WI back at Introduction Stage. </w:t>
      </w:r>
    </w:p>
    <w:p w14:paraId="7D5B955C" w14:textId="0C8BA7AD" w:rsidR="008A266D" w:rsidRDefault="008A266D" w:rsidP="003E3F52">
      <w:pPr>
        <w:pStyle w:val="ListParagraph"/>
        <w:numPr>
          <w:ilvl w:val="0"/>
          <w:numId w:val="42"/>
        </w:numPr>
        <w:spacing w:line="360" w:lineRule="auto"/>
      </w:pPr>
      <w:r>
        <w:rPr>
          <w:b/>
          <w:bCs/>
        </w:rPr>
        <w:t>Approve:</w:t>
      </w:r>
      <w:r>
        <w:t xml:space="preserve"> The user will take this decision if he wants to Approve the WI. </w:t>
      </w:r>
    </w:p>
    <w:p w14:paraId="5629180D" w14:textId="77777777" w:rsidR="00E652F2" w:rsidRDefault="00E652F2" w:rsidP="00E652F2">
      <w:pPr>
        <w:spacing w:line="360" w:lineRule="auto"/>
      </w:pPr>
    </w:p>
    <w:p w14:paraId="018C9ECA" w14:textId="77777777" w:rsidR="00E652F2" w:rsidRDefault="00E652F2" w:rsidP="00E652F2">
      <w:pPr>
        <w:pStyle w:val="ListParagraph"/>
        <w:numPr>
          <w:ilvl w:val="0"/>
          <w:numId w:val="5"/>
        </w:numPr>
        <w:spacing w:line="360" w:lineRule="auto"/>
      </w:pPr>
      <w:r>
        <w:t xml:space="preserve">The WI will move to the following queues based on the conditions below: </w:t>
      </w:r>
    </w:p>
    <w:p w14:paraId="325682AF" w14:textId="7AD016A8" w:rsidR="00E652F2" w:rsidRDefault="00E652F2" w:rsidP="00E652F2">
      <w:pPr>
        <w:spacing w:line="360" w:lineRule="auto"/>
      </w:pPr>
    </w:p>
    <w:tbl>
      <w:tblPr>
        <w:tblW w:w="5000" w:type="pct"/>
        <w:tblLook w:val="04A0" w:firstRow="1" w:lastRow="0" w:firstColumn="1" w:lastColumn="0" w:noHBand="0" w:noVBand="1"/>
      </w:tblPr>
      <w:tblGrid>
        <w:gridCol w:w="1116"/>
        <w:gridCol w:w="5089"/>
        <w:gridCol w:w="2811"/>
      </w:tblGrid>
      <w:tr w:rsidR="00636D45" w:rsidRPr="000931D0" w14:paraId="4F814E79" w14:textId="75C3B533" w:rsidTr="00636D45">
        <w:trPr>
          <w:trHeight w:val="290"/>
        </w:trPr>
        <w:tc>
          <w:tcPr>
            <w:tcW w:w="619" w:type="pct"/>
            <w:tcBorders>
              <w:top w:val="single" w:sz="4" w:space="0" w:color="auto"/>
              <w:left w:val="single" w:sz="4" w:space="0" w:color="auto"/>
              <w:bottom w:val="single" w:sz="4" w:space="0" w:color="auto"/>
              <w:right w:val="single" w:sz="4" w:space="0" w:color="auto"/>
            </w:tcBorders>
            <w:shd w:val="clear" w:color="auto" w:fill="auto"/>
            <w:vAlign w:val="center"/>
          </w:tcPr>
          <w:p w14:paraId="2149D747" w14:textId="547B9C25" w:rsidR="00636D45" w:rsidRPr="00636D45" w:rsidRDefault="00636D45" w:rsidP="00636D45">
            <w:pPr>
              <w:suppressAutoHyphens w:val="0"/>
              <w:spacing w:line="240" w:lineRule="auto"/>
              <w:rPr>
                <w:rFonts w:cs="Calibri"/>
                <w:b/>
                <w:bCs/>
                <w:color w:val="000000"/>
                <w:sz w:val="22"/>
                <w:szCs w:val="22"/>
                <w:lang w:eastAsia="en-US"/>
              </w:rPr>
            </w:pPr>
            <w:r w:rsidRPr="00636D45">
              <w:rPr>
                <w:rFonts w:cs="Calibri"/>
                <w:b/>
                <w:bCs/>
                <w:color w:val="000000"/>
                <w:sz w:val="22"/>
                <w:szCs w:val="22"/>
                <w:lang w:eastAsia="en-US"/>
              </w:rPr>
              <w:t>Decision</w:t>
            </w:r>
          </w:p>
        </w:tc>
        <w:tc>
          <w:tcPr>
            <w:tcW w:w="2822" w:type="pct"/>
            <w:tcBorders>
              <w:top w:val="single" w:sz="4" w:space="0" w:color="auto"/>
              <w:left w:val="nil"/>
              <w:bottom w:val="single" w:sz="4" w:space="0" w:color="auto"/>
              <w:right w:val="single" w:sz="4" w:space="0" w:color="auto"/>
            </w:tcBorders>
            <w:shd w:val="clear" w:color="auto" w:fill="auto"/>
            <w:vAlign w:val="center"/>
          </w:tcPr>
          <w:p w14:paraId="79C32C24" w14:textId="4443412A" w:rsidR="00636D45" w:rsidRPr="00636D45" w:rsidRDefault="00636D45" w:rsidP="00636D45">
            <w:pPr>
              <w:suppressAutoHyphens w:val="0"/>
              <w:spacing w:line="240" w:lineRule="auto"/>
              <w:rPr>
                <w:rFonts w:cs="Calibri"/>
                <w:b/>
                <w:bCs/>
                <w:color w:val="000000"/>
                <w:sz w:val="22"/>
                <w:szCs w:val="22"/>
                <w:lang w:eastAsia="en-US"/>
              </w:rPr>
            </w:pPr>
            <w:r w:rsidRPr="00636D45">
              <w:rPr>
                <w:rFonts w:cs="Calibri"/>
                <w:b/>
                <w:bCs/>
                <w:color w:val="000000"/>
                <w:sz w:val="22"/>
                <w:szCs w:val="22"/>
                <w:lang w:eastAsia="en-US"/>
              </w:rPr>
              <w:t>Condition</w:t>
            </w:r>
          </w:p>
        </w:tc>
        <w:tc>
          <w:tcPr>
            <w:tcW w:w="1559" w:type="pct"/>
            <w:tcBorders>
              <w:top w:val="single" w:sz="4" w:space="0" w:color="auto"/>
              <w:left w:val="nil"/>
              <w:bottom w:val="single" w:sz="4" w:space="0" w:color="auto"/>
              <w:right w:val="single" w:sz="4" w:space="0" w:color="auto"/>
            </w:tcBorders>
            <w:vAlign w:val="center"/>
          </w:tcPr>
          <w:p w14:paraId="700B6055" w14:textId="18CA5534" w:rsidR="00636D45" w:rsidRPr="00636D45" w:rsidRDefault="00636D45" w:rsidP="00636D45">
            <w:pPr>
              <w:suppressAutoHyphens w:val="0"/>
              <w:spacing w:line="240" w:lineRule="auto"/>
              <w:rPr>
                <w:rFonts w:cs="Calibri"/>
                <w:b/>
                <w:bCs/>
                <w:color w:val="000000"/>
                <w:sz w:val="22"/>
                <w:szCs w:val="22"/>
                <w:lang w:eastAsia="en-US"/>
              </w:rPr>
            </w:pPr>
            <w:r w:rsidRPr="00636D45">
              <w:rPr>
                <w:rFonts w:cs="Calibri"/>
                <w:b/>
                <w:bCs/>
                <w:color w:val="000000"/>
                <w:sz w:val="22"/>
                <w:szCs w:val="22"/>
                <w:lang w:eastAsia="en-US"/>
              </w:rPr>
              <w:t xml:space="preserve">WI moves to </w:t>
            </w:r>
          </w:p>
        </w:tc>
      </w:tr>
      <w:tr w:rsidR="00636D45" w:rsidRPr="000931D0" w14:paraId="26AFDD16" w14:textId="0BD40B7E" w:rsidTr="00636D45">
        <w:trPr>
          <w:trHeight w:val="290"/>
        </w:trPr>
        <w:tc>
          <w:tcPr>
            <w:tcW w:w="61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3B9C653" w14:textId="77777777" w:rsidR="00636D45" w:rsidRPr="000931D0" w:rsidRDefault="00636D45" w:rsidP="00636D45">
            <w:pPr>
              <w:suppressAutoHyphens w:val="0"/>
              <w:spacing w:line="240" w:lineRule="auto"/>
              <w:rPr>
                <w:rFonts w:cs="Calibri"/>
                <w:color w:val="000000"/>
                <w:sz w:val="22"/>
                <w:szCs w:val="22"/>
                <w:lang w:eastAsia="en-US"/>
              </w:rPr>
            </w:pPr>
            <w:r w:rsidRPr="000931D0">
              <w:rPr>
                <w:rFonts w:cs="Calibri"/>
                <w:color w:val="000000"/>
                <w:sz w:val="22"/>
                <w:szCs w:val="22"/>
                <w:lang w:eastAsia="en-US"/>
              </w:rPr>
              <w:t xml:space="preserve">Approve </w:t>
            </w:r>
          </w:p>
        </w:tc>
        <w:tc>
          <w:tcPr>
            <w:tcW w:w="2822" w:type="pct"/>
            <w:tcBorders>
              <w:top w:val="single" w:sz="4" w:space="0" w:color="auto"/>
              <w:left w:val="nil"/>
              <w:bottom w:val="single" w:sz="4" w:space="0" w:color="auto"/>
              <w:right w:val="single" w:sz="4" w:space="0" w:color="auto"/>
            </w:tcBorders>
            <w:shd w:val="clear" w:color="auto" w:fill="auto"/>
            <w:vAlign w:val="center"/>
            <w:hideMark/>
          </w:tcPr>
          <w:p w14:paraId="32489CB0" w14:textId="77777777" w:rsidR="00636D45" w:rsidRPr="000931D0" w:rsidRDefault="00636D45" w:rsidP="00636D45">
            <w:pPr>
              <w:suppressAutoHyphens w:val="0"/>
              <w:spacing w:line="240" w:lineRule="auto"/>
              <w:rPr>
                <w:rFonts w:cs="Calibri"/>
                <w:color w:val="000000"/>
                <w:sz w:val="22"/>
                <w:szCs w:val="22"/>
                <w:lang w:eastAsia="en-US"/>
              </w:rPr>
            </w:pPr>
            <w:r w:rsidRPr="000931D0">
              <w:rPr>
                <w:rFonts w:cs="Calibri"/>
                <w:color w:val="000000"/>
                <w:sz w:val="22"/>
                <w:szCs w:val="22"/>
                <w:lang w:eastAsia="en-US"/>
              </w:rPr>
              <w:t xml:space="preserve">Child WI will always be created for PL Disbursal Communication </w:t>
            </w:r>
          </w:p>
        </w:tc>
        <w:tc>
          <w:tcPr>
            <w:tcW w:w="1559" w:type="pct"/>
            <w:tcBorders>
              <w:top w:val="single" w:sz="4" w:space="0" w:color="auto"/>
              <w:left w:val="nil"/>
              <w:bottom w:val="single" w:sz="4" w:space="0" w:color="auto"/>
              <w:right w:val="single" w:sz="4" w:space="0" w:color="auto"/>
            </w:tcBorders>
            <w:vAlign w:val="center"/>
          </w:tcPr>
          <w:p w14:paraId="60C9A0C3" w14:textId="2533758C" w:rsidR="00636D45" w:rsidRPr="000931D0" w:rsidRDefault="00636D45" w:rsidP="00636D45">
            <w:pPr>
              <w:suppressAutoHyphens w:val="0"/>
              <w:spacing w:line="240" w:lineRule="auto"/>
              <w:rPr>
                <w:rFonts w:cs="Calibri"/>
                <w:color w:val="000000"/>
                <w:sz w:val="22"/>
                <w:szCs w:val="22"/>
                <w:lang w:eastAsia="en-US"/>
              </w:rPr>
            </w:pPr>
            <w:r w:rsidRPr="000931D0">
              <w:rPr>
                <w:rFonts w:cs="Calibri"/>
                <w:color w:val="000000"/>
                <w:sz w:val="22"/>
                <w:szCs w:val="22"/>
                <w:lang w:eastAsia="en-US"/>
              </w:rPr>
              <w:t xml:space="preserve">Sys Notify CPF (Child) </w:t>
            </w:r>
          </w:p>
        </w:tc>
      </w:tr>
      <w:tr w:rsidR="00636D45" w:rsidRPr="000931D0" w14:paraId="3EE0605C" w14:textId="0D7772B7" w:rsidTr="00636D45">
        <w:trPr>
          <w:trHeight w:val="290"/>
        </w:trPr>
        <w:tc>
          <w:tcPr>
            <w:tcW w:w="619" w:type="pct"/>
            <w:tcBorders>
              <w:top w:val="nil"/>
              <w:left w:val="single" w:sz="4" w:space="0" w:color="auto"/>
              <w:bottom w:val="single" w:sz="4" w:space="0" w:color="auto"/>
              <w:right w:val="single" w:sz="4" w:space="0" w:color="auto"/>
            </w:tcBorders>
            <w:shd w:val="clear" w:color="auto" w:fill="auto"/>
            <w:vAlign w:val="center"/>
            <w:hideMark/>
          </w:tcPr>
          <w:p w14:paraId="43C163F7" w14:textId="77777777" w:rsidR="00636D45" w:rsidRPr="000931D0" w:rsidRDefault="00636D45" w:rsidP="00636D45">
            <w:pPr>
              <w:suppressAutoHyphens w:val="0"/>
              <w:spacing w:line="240" w:lineRule="auto"/>
              <w:rPr>
                <w:rFonts w:cs="Calibri"/>
                <w:color w:val="000000"/>
                <w:sz w:val="22"/>
                <w:szCs w:val="22"/>
                <w:lang w:eastAsia="en-US"/>
              </w:rPr>
            </w:pPr>
            <w:r w:rsidRPr="000931D0">
              <w:rPr>
                <w:rFonts w:cs="Calibri"/>
                <w:color w:val="000000"/>
                <w:sz w:val="22"/>
                <w:szCs w:val="22"/>
                <w:lang w:eastAsia="en-US"/>
              </w:rPr>
              <w:t xml:space="preserve">Approve </w:t>
            </w:r>
          </w:p>
        </w:tc>
        <w:tc>
          <w:tcPr>
            <w:tcW w:w="2822" w:type="pct"/>
            <w:tcBorders>
              <w:top w:val="nil"/>
              <w:left w:val="nil"/>
              <w:bottom w:val="single" w:sz="4" w:space="0" w:color="auto"/>
              <w:right w:val="single" w:sz="4" w:space="0" w:color="auto"/>
            </w:tcBorders>
            <w:shd w:val="clear" w:color="auto" w:fill="auto"/>
            <w:vAlign w:val="center"/>
            <w:hideMark/>
          </w:tcPr>
          <w:p w14:paraId="3B90D8F7" w14:textId="77777777" w:rsidR="00636D45" w:rsidRPr="000931D0" w:rsidRDefault="00636D45" w:rsidP="00636D45">
            <w:pPr>
              <w:suppressAutoHyphens w:val="0"/>
              <w:spacing w:line="240" w:lineRule="auto"/>
              <w:rPr>
                <w:rFonts w:cs="Calibri"/>
                <w:color w:val="000000"/>
                <w:sz w:val="22"/>
                <w:szCs w:val="22"/>
                <w:lang w:eastAsia="en-US"/>
              </w:rPr>
            </w:pPr>
            <w:r w:rsidRPr="000931D0">
              <w:rPr>
                <w:rFonts w:cs="Calibri"/>
                <w:color w:val="000000"/>
                <w:sz w:val="22"/>
                <w:szCs w:val="22"/>
                <w:lang w:eastAsia="en-US"/>
              </w:rPr>
              <w:t xml:space="preserve">If Sub-Product = Takeover or Secondary Bank LC </w:t>
            </w:r>
          </w:p>
        </w:tc>
        <w:tc>
          <w:tcPr>
            <w:tcW w:w="1559" w:type="pct"/>
            <w:tcBorders>
              <w:top w:val="nil"/>
              <w:left w:val="nil"/>
              <w:bottom w:val="single" w:sz="4" w:space="0" w:color="auto"/>
              <w:right w:val="single" w:sz="4" w:space="0" w:color="auto"/>
            </w:tcBorders>
            <w:vAlign w:val="center"/>
          </w:tcPr>
          <w:p w14:paraId="3A7895A5" w14:textId="4231448A" w:rsidR="00636D45" w:rsidRPr="000931D0" w:rsidRDefault="00636D45" w:rsidP="00636D45">
            <w:pPr>
              <w:suppressAutoHyphens w:val="0"/>
              <w:spacing w:line="240" w:lineRule="auto"/>
              <w:rPr>
                <w:rFonts w:cs="Calibri"/>
                <w:color w:val="000000"/>
                <w:sz w:val="22"/>
                <w:szCs w:val="22"/>
                <w:lang w:eastAsia="en-US"/>
              </w:rPr>
            </w:pPr>
            <w:r w:rsidRPr="000931D0">
              <w:rPr>
                <w:rFonts w:cs="Calibri"/>
                <w:color w:val="000000"/>
                <w:sz w:val="22"/>
                <w:szCs w:val="22"/>
                <w:lang w:eastAsia="en-US"/>
              </w:rPr>
              <w:t xml:space="preserve">Primary MCQ Issuance </w:t>
            </w:r>
          </w:p>
        </w:tc>
      </w:tr>
      <w:tr w:rsidR="00636D45" w:rsidRPr="000931D0" w14:paraId="1DA10E08" w14:textId="59BF3504" w:rsidTr="00636D45">
        <w:trPr>
          <w:trHeight w:val="1160"/>
        </w:trPr>
        <w:tc>
          <w:tcPr>
            <w:tcW w:w="619" w:type="pct"/>
            <w:tcBorders>
              <w:top w:val="nil"/>
              <w:left w:val="single" w:sz="4" w:space="0" w:color="auto"/>
              <w:bottom w:val="single" w:sz="4" w:space="0" w:color="auto"/>
              <w:right w:val="single" w:sz="4" w:space="0" w:color="auto"/>
            </w:tcBorders>
            <w:shd w:val="clear" w:color="auto" w:fill="auto"/>
            <w:vAlign w:val="center"/>
            <w:hideMark/>
          </w:tcPr>
          <w:p w14:paraId="40DD8117" w14:textId="77777777" w:rsidR="00636D45" w:rsidRPr="000931D0" w:rsidRDefault="00636D45" w:rsidP="00636D45">
            <w:pPr>
              <w:suppressAutoHyphens w:val="0"/>
              <w:spacing w:line="240" w:lineRule="auto"/>
              <w:rPr>
                <w:rFonts w:cs="Calibri"/>
                <w:color w:val="000000"/>
                <w:sz w:val="22"/>
                <w:szCs w:val="22"/>
                <w:lang w:eastAsia="en-US"/>
              </w:rPr>
            </w:pPr>
            <w:r w:rsidRPr="000931D0">
              <w:rPr>
                <w:rFonts w:cs="Calibri"/>
                <w:color w:val="000000"/>
                <w:sz w:val="22"/>
                <w:szCs w:val="22"/>
                <w:lang w:eastAsia="en-US"/>
              </w:rPr>
              <w:t xml:space="preserve">Approve </w:t>
            </w:r>
          </w:p>
        </w:tc>
        <w:tc>
          <w:tcPr>
            <w:tcW w:w="2822" w:type="pct"/>
            <w:tcBorders>
              <w:top w:val="nil"/>
              <w:left w:val="nil"/>
              <w:bottom w:val="single" w:sz="4" w:space="0" w:color="auto"/>
              <w:right w:val="single" w:sz="4" w:space="0" w:color="auto"/>
            </w:tcBorders>
            <w:shd w:val="clear" w:color="auto" w:fill="auto"/>
            <w:vAlign w:val="center"/>
            <w:hideMark/>
          </w:tcPr>
          <w:p w14:paraId="627BD565" w14:textId="10A997BD" w:rsidR="00752224" w:rsidRDefault="00752224" w:rsidP="00636D45">
            <w:pPr>
              <w:suppressAutoHyphens w:val="0"/>
              <w:spacing w:line="240" w:lineRule="auto"/>
              <w:rPr>
                <w:rFonts w:cs="Calibri"/>
                <w:color w:val="000000"/>
                <w:sz w:val="22"/>
                <w:szCs w:val="22"/>
                <w:lang w:eastAsia="en-US"/>
              </w:rPr>
            </w:pPr>
            <w:r w:rsidRPr="00752224">
              <w:rPr>
                <w:rFonts w:cs="Calibri"/>
                <w:color w:val="000000"/>
                <w:sz w:val="22"/>
                <w:szCs w:val="22"/>
                <w:lang w:eastAsia="en-US"/>
              </w:rPr>
              <w:t>If Sub-Product = Reschedule Collections</w:t>
            </w:r>
          </w:p>
          <w:p w14:paraId="0DAC14A7" w14:textId="7C018C99" w:rsidR="00636D45" w:rsidRPr="000931D0" w:rsidRDefault="00636D45" w:rsidP="00636D45">
            <w:pPr>
              <w:suppressAutoHyphens w:val="0"/>
              <w:spacing w:line="240" w:lineRule="auto"/>
              <w:rPr>
                <w:rFonts w:cs="Calibri"/>
                <w:color w:val="000000"/>
                <w:sz w:val="22"/>
                <w:szCs w:val="22"/>
                <w:lang w:eastAsia="en-US"/>
              </w:rPr>
            </w:pPr>
            <w:r w:rsidRPr="000931D0">
              <w:rPr>
                <w:rFonts w:cs="Calibri"/>
                <w:color w:val="000000"/>
                <w:sz w:val="22"/>
                <w:szCs w:val="22"/>
                <w:lang w:eastAsia="en-US"/>
              </w:rPr>
              <w:t>If Sub-Product = Primary | STL Required | Cross Sell = AO | PDS Instruction = Yes</w:t>
            </w:r>
            <w:r w:rsidRPr="000931D0">
              <w:rPr>
                <w:rFonts w:cs="Calibri"/>
                <w:color w:val="000000"/>
                <w:sz w:val="22"/>
                <w:szCs w:val="22"/>
                <w:lang w:eastAsia="en-US"/>
              </w:rPr>
              <w:br/>
              <w:t>If Sub-Product = Primary | STL Required | Cross Sell = CC or AO &amp; CC| Card DDE is Done | PDS Instruction = Yes</w:t>
            </w:r>
            <w:r w:rsidRPr="000931D0">
              <w:rPr>
                <w:rFonts w:cs="Calibri"/>
                <w:color w:val="000000"/>
                <w:sz w:val="22"/>
                <w:szCs w:val="22"/>
                <w:lang w:eastAsia="en-US"/>
              </w:rPr>
              <w:br/>
              <w:t>If Sub-Product = Primary | STL Required | Cross Sell = NA | PDS Instruction = Yes</w:t>
            </w:r>
            <w:r w:rsidRPr="000931D0">
              <w:rPr>
                <w:rFonts w:cs="Calibri"/>
                <w:color w:val="000000"/>
                <w:sz w:val="22"/>
                <w:szCs w:val="22"/>
                <w:lang w:eastAsia="en-US"/>
              </w:rPr>
              <w:br/>
              <w:t>If Sub-Product = Primary | STL Not Required | Cross Sell = NA | PDS Instruction = Yes</w:t>
            </w:r>
          </w:p>
        </w:tc>
        <w:tc>
          <w:tcPr>
            <w:tcW w:w="1559" w:type="pct"/>
            <w:tcBorders>
              <w:top w:val="nil"/>
              <w:left w:val="nil"/>
              <w:bottom w:val="single" w:sz="4" w:space="0" w:color="auto"/>
              <w:right w:val="single" w:sz="4" w:space="0" w:color="auto"/>
            </w:tcBorders>
            <w:vAlign w:val="center"/>
          </w:tcPr>
          <w:p w14:paraId="1761C049" w14:textId="771F4350" w:rsidR="00636D45" w:rsidRPr="000931D0" w:rsidRDefault="00636D45" w:rsidP="00636D45">
            <w:pPr>
              <w:suppressAutoHyphens w:val="0"/>
              <w:spacing w:line="240" w:lineRule="auto"/>
              <w:rPr>
                <w:rFonts w:cs="Calibri"/>
                <w:color w:val="000000"/>
                <w:sz w:val="22"/>
                <w:szCs w:val="22"/>
                <w:lang w:eastAsia="en-US"/>
              </w:rPr>
            </w:pPr>
            <w:r w:rsidRPr="000931D0">
              <w:rPr>
                <w:rFonts w:cs="Calibri"/>
                <w:color w:val="000000"/>
                <w:sz w:val="22"/>
                <w:szCs w:val="22"/>
                <w:lang w:eastAsia="en-US"/>
              </w:rPr>
              <w:t>Post Disbursal Services</w:t>
            </w:r>
          </w:p>
        </w:tc>
      </w:tr>
      <w:tr w:rsidR="00636D45" w:rsidRPr="000931D0" w14:paraId="63570821" w14:textId="4D737982" w:rsidTr="00636D45">
        <w:trPr>
          <w:trHeight w:val="1160"/>
        </w:trPr>
        <w:tc>
          <w:tcPr>
            <w:tcW w:w="619" w:type="pct"/>
            <w:tcBorders>
              <w:top w:val="nil"/>
              <w:left w:val="single" w:sz="4" w:space="0" w:color="auto"/>
              <w:bottom w:val="single" w:sz="4" w:space="0" w:color="auto"/>
              <w:right w:val="single" w:sz="4" w:space="0" w:color="auto"/>
            </w:tcBorders>
            <w:shd w:val="clear" w:color="auto" w:fill="auto"/>
            <w:vAlign w:val="center"/>
            <w:hideMark/>
          </w:tcPr>
          <w:p w14:paraId="46A407B2" w14:textId="77777777" w:rsidR="00636D45" w:rsidRPr="000931D0" w:rsidRDefault="00636D45" w:rsidP="00636D45">
            <w:pPr>
              <w:suppressAutoHyphens w:val="0"/>
              <w:spacing w:line="240" w:lineRule="auto"/>
              <w:rPr>
                <w:rFonts w:cs="Calibri"/>
                <w:color w:val="000000"/>
                <w:sz w:val="22"/>
                <w:szCs w:val="22"/>
                <w:lang w:eastAsia="en-US"/>
              </w:rPr>
            </w:pPr>
            <w:r w:rsidRPr="000931D0">
              <w:rPr>
                <w:rFonts w:cs="Calibri"/>
                <w:color w:val="000000"/>
                <w:sz w:val="22"/>
                <w:szCs w:val="22"/>
                <w:lang w:eastAsia="en-US"/>
              </w:rPr>
              <w:t xml:space="preserve">Approve </w:t>
            </w:r>
          </w:p>
        </w:tc>
        <w:tc>
          <w:tcPr>
            <w:tcW w:w="2822" w:type="pct"/>
            <w:tcBorders>
              <w:top w:val="nil"/>
              <w:left w:val="nil"/>
              <w:bottom w:val="single" w:sz="4" w:space="0" w:color="auto"/>
              <w:right w:val="single" w:sz="4" w:space="0" w:color="auto"/>
            </w:tcBorders>
            <w:shd w:val="clear" w:color="auto" w:fill="auto"/>
            <w:vAlign w:val="center"/>
            <w:hideMark/>
          </w:tcPr>
          <w:p w14:paraId="20908550" w14:textId="27404404" w:rsidR="00270728" w:rsidRPr="000931D0" w:rsidRDefault="00636D45" w:rsidP="00636D45">
            <w:pPr>
              <w:suppressAutoHyphens w:val="0"/>
              <w:spacing w:line="240" w:lineRule="auto"/>
              <w:rPr>
                <w:rFonts w:cs="Calibri"/>
                <w:color w:val="000000"/>
                <w:sz w:val="22"/>
                <w:szCs w:val="22"/>
                <w:lang w:eastAsia="en-US"/>
              </w:rPr>
            </w:pPr>
            <w:r w:rsidRPr="000931D0">
              <w:rPr>
                <w:rFonts w:cs="Calibri"/>
                <w:color w:val="000000"/>
                <w:sz w:val="22"/>
                <w:szCs w:val="22"/>
                <w:lang w:eastAsia="en-US"/>
              </w:rPr>
              <w:t>If Sub-Product = Primary | STL Required | Cross Sell = AO | PDS Instruction = No</w:t>
            </w:r>
            <w:r w:rsidRPr="000931D0">
              <w:rPr>
                <w:rFonts w:cs="Calibri"/>
                <w:color w:val="000000"/>
                <w:sz w:val="22"/>
                <w:szCs w:val="22"/>
                <w:lang w:eastAsia="en-US"/>
              </w:rPr>
              <w:br/>
              <w:t>If Sub-Product = Primary | STL Required | Cross Sell = CC or AO &amp; CC| Card DDE is Done | PDS Instruction = No</w:t>
            </w:r>
            <w:r w:rsidRPr="000931D0">
              <w:rPr>
                <w:rFonts w:cs="Calibri"/>
                <w:color w:val="000000"/>
                <w:sz w:val="22"/>
                <w:szCs w:val="22"/>
                <w:lang w:eastAsia="en-US"/>
              </w:rPr>
              <w:br/>
              <w:t>If Sub-Product = Primary | STL Required | Cross Sell = NA | PDS Instruction = No</w:t>
            </w:r>
            <w:r w:rsidRPr="000931D0">
              <w:rPr>
                <w:rFonts w:cs="Calibri"/>
                <w:color w:val="000000"/>
                <w:sz w:val="22"/>
                <w:szCs w:val="22"/>
                <w:lang w:eastAsia="en-US"/>
              </w:rPr>
              <w:br/>
              <w:t xml:space="preserve">If Sub-Product = Primary | STL Not Required | Cross Sell = NA | PDS Instruction = </w:t>
            </w:r>
            <w:r w:rsidR="00270728">
              <w:rPr>
                <w:rFonts w:cs="Calibri"/>
                <w:color w:val="000000"/>
                <w:sz w:val="22"/>
                <w:szCs w:val="22"/>
                <w:lang w:eastAsia="en-US"/>
              </w:rPr>
              <w:t>No</w:t>
            </w:r>
          </w:p>
        </w:tc>
        <w:tc>
          <w:tcPr>
            <w:tcW w:w="1559" w:type="pct"/>
            <w:tcBorders>
              <w:top w:val="nil"/>
              <w:left w:val="nil"/>
              <w:bottom w:val="single" w:sz="4" w:space="0" w:color="auto"/>
              <w:right w:val="single" w:sz="4" w:space="0" w:color="auto"/>
            </w:tcBorders>
            <w:vAlign w:val="center"/>
          </w:tcPr>
          <w:p w14:paraId="620947F7" w14:textId="05664475" w:rsidR="00636D45" w:rsidRPr="000931D0" w:rsidRDefault="00636D45" w:rsidP="00636D45">
            <w:pPr>
              <w:suppressAutoHyphens w:val="0"/>
              <w:spacing w:line="240" w:lineRule="auto"/>
              <w:rPr>
                <w:rFonts w:cs="Calibri"/>
                <w:color w:val="000000"/>
                <w:sz w:val="22"/>
                <w:szCs w:val="22"/>
                <w:lang w:eastAsia="en-US"/>
              </w:rPr>
            </w:pPr>
            <w:r w:rsidRPr="000931D0">
              <w:rPr>
                <w:rFonts w:cs="Calibri"/>
                <w:color w:val="000000"/>
                <w:sz w:val="22"/>
                <w:szCs w:val="22"/>
                <w:lang w:eastAsia="en-US"/>
              </w:rPr>
              <w:t>Original Verification</w:t>
            </w:r>
          </w:p>
        </w:tc>
      </w:tr>
      <w:tr w:rsidR="00636D45" w:rsidRPr="000931D0" w14:paraId="69851ED5" w14:textId="7DE33040" w:rsidTr="00636D45">
        <w:trPr>
          <w:trHeight w:val="580"/>
        </w:trPr>
        <w:tc>
          <w:tcPr>
            <w:tcW w:w="619" w:type="pct"/>
            <w:tcBorders>
              <w:top w:val="nil"/>
              <w:left w:val="single" w:sz="4" w:space="0" w:color="auto"/>
              <w:bottom w:val="single" w:sz="4" w:space="0" w:color="auto"/>
              <w:right w:val="single" w:sz="4" w:space="0" w:color="auto"/>
            </w:tcBorders>
            <w:shd w:val="clear" w:color="auto" w:fill="auto"/>
            <w:vAlign w:val="center"/>
            <w:hideMark/>
          </w:tcPr>
          <w:p w14:paraId="1CDFD16D" w14:textId="77777777" w:rsidR="00636D45" w:rsidRPr="000931D0" w:rsidRDefault="00636D45" w:rsidP="00636D45">
            <w:pPr>
              <w:suppressAutoHyphens w:val="0"/>
              <w:spacing w:line="240" w:lineRule="auto"/>
              <w:rPr>
                <w:rFonts w:cs="Calibri"/>
                <w:color w:val="000000"/>
                <w:sz w:val="22"/>
                <w:szCs w:val="22"/>
                <w:lang w:eastAsia="en-US"/>
              </w:rPr>
            </w:pPr>
            <w:r w:rsidRPr="000931D0">
              <w:rPr>
                <w:rFonts w:cs="Calibri"/>
                <w:color w:val="000000"/>
                <w:sz w:val="22"/>
                <w:szCs w:val="22"/>
                <w:lang w:eastAsia="en-US"/>
              </w:rPr>
              <w:t xml:space="preserve">Approve </w:t>
            </w:r>
          </w:p>
        </w:tc>
        <w:tc>
          <w:tcPr>
            <w:tcW w:w="2822" w:type="pct"/>
            <w:tcBorders>
              <w:top w:val="nil"/>
              <w:left w:val="nil"/>
              <w:bottom w:val="single" w:sz="4" w:space="0" w:color="auto"/>
              <w:right w:val="single" w:sz="4" w:space="0" w:color="auto"/>
            </w:tcBorders>
            <w:shd w:val="clear" w:color="auto" w:fill="auto"/>
            <w:vAlign w:val="center"/>
            <w:hideMark/>
          </w:tcPr>
          <w:p w14:paraId="1F0DA524" w14:textId="77777777" w:rsidR="00636D45" w:rsidRPr="000931D0" w:rsidRDefault="00636D45" w:rsidP="00636D45">
            <w:pPr>
              <w:suppressAutoHyphens w:val="0"/>
              <w:spacing w:line="240" w:lineRule="auto"/>
              <w:rPr>
                <w:rFonts w:cs="Calibri"/>
                <w:color w:val="000000"/>
                <w:sz w:val="22"/>
                <w:szCs w:val="22"/>
                <w:lang w:eastAsia="en-US"/>
              </w:rPr>
            </w:pPr>
            <w:r w:rsidRPr="000931D0">
              <w:rPr>
                <w:rFonts w:cs="Calibri"/>
                <w:color w:val="000000"/>
                <w:sz w:val="22"/>
                <w:szCs w:val="22"/>
                <w:lang w:eastAsia="en-US"/>
              </w:rPr>
              <w:t xml:space="preserve">If Sub-Product = Primary | STL Required | Cross Sell = CC or AO &amp; CC | Card DDE is not Done </w:t>
            </w:r>
            <w:r w:rsidRPr="000931D0">
              <w:rPr>
                <w:rFonts w:cs="Calibri"/>
                <w:color w:val="000000"/>
                <w:sz w:val="22"/>
                <w:szCs w:val="22"/>
                <w:lang w:eastAsia="en-US"/>
              </w:rPr>
              <w:br/>
              <w:t>If Sub-Product = Primary | STL Not Required | Cross Sell = CC</w:t>
            </w:r>
          </w:p>
        </w:tc>
        <w:tc>
          <w:tcPr>
            <w:tcW w:w="1559" w:type="pct"/>
            <w:tcBorders>
              <w:top w:val="nil"/>
              <w:left w:val="nil"/>
              <w:bottom w:val="single" w:sz="4" w:space="0" w:color="auto"/>
              <w:right w:val="single" w:sz="4" w:space="0" w:color="auto"/>
            </w:tcBorders>
            <w:vAlign w:val="center"/>
          </w:tcPr>
          <w:p w14:paraId="0FBF0F40" w14:textId="3F5D01AA" w:rsidR="00636D45" w:rsidRPr="000931D0" w:rsidRDefault="00636D45" w:rsidP="00636D45">
            <w:pPr>
              <w:suppressAutoHyphens w:val="0"/>
              <w:spacing w:line="240" w:lineRule="auto"/>
              <w:rPr>
                <w:rFonts w:cs="Calibri"/>
                <w:color w:val="000000"/>
                <w:sz w:val="22"/>
                <w:szCs w:val="22"/>
                <w:lang w:eastAsia="en-US"/>
              </w:rPr>
            </w:pPr>
            <w:r w:rsidRPr="000931D0">
              <w:rPr>
                <w:rFonts w:cs="Calibri"/>
                <w:color w:val="000000"/>
                <w:sz w:val="22"/>
                <w:szCs w:val="22"/>
                <w:lang w:eastAsia="en-US"/>
              </w:rPr>
              <w:t>Card CRU</w:t>
            </w:r>
          </w:p>
        </w:tc>
      </w:tr>
      <w:tr w:rsidR="00636D45" w:rsidRPr="000931D0" w14:paraId="6FF82A6B" w14:textId="3C9DFFD8" w:rsidTr="00636D45">
        <w:trPr>
          <w:trHeight w:val="290"/>
        </w:trPr>
        <w:tc>
          <w:tcPr>
            <w:tcW w:w="619" w:type="pct"/>
            <w:tcBorders>
              <w:top w:val="nil"/>
              <w:left w:val="single" w:sz="4" w:space="0" w:color="auto"/>
              <w:bottom w:val="single" w:sz="4" w:space="0" w:color="auto"/>
              <w:right w:val="single" w:sz="4" w:space="0" w:color="auto"/>
            </w:tcBorders>
            <w:shd w:val="clear" w:color="auto" w:fill="auto"/>
            <w:vAlign w:val="center"/>
            <w:hideMark/>
          </w:tcPr>
          <w:p w14:paraId="32FCB988" w14:textId="77777777" w:rsidR="00636D45" w:rsidRPr="000931D0" w:rsidRDefault="00636D45" w:rsidP="00636D45">
            <w:pPr>
              <w:suppressAutoHyphens w:val="0"/>
              <w:spacing w:line="240" w:lineRule="auto"/>
              <w:rPr>
                <w:rFonts w:cs="Calibri"/>
                <w:color w:val="000000"/>
                <w:sz w:val="22"/>
                <w:szCs w:val="22"/>
                <w:lang w:eastAsia="en-US"/>
              </w:rPr>
            </w:pPr>
            <w:r w:rsidRPr="000931D0">
              <w:rPr>
                <w:rFonts w:cs="Calibri"/>
                <w:color w:val="000000"/>
                <w:sz w:val="22"/>
                <w:szCs w:val="22"/>
                <w:lang w:eastAsia="en-US"/>
              </w:rPr>
              <w:t>Return to Source</w:t>
            </w:r>
          </w:p>
        </w:tc>
        <w:tc>
          <w:tcPr>
            <w:tcW w:w="2822" w:type="pct"/>
            <w:tcBorders>
              <w:top w:val="nil"/>
              <w:left w:val="nil"/>
              <w:bottom w:val="single" w:sz="4" w:space="0" w:color="auto"/>
              <w:right w:val="single" w:sz="4" w:space="0" w:color="auto"/>
            </w:tcBorders>
            <w:shd w:val="clear" w:color="auto" w:fill="auto"/>
            <w:vAlign w:val="center"/>
            <w:hideMark/>
          </w:tcPr>
          <w:p w14:paraId="05F054F7" w14:textId="77777777" w:rsidR="00636D45" w:rsidRPr="000931D0" w:rsidRDefault="00636D45" w:rsidP="00636D45">
            <w:pPr>
              <w:suppressAutoHyphens w:val="0"/>
              <w:spacing w:line="240" w:lineRule="auto"/>
              <w:rPr>
                <w:rFonts w:cs="Calibri"/>
                <w:color w:val="000000"/>
                <w:sz w:val="22"/>
                <w:szCs w:val="22"/>
                <w:lang w:eastAsia="en-US"/>
              </w:rPr>
            </w:pPr>
            <w:r w:rsidRPr="000931D0">
              <w:rPr>
                <w:rFonts w:cs="Calibri"/>
                <w:color w:val="000000"/>
                <w:sz w:val="22"/>
                <w:szCs w:val="22"/>
                <w:lang w:eastAsia="en-US"/>
              </w:rPr>
              <w:t xml:space="preserve">Always </w:t>
            </w:r>
          </w:p>
        </w:tc>
        <w:tc>
          <w:tcPr>
            <w:tcW w:w="1559" w:type="pct"/>
            <w:tcBorders>
              <w:top w:val="nil"/>
              <w:left w:val="nil"/>
              <w:bottom w:val="single" w:sz="4" w:space="0" w:color="auto"/>
              <w:right w:val="single" w:sz="4" w:space="0" w:color="auto"/>
            </w:tcBorders>
            <w:vAlign w:val="center"/>
          </w:tcPr>
          <w:p w14:paraId="146CDEFB" w14:textId="594843D6" w:rsidR="00636D45" w:rsidRPr="000931D0" w:rsidRDefault="00636D45" w:rsidP="00636D45">
            <w:pPr>
              <w:suppressAutoHyphens w:val="0"/>
              <w:spacing w:line="240" w:lineRule="auto"/>
              <w:rPr>
                <w:rFonts w:cs="Calibri"/>
                <w:color w:val="000000"/>
                <w:sz w:val="22"/>
                <w:szCs w:val="22"/>
                <w:lang w:eastAsia="en-US"/>
              </w:rPr>
            </w:pPr>
            <w:r w:rsidRPr="000931D0">
              <w:rPr>
                <w:rFonts w:cs="Calibri"/>
                <w:color w:val="000000"/>
                <w:sz w:val="22"/>
                <w:szCs w:val="22"/>
                <w:lang w:eastAsia="en-US"/>
              </w:rPr>
              <w:t>Init</w:t>
            </w:r>
            <w:r>
              <w:rPr>
                <w:rFonts w:cs="Calibri"/>
                <w:color w:val="000000"/>
                <w:sz w:val="22"/>
                <w:szCs w:val="22"/>
                <w:lang w:eastAsia="en-US"/>
              </w:rPr>
              <w:t>i</w:t>
            </w:r>
            <w:r w:rsidRPr="000931D0">
              <w:rPr>
                <w:rFonts w:cs="Calibri"/>
                <w:color w:val="000000"/>
                <w:sz w:val="22"/>
                <w:szCs w:val="22"/>
                <w:lang w:eastAsia="en-US"/>
              </w:rPr>
              <w:t>ator Return</w:t>
            </w:r>
          </w:p>
        </w:tc>
      </w:tr>
    </w:tbl>
    <w:p w14:paraId="4F867458" w14:textId="77777777" w:rsidR="00E652F2" w:rsidRDefault="00E652F2" w:rsidP="00E652F2">
      <w:pPr>
        <w:spacing w:line="360" w:lineRule="auto"/>
      </w:pPr>
    </w:p>
    <w:p w14:paraId="742A32E6" w14:textId="77777777" w:rsidR="00E652F2" w:rsidRDefault="00E652F2" w:rsidP="00E652F2">
      <w:pPr>
        <w:spacing w:line="360" w:lineRule="auto"/>
      </w:pPr>
    </w:p>
    <w:p w14:paraId="11EFA714" w14:textId="291C0C42" w:rsidR="00E652F2" w:rsidRDefault="00E652F2" w:rsidP="003E3F52">
      <w:pPr>
        <w:pStyle w:val="Heading3"/>
        <w:numPr>
          <w:ilvl w:val="2"/>
          <w:numId w:val="72"/>
        </w:numPr>
      </w:pPr>
      <w:bookmarkStart w:id="106" w:name="_Toc206760666"/>
      <w:r>
        <w:t>Access Details</w:t>
      </w:r>
      <w:bookmarkEnd w:id="106"/>
      <w:r>
        <w:t xml:space="preserve"> </w:t>
      </w:r>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E652F2" w:rsidRPr="009B444E" w14:paraId="17D80692" w14:textId="77777777" w:rsidTr="0002413F">
        <w:tc>
          <w:tcPr>
            <w:tcW w:w="3681" w:type="dxa"/>
          </w:tcPr>
          <w:p w14:paraId="31E9781E" w14:textId="77777777" w:rsidR="00E652F2" w:rsidRPr="009B444E" w:rsidRDefault="00E652F2" w:rsidP="0002413F">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64B1E62C" w14:textId="77777777" w:rsidR="00E652F2" w:rsidRPr="009B444E" w:rsidRDefault="00E652F2" w:rsidP="0002413F">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 xml:space="preserve">users added to the Disbursal Checker group. </w:t>
            </w:r>
          </w:p>
        </w:tc>
      </w:tr>
      <w:tr w:rsidR="00E652F2" w:rsidRPr="009B444E" w14:paraId="74FF44F8" w14:textId="77777777" w:rsidTr="0002413F">
        <w:tc>
          <w:tcPr>
            <w:tcW w:w="3681" w:type="dxa"/>
          </w:tcPr>
          <w:p w14:paraId="5580C7AF" w14:textId="77777777" w:rsidR="00E652F2" w:rsidRPr="009B444E" w:rsidRDefault="00E652F2" w:rsidP="0002413F">
            <w:pPr>
              <w:pStyle w:val="ListParagraph"/>
              <w:spacing w:line="360" w:lineRule="auto"/>
              <w:ind w:left="0"/>
              <w:jc w:val="both"/>
              <w:rPr>
                <w:rFonts w:eastAsia="Calibri" w:cs="Arial"/>
                <w:szCs w:val="24"/>
              </w:rPr>
            </w:pPr>
            <w:r w:rsidRPr="009B444E">
              <w:rPr>
                <w:rFonts w:eastAsia="Calibri" w:cs="Arial"/>
                <w:szCs w:val="24"/>
              </w:rPr>
              <w:lastRenderedPageBreak/>
              <w:t xml:space="preserve">Filters </w:t>
            </w:r>
          </w:p>
        </w:tc>
        <w:tc>
          <w:tcPr>
            <w:tcW w:w="4626" w:type="dxa"/>
          </w:tcPr>
          <w:p w14:paraId="48796AB4" w14:textId="77777777" w:rsidR="00E652F2" w:rsidRPr="009B444E" w:rsidRDefault="00E652F2" w:rsidP="0002413F">
            <w:pPr>
              <w:pStyle w:val="ListParagraph"/>
              <w:spacing w:line="360" w:lineRule="auto"/>
              <w:ind w:left="0"/>
              <w:jc w:val="both"/>
              <w:rPr>
                <w:rFonts w:eastAsia="Calibri" w:cs="Arial"/>
                <w:szCs w:val="24"/>
              </w:rPr>
            </w:pPr>
            <w:r>
              <w:rPr>
                <w:rFonts w:eastAsia="Calibri" w:cs="Arial"/>
                <w:szCs w:val="24"/>
              </w:rPr>
              <w:t>NA</w:t>
            </w:r>
          </w:p>
        </w:tc>
      </w:tr>
      <w:tr w:rsidR="00E652F2" w:rsidRPr="009B444E" w14:paraId="51B3E1A0" w14:textId="77777777" w:rsidTr="0002413F">
        <w:tc>
          <w:tcPr>
            <w:tcW w:w="3681" w:type="dxa"/>
          </w:tcPr>
          <w:p w14:paraId="0005C62C" w14:textId="77777777" w:rsidR="00E652F2" w:rsidRPr="009B444E" w:rsidRDefault="00E652F2" w:rsidP="0002413F">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789044FF" w14:textId="77777777" w:rsidR="00E652F2" w:rsidRPr="009B444E" w:rsidRDefault="00E652F2" w:rsidP="0002413F">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E652F2" w:rsidRPr="009B444E" w14:paraId="2ADC3086" w14:textId="77777777" w:rsidTr="0002413F">
        <w:tc>
          <w:tcPr>
            <w:tcW w:w="3681" w:type="dxa"/>
          </w:tcPr>
          <w:p w14:paraId="7CE3899E" w14:textId="77777777" w:rsidR="00E652F2" w:rsidRPr="009B444E" w:rsidRDefault="00E652F2" w:rsidP="0002413F">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40237214" w14:textId="77777777" w:rsidR="00E652F2" w:rsidRPr="009B444E" w:rsidRDefault="00E652F2" w:rsidP="0002413F">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E652F2" w:rsidRPr="009B444E" w14:paraId="223AF0D8" w14:textId="77777777" w:rsidTr="0002413F">
        <w:tc>
          <w:tcPr>
            <w:tcW w:w="3681" w:type="dxa"/>
          </w:tcPr>
          <w:p w14:paraId="5C3E548D" w14:textId="77777777" w:rsidR="00E652F2" w:rsidRPr="009B444E" w:rsidRDefault="00E652F2" w:rsidP="0002413F">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5E3E9730" w14:textId="77777777" w:rsidR="00E652F2" w:rsidRPr="009B444E" w:rsidRDefault="00E652F2" w:rsidP="0002413F">
            <w:pPr>
              <w:pStyle w:val="ListParagraph"/>
              <w:spacing w:line="360" w:lineRule="auto"/>
              <w:ind w:left="0"/>
              <w:jc w:val="both"/>
              <w:rPr>
                <w:rFonts w:eastAsia="Calibri" w:cs="Arial"/>
                <w:szCs w:val="24"/>
              </w:rPr>
            </w:pPr>
            <w:r w:rsidRPr="009B444E">
              <w:rPr>
                <w:rFonts w:eastAsia="Calibri" w:cs="Arial"/>
                <w:szCs w:val="24"/>
              </w:rPr>
              <w:t>None</w:t>
            </w:r>
          </w:p>
        </w:tc>
      </w:tr>
    </w:tbl>
    <w:p w14:paraId="4A36513B" w14:textId="77777777" w:rsidR="00E652F2" w:rsidRDefault="00E652F2" w:rsidP="00E652F2"/>
    <w:p w14:paraId="20D71835" w14:textId="77777777" w:rsidR="00E652F2" w:rsidRDefault="00E652F2" w:rsidP="00E652F2"/>
    <w:p w14:paraId="76C85F93" w14:textId="77777777" w:rsidR="00E652F2" w:rsidRDefault="00E652F2" w:rsidP="00E652F2"/>
    <w:p w14:paraId="00077EB2" w14:textId="77777777" w:rsidR="00E652F2" w:rsidRDefault="00E652F2" w:rsidP="00E652F2"/>
    <w:p w14:paraId="3A94228B" w14:textId="77777777" w:rsidR="00E652F2" w:rsidRDefault="00E652F2" w:rsidP="00E652F2"/>
    <w:p w14:paraId="5FFE0AF5" w14:textId="77777777" w:rsidR="00E652F2" w:rsidRDefault="00E652F2" w:rsidP="00E652F2"/>
    <w:p w14:paraId="2FF74607" w14:textId="77777777" w:rsidR="00E652F2" w:rsidRDefault="00E652F2" w:rsidP="00E652F2"/>
    <w:p w14:paraId="3C463909" w14:textId="77777777" w:rsidR="00E652F2" w:rsidRDefault="00E652F2" w:rsidP="00E652F2"/>
    <w:p w14:paraId="6D06D47A" w14:textId="77777777" w:rsidR="00E652F2" w:rsidRDefault="00E652F2" w:rsidP="00E652F2"/>
    <w:p w14:paraId="3F4D7BE7" w14:textId="77777777" w:rsidR="00257B02" w:rsidRDefault="00257B02" w:rsidP="00E652F2"/>
    <w:p w14:paraId="35857D54" w14:textId="77777777" w:rsidR="00257B02" w:rsidRDefault="00257B02" w:rsidP="00E652F2"/>
    <w:p w14:paraId="5527F9F0" w14:textId="77777777" w:rsidR="00257B02" w:rsidRDefault="00257B02" w:rsidP="00E652F2"/>
    <w:p w14:paraId="640109F1" w14:textId="77777777" w:rsidR="00257B02" w:rsidRDefault="00257B02" w:rsidP="00E652F2"/>
    <w:p w14:paraId="76AA1DFE" w14:textId="1E102972" w:rsidR="005114AD" w:rsidRDefault="005114AD" w:rsidP="00AE21B4">
      <w:pPr>
        <w:pStyle w:val="Heading2"/>
        <w:numPr>
          <w:ilvl w:val="1"/>
          <w:numId w:val="72"/>
        </w:numPr>
      </w:pPr>
      <w:bookmarkStart w:id="107" w:name="_Toc206760667"/>
      <w:r>
        <w:t>Primary MCQ Issuance</w:t>
      </w:r>
      <w:bookmarkEnd w:id="107"/>
      <w:r>
        <w:t xml:space="preserve"> </w:t>
      </w:r>
    </w:p>
    <w:p w14:paraId="774D9FEB" w14:textId="77777777" w:rsidR="005114AD" w:rsidRDefault="005114AD" w:rsidP="005114AD"/>
    <w:p w14:paraId="3BC19235" w14:textId="278B390E" w:rsidR="005114AD" w:rsidRDefault="005114AD" w:rsidP="00D6177B">
      <w:pPr>
        <w:pStyle w:val="Heading3"/>
      </w:pPr>
      <w:bookmarkStart w:id="108" w:name="_Toc206760668"/>
      <w:r>
        <w:t>3.</w:t>
      </w:r>
      <w:r w:rsidR="00D6177B">
        <w:t xml:space="preserve">15.1 </w:t>
      </w:r>
      <w:r>
        <w:t>Description</w:t>
      </w:r>
      <w:bookmarkEnd w:id="108"/>
      <w:r>
        <w:t xml:space="preserve"> </w:t>
      </w:r>
    </w:p>
    <w:p w14:paraId="0C12C643" w14:textId="77777777" w:rsidR="005114AD" w:rsidRDefault="005114AD" w:rsidP="003E3F52">
      <w:pPr>
        <w:pStyle w:val="ListParagraph"/>
        <w:numPr>
          <w:ilvl w:val="0"/>
          <w:numId w:val="73"/>
        </w:numPr>
        <w:spacing w:line="360" w:lineRule="auto"/>
      </w:pPr>
      <w:r>
        <w:t xml:space="preserve">This will be a user queue. i.e., the users will have access to this queue. </w:t>
      </w:r>
    </w:p>
    <w:p w14:paraId="474CA4FF" w14:textId="77777777" w:rsidR="005114AD" w:rsidRDefault="005114AD" w:rsidP="003E3F52">
      <w:pPr>
        <w:pStyle w:val="ListParagraph"/>
        <w:numPr>
          <w:ilvl w:val="0"/>
          <w:numId w:val="73"/>
        </w:numPr>
        <w:spacing w:line="360" w:lineRule="auto"/>
      </w:pPr>
      <w:r>
        <w:t xml:space="preserve">The WI will route to this queue based on the conditions below: </w:t>
      </w:r>
    </w:p>
    <w:p w14:paraId="6262AE5D" w14:textId="648FA79C" w:rsidR="005114AD" w:rsidRDefault="003F6A44" w:rsidP="003E3F52">
      <w:pPr>
        <w:pStyle w:val="ListParagraph"/>
        <w:numPr>
          <w:ilvl w:val="1"/>
          <w:numId w:val="73"/>
        </w:numPr>
        <w:spacing w:line="360" w:lineRule="auto"/>
      </w:pPr>
      <w:r>
        <w:t xml:space="preserve">From Disbursal Checker Stage: </w:t>
      </w:r>
      <w:r w:rsidR="00393120" w:rsidRPr="00393120">
        <w:t>If Sub-Product = Takeover or Secondary Bank LC</w:t>
      </w:r>
    </w:p>
    <w:p w14:paraId="7EC81CEB" w14:textId="77777777" w:rsidR="005114AD" w:rsidRDefault="005114AD" w:rsidP="003E3F52">
      <w:pPr>
        <w:pStyle w:val="ListParagraph"/>
        <w:numPr>
          <w:ilvl w:val="0"/>
          <w:numId w:val="73"/>
        </w:numPr>
        <w:spacing w:line="360" w:lineRule="auto"/>
      </w:pPr>
      <w:r>
        <w:t xml:space="preserve">The user will open the WI and review it. </w:t>
      </w:r>
    </w:p>
    <w:p w14:paraId="5E0A5C3B" w14:textId="77777777" w:rsidR="005114AD" w:rsidRDefault="005114AD" w:rsidP="003E3F52">
      <w:pPr>
        <w:pStyle w:val="ListParagraph"/>
        <w:numPr>
          <w:ilvl w:val="0"/>
          <w:numId w:val="73"/>
        </w:numPr>
        <w:spacing w:line="360" w:lineRule="auto"/>
      </w:pPr>
      <w:r>
        <w:t xml:space="preserve">The user can upload documents if required. </w:t>
      </w:r>
    </w:p>
    <w:p w14:paraId="4E811CD3" w14:textId="33564E34" w:rsidR="005114AD" w:rsidRDefault="005114AD" w:rsidP="003E3F52">
      <w:pPr>
        <w:pStyle w:val="ListParagraph"/>
        <w:numPr>
          <w:ilvl w:val="0"/>
          <w:numId w:val="73"/>
        </w:numPr>
        <w:spacing w:line="360" w:lineRule="auto"/>
      </w:pPr>
      <w:r>
        <w:t xml:space="preserve">The user will have the following </w:t>
      </w:r>
      <w:r w:rsidR="009F5D11">
        <w:t>decisions,</w:t>
      </w:r>
      <w:r w:rsidR="005F5D32">
        <w:t xml:space="preserve"> and WI will route as per: </w:t>
      </w:r>
    </w:p>
    <w:p w14:paraId="5597A51C" w14:textId="2C4CBC3C" w:rsidR="005114AD" w:rsidRDefault="005114AD" w:rsidP="005114AD">
      <w:pPr>
        <w:spacing w:line="360" w:lineRule="auto"/>
      </w:pPr>
    </w:p>
    <w:tbl>
      <w:tblPr>
        <w:tblW w:w="5000" w:type="pct"/>
        <w:tblLook w:val="04A0" w:firstRow="1" w:lastRow="0" w:firstColumn="1" w:lastColumn="0" w:noHBand="0" w:noVBand="1"/>
      </w:tblPr>
      <w:tblGrid>
        <w:gridCol w:w="1116"/>
        <w:gridCol w:w="5269"/>
        <w:gridCol w:w="2631"/>
      </w:tblGrid>
      <w:tr w:rsidR="00D96528" w:rsidRPr="009D0F77" w14:paraId="3CDB28A7" w14:textId="6F53F81B" w:rsidTr="00D22292">
        <w:trPr>
          <w:trHeight w:val="290"/>
        </w:trPr>
        <w:tc>
          <w:tcPr>
            <w:tcW w:w="619" w:type="pct"/>
            <w:tcBorders>
              <w:top w:val="single" w:sz="4" w:space="0" w:color="auto"/>
              <w:left w:val="single" w:sz="4" w:space="0" w:color="auto"/>
              <w:bottom w:val="single" w:sz="4" w:space="0" w:color="auto"/>
              <w:right w:val="single" w:sz="4" w:space="0" w:color="auto"/>
            </w:tcBorders>
            <w:shd w:val="clear" w:color="auto" w:fill="auto"/>
            <w:vAlign w:val="center"/>
          </w:tcPr>
          <w:p w14:paraId="09AECFAE" w14:textId="2528679E" w:rsidR="00D96528" w:rsidRPr="00D96528" w:rsidRDefault="00D96528" w:rsidP="00D96528">
            <w:pPr>
              <w:suppressAutoHyphens w:val="0"/>
              <w:spacing w:line="240" w:lineRule="auto"/>
              <w:rPr>
                <w:rFonts w:cs="Calibri"/>
                <w:b/>
                <w:bCs/>
                <w:color w:val="000000"/>
                <w:sz w:val="22"/>
                <w:szCs w:val="22"/>
                <w:lang w:eastAsia="en-US"/>
              </w:rPr>
            </w:pPr>
            <w:r w:rsidRPr="00D96528">
              <w:rPr>
                <w:rFonts w:cs="Calibri"/>
                <w:b/>
                <w:bCs/>
                <w:color w:val="000000"/>
                <w:sz w:val="22"/>
                <w:szCs w:val="22"/>
                <w:lang w:eastAsia="en-US"/>
              </w:rPr>
              <w:t>Decision</w:t>
            </w:r>
          </w:p>
        </w:tc>
        <w:tc>
          <w:tcPr>
            <w:tcW w:w="2922" w:type="pct"/>
            <w:tcBorders>
              <w:top w:val="single" w:sz="4" w:space="0" w:color="auto"/>
              <w:left w:val="nil"/>
              <w:bottom w:val="single" w:sz="4" w:space="0" w:color="auto"/>
              <w:right w:val="single" w:sz="4" w:space="0" w:color="auto"/>
            </w:tcBorders>
            <w:shd w:val="clear" w:color="auto" w:fill="auto"/>
            <w:vAlign w:val="center"/>
          </w:tcPr>
          <w:p w14:paraId="533BEC0A" w14:textId="10CFE3FC" w:rsidR="00D96528" w:rsidRPr="00D96528" w:rsidRDefault="00D96528" w:rsidP="00D96528">
            <w:pPr>
              <w:suppressAutoHyphens w:val="0"/>
              <w:spacing w:line="240" w:lineRule="auto"/>
              <w:rPr>
                <w:rFonts w:cs="Calibri"/>
                <w:b/>
                <w:bCs/>
                <w:color w:val="000000"/>
                <w:sz w:val="22"/>
                <w:szCs w:val="22"/>
                <w:lang w:eastAsia="en-US"/>
              </w:rPr>
            </w:pPr>
            <w:r w:rsidRPr="00D96528">
              <w:rPr>
                <w:rFonts w:cs="Calibri"/>
                <w:b/>
                <w:bCs/>
                <w:color w:val="000000"/>
                <w:sz w:val="22"/>
                <w:szCs w:val="22"/>
                <w:lang w:eastAsia="en-US"/>
              </w:rPr>
              <w:t>Condition</w:t>
            </w:r>
          </w:p>
        </w:tc>
        <w:tc>
          <w:tcPr>
            <w:tcW w:w="1459" w:type="pct"/>
            <w:tcBorders>
              <w:top w:val="single" w:sz="4" w:space="0" w:color="auto"/>
              <w:left w:val="nil"/>
              <w:bottom w:val="single" w:sz="4" w:space="0" w:color="auto"/>
              <w:right w:val="single" w:sz="4" w:space="0" w:color="auto"/>
            </w:tcBorders>
            <w:vAlign w:val="center"/>
          </w:tcPr>
          <w:p w14:paraId="03620452" w14:textId="30F25511" w:rsidR="00D96528" w:rsidRPr="00D96528" w:rsidRDefault="00D96528" w:rsidP="00D96528">
            <w:pPr>
              <w:suppressAutoHyphens w:val="0"/>
              <w:spacing w:line="240" w:lineRule="auto"/>
              <w:rPr>
                <w:rFonts w:cs="Calibri"/>
                <w:b/>
                <w:bCs/>
                <w:color w:val="000000"/>
                <w:sz w:val="22"/>
                <w:szCs w:val="22"/>
                <w:lang w:eastAsia="en-US"/>
              </w:rPr>
            </w:pPr>
            <w:r w:rsidRPr="00D96528">
              <w:rPr>
                <w:rFonts w:cs="Calibri"/>
                <w:b/>
                <w:bCs/>
                <w:color w:val="000000"/>
                <w:sz w:val="22"/>
                <w:szCs w:val="22"/>
                <w:lang w:eastAsia="en-US"/>
              </w:rPr>
              <w:t xml:space="preserve">WI moves to </w:t>
            </w:r>
          </w:p>
        </w:tc>
      </w:tr>
      <w:tr w:rsidR="00D96528" w:rsidRPr="009D0F77" w14:paraId="46CB39F8" w14:textId="729AC1E3" w:rsidTr="00D22292">
        <w:trPr>
          <w:trHeight w:val="290"/>
        </w:trPr>
        <w:tc>
          <w:tcPr>
            <w:tcW w:w="61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BBBE0B1" w14:textId="77777777" w:rsidR="00D96528" w:rsidRPr="009D0F77" w:rsidRDefault="00D96528" w:rsidP="00D96528">
            <w:pPr>
              <w:suppressAutoHyphens w:val="0"/>
              <w:spacing w:line="240" w:lineRule="auto"/>
              <w:rPr>
                <w:rFonts w:cs="Calibri"/>
                <w:color w:val="000000"/>
                <w:sz w:val="22"/>
                <w:szCs w:val="22"/>
                <w:lang w:eastAsia="en-US"/>
              </w:rPr>
            </w:pPr>
            <w:r w:rsidRPr="009D0F77">
              <w:rPr>
                <w:rFonts w:cs="Calibri"/>
                <w:color w:val="000000"/>
                <w:sz w:val="22"/>
                <w:szCs w:val="22"/>
                <w:lang w:eastAsia="en-US"/>
              </w:rPr>
              <w:t>Return to Source</w:t>
            </w:r>
          </w:p>
        </w:tc>
        <w:tc>
          <w:tcPr>
            <w:tcW w:w="2922" w:type="pct"/>
            <w:tcBorders>
              <w:top w:val="single" w:sz="4" w:space="0" w:color="auto"/>
              <w:left w:val="nil"/>
              <w:bottom w:val="single" w:sz="4" w:space="0" w:color="auto"/>
              <w:right w:val="single" w:sz="4" w:space="0" w:color="auto"/>
            </w:tcBorders>
            <w:shd w:val="clear" w:color="auto" w:fill="auto"/>
            <w:vAlign w:val="center"/>
            <w:hideMark/>
          </w:tcPr>
          <w:p w14:paraId="419330FD" w14:textId="77777777" w:rsidR="00D96528" w:rsidRPr="009D0F77" w:rsidRDefault="00D96528" w:rsidP="00D96528">
            <w:pPr>
              <w:suppressAutoHyphens w:val="0"/>
              <w:spacing w:line="240" w:lineRule="auto"/>
              <w:rPr>
                <w:rFonts w:cs="Calibri"/>
                <w:color w:val="000000"/>
                <w:sz w:val="22"/>
                <w:szCs w:val="22"/>
                <w:lang w:eastAsia="en-US"/>
              </w:rPr>
            </w:pPr>
            <w:r w:rsidRPr="009D0F77">
              <w:rPr>
                <w:rFonts w:cs="Calibri"/>
                <w:color w:val="000000"/>
                <w:sz w:val="22"/>
                <w:szCs w:val="22"/>
                <w:lang w:eastAsia="en-US"/>
              </w:rPr>
              <w:t xml:space="preserve">Always </w:t>
            </w:r>
          </w:p>
        </w:tc>
        <w:tc>
          <w:tcPr>
            <w:tcW w:w="1459" w:type="pct"/>
            <w:tcBorders>
              <w:top w:val="single" w:sz="4" w:space="0" w:color="auto"/>
              <w:left w:val="nil"/>
              <w:bottom w:val="single" w:sz="4" w:space="0" w:color="auto"/>
              <w:right w:val="single" w:sz="4" w:space="0" w:color="auto"/>
            </w:tcBorders>
            <w:vAlign w:val="center"/>
          </w:tcPr>
          <w:p w14:paraId="360D0D10" w14:textId="5BB62B24" w:rsidR="00D96528" w:rsidRPr="009D0F77" w:rsidRDefault="00D96528" w:rsidP="00D96528">
            <w:pPr>
              <w:suppressAutoHyphens w:val="0"/>
              <w:spacing w:line="240" w:lineRule="auto"/>
              <w:rPr>
                <w:rFonts w:cs="Calibri"/>
                <w:color w:val="000000"/>
                <w:sz w:val="22"/>
                <w:szCs w:val="22"/>
                <w:lang w:eastAsia="en-US"/>
              </w:rPr>
            </w:pPr>
            <w:r w:rsidRPr="009D0F77">
              <w:rPr>
                <w:rFonts w:cs="Calibri"/>
                <w:color w:val="000000"/>
                <w:sz w:val="22"/>
                <w:szCs w:val="22"/>
                <w:lang w:eastAsia="en-US"/>
              </w:rPr>
              <w:t>Initiator Return</w:t>
            </w:r>
          </w:p>
        </w:tc>
      </w:tr>
      <w:tr w:rsidR="00D96528" w:rsidRPr="009D0F77" w14:paraId="2C31A213" w14:textId="5FB3542D" w:rsidTr="00D22292">
        <w:trPr>
          <w:trHeight w:val="1450"/>
        </w:trPr>
        <w:tc>
          <w:tcPr>
            <w:tcW w:w="619" w:type="pct"/>
            <w:tcBorders>
              <w:top w:val="nil"/>
              <w:left w:val="single" w:sz="4" w:space="0" w:color="auto"/>
              <w:bottom w:val="single" w:sz="4" w:space="0" w:color="auto"/>
              <w:right w:val="single" w:sz="4" w:space="0" w:color="auto"/>
            </w:tcBorders>
            <w:shd w:val="clear" w:color="auto" w:fill="auto"/>
            <w:vAlign w:val="center"/>
            <w:hideMark/>
          </w:tcPr>
          <w:p w14:paraId="7D7BB3AF" w14:textId="77777777" w:rsidR="00D96528" w:rsidRPr="009D0F77" w:rsidRDefault="00D96528" w:rsidP="00D96528">
            <w:pPr>
              <w:suppressAutoHyphens w:val="0"/>
              <w:spacing w:line="240" w:lineRule="auto"/>
              <w:rPr>
                <w:rFonts w:cs="Calibri"/>
                <w:color w:val="000000"/>
                <w:sz w:val="22"/>
                <w:szCs w:val="22"/>
                <w:lang w:eastAsia="en-US"/>
              </w:rPr>
            </w:pPr>
            <w:r w:rsidRPr="009D0F77">
              <w:rPr>
                <w:rFonts w:cs="Calibri"/>
                <w:color w:val="000000"/>
                <w:sz w:val="22"/>
                <w:szCs w:val="22"/>
                <w:lang w:eastAsia="en-US"/>
              </w:rPr>
              <w:t>Submit</w:t>
            </w:r>
          </w:p>
        </w:tc>
        <w:tc>
          <w:tcPr>
            <w:tcW w:w="2922" w:type="pct"/>
            <w:tcBorders>
              <w:top w:val="nil"/>
              <w:left w:val="nil"/>
              <w:bottom w:val="single" w:sz="4" w:space="0" w:color="auto"/>
              <w:right w:val="single" w:sz="4" w:space="0" w:color="auto"/>
            </w:tcBorders>
            <w:shd w:val="clear" w:color="auto" w:fill="auto"/>
            <w:vAlign w:val="center"/>
            <w:hideMark/>
          </w:tcPr>
          <w:p w14:paraId="31913F2E" w14:textId="3EB37386" w:rsidR="00D96528" w:rsidRPr="009D0F77" w:rsidRDefault="00D96528" w:rsidP="00D96528">
            <w:pPr>
              <w:suppressAutoHyphens w:val="0"/>
              <w:spacing w:line="240" w:lineRule="auto"/>
              <w:rPr>
                <w:rFonts w:cs="Calibri"/>
                <w:color w:val="000000"/>
                <w:sz w:val="22"/>
                <w:szCs w:val="22"/>
                <w:lang w:eastAsia="en-US"/>
              </w:rPr>
            </w:pPr>
            <w:r w:rsidRPr="009D0F77">
              <w:rPr>
                <w:rFonts w:cs="Calibri"/>
                <w:color w:val="000000"/>
                <w:sz w:val="22"/>
                <w:szCs w:val="22"/>
                <w:lang w:eastAsia="en-US"/>
              </w:rPr>
              <w:t>If Sub-Product = Takeover or Secondary Bank LC (STL Required) | Cross Sell = AO</w:t>
            </w:r>
            <w:r w:rsidRPr="009D0F77">
              <w:rPr>
                <w:rFonts w:cs="Calibri"/>
                <w:color w:val="000000"/>
                <w:sz w:val="22"/>
                <w:szCs w:val="22"/>
                <w:lang w:eastAsia="en-US"/>
              </w:rPr>
              <w:br/>
              <w:t>If Sub-Product = Takeover</w:t>
            </w:r>
            <w:r>
              <w:rPr>
                <w:rFonts w:cs="Calibri"/>
                <w:color w:val="000000"/>
                <w:sz w:val="22"/>
                <w:szCs w:val="22"/>
                <w:lang w:eastAsia="en-US"/>
              </w:rPr>
              <w:t xml:space="preserve"> </w:t>
            </w:r>
            <w:r w:rsidRPr="009D0F77">
              <w:rPr>
                <w:rFonts w:cs="Calibri"/>
                <w:color w:val="000000"/>
                <w:sz w:val="22"/>
                <w:szCs w:val="22"/>
                <w:lang w:eastAsia="en-US"/>
              </w:rPr>
              <w:t xml:space="preserve">or Secondary Bank LC (STL Required) | Cross Sell = CC or AO &amp; CC| Primary MCQ Issuance Before CC Required = No </w:t>
            </w:r>
            <w:r w:rsidRPr="009D0F77">
              <w:rPr>
                <w:rFonts w:cs="Calibri"/>
                <w:color w:val="000000"/>
                <w:sz w:val="22"/>
                <w:szCs w:val="22"/>
                <w:lang w:eastAsia="en-US"/>
              </w:rPr>
              <w:br/>
              <w:t>Is Sub-Product = Takeover or Secondary Bank LC (STL Required)| Cross Sell = NA</w:t>
            </w:r>
            <w:r w:rsidRPr="009D0F77">
              <w:rPr>
                <w:rFonts w:cs="Calibri"/>
                <w:color w:val="000000"/>
                <w:sz w:val="22"/>
                <w:szCs w:val="22"/>
                <w:lang w:eastAsia="en-US"/>
              </w:rPr>
              <w:br/>
              <w:t xml:space="preserve">If Sub-Product = Secondary Bank LC (STL Not Required) | Cross Sell = NA </w:t>
            </w:r>
          </w:p>
        </w:tc>
        <w:tc>
          <w:tcPr>
            <w:tcW w:w="1459" w:type="pct"/>
            <w:tcBorders>
              <w:top w:val="nil"/>
              <w:left w:val="nil"/>
              <w:bottom w:val="single" w:sz="4" w:space="0" w:color="auto"/>
              <w:right w:val="single" w:sz="4" w:space="0" w:color="auto"/>
            </w:tcBorders>
            <w:vAlign w:val="center"/>
          </w:tcPr>
          <w:p w14:paraId="7DB13DE7" w14:textId="76A1E63B" w:rsidR="00D96528" w:rsidRPr="009D0F77" w:rsidRDefault="00D96528" w:rsidP="00D96528">
            <w:pPr>
              <w:suppressAutoHyphens w:val="0"/>
              <w:spacing w:line="240" w:lineRule="auto"/>
              <w:rPr>
                <w:rFonts w:cs="Calibri"/>
                <w:color w:val="000000"/>
                <w:sz w:val="22"/>
                <w:szCs w:val="22"/>
                <w:lang w:eastAsia="en-US"/>
              </w:rPr>
            </w:pPr>
            <w:r w:rsidRPr="009D0F77">
              <w:rPr>
                <w:rFonts w:cs="Calibri"/>
                <w:color w:val="000000"/>
                <w:sz w:val="22"/>
                <w:szCs w:val="22"/>
                <w:lang w:eastAsia="en-US"/>
              </w:rPr>
              <w:t>Original Verification</w:t>
            </w:r>
          </w:p>
        </w:tc>
      </w:tr>
      <w:tr w:rsidR="00D96528" w:rsidRPr="009D0F77" w14:paraId="0B5ED179" w14:textId="705D43C8" w:rsidTr="00D22292">
        <w:trPr>
          <w:trHeight w:val="870"/>
        </w:trPr>
        <w:tc>
          <w:tcPr>
            <w:tcW w:w="619" w:type="pct"/>
            <w:tcBorders>
              <w:top w:val="nil"/>
              <w:left w:val="single" w:sz="4" w:space="0" w:color="auto"/>
              <w:bottom w:val="single" w:sz="4" w:space="0" w:color="auto"/>
              <w:right w:val="single" w:sz="4" w:space="0" w:color="auto"/>
            </w:tcBorders>
            <w:shd w:val="clear" w:color="auto" w:fill="auto"/>
            <w:vAlign w:val="center"/>
            <w:hideMark/>
          </w:tcPr>
          <w:p w14:paraId="07238EFE" w14:textId="77777777" w:rsidR="00D96528" w:rsidRPr="009D0F77" w:rsidRDefault="00D96528" w:rsidP="00D96528">
            <w:pPr>
              <w:suppressAutoHyphens w:val="0"/>
              <w:spacing w:line="240" w:lineRule="auto"/>
              <w:rPr>
                <w:rFonts w:cs="Calibri"/>
                <w:color w:val="000000"/>
                <w:sz w:val="22"/>
                <w:szCs w:val="22"/>
                <w:lang w:eastAsia="en-US"/>
              </w:rPr>
            </w:pPr>
            <w:r w:rsidRPr="009D0F77">
              <w:rPr>
                <w:rFonts w:cs="Calibri"/>
                <w:color w:val="000000"/>
                <w:sz w:val="22"/>
                <w:szCs w:val="22"/>
                <w:lang w:eastAsia="en-US"/>
              </w:rPr>
              <w:lastRenderedPageBreak/>
              <w:t>Submit</w:t>
            </w:r>
          </w:p>
        </w:tc>
        <w:tc>
          <w:tcPr>
            <w:tcW w:w="2922" w:type="pct"/>
            <w:tcBorders>
              <w:top w:val="nil"/>
              <w:left w:val="nil"/>
              <w:bottom w:val="single" w:sz="4" w:space="0" w:color="auto"/>
              <w:right w:val="single" w:sz="4" w:space="0" w:color="auto"/>
            </w:tcBorders>
            <w:shd w:val="clear" w:color="auto" w:fill="auto"/>
            <w:vAlign w:val="center"/>
            <w:hideMark/>
          </w:tcPr>
          <w:p w14:paraId="53A8BCC6" w14:textId="77777777" w:rsidR="00D96528" w:rsidRPr="009D0F77" w:rsidRDefault="00D96528" w:rsidP="00D96528">
            <w:pPr>
              <w:suppressAutoHyphens w:val="0"/>
              <w:spacing w:line="240" w:lineRule="auto"/>
              <w:rPr>
                <w:rFonts w:cs="Calibri"/>
                <w:color w:val="000000"/>
                <w:sz w:val="22"/>
                <w:szCs w:val="22"/>
                <w:lang w:eastAsia="en-US"/>
              </w:rPr>
            </w:pPr>
            <w:r w:rsidRPr="009D0F77">
              <w:rPr>
                <w:rFonts w:cs="Calibri"/>
                <w:color w:val="000000"/>
                <w:sz w:val="22"/>
                <w:szCs w:val="22"/>
                <w:lang w:eastAsia="en-US"/>
              </w:rPr>
              <w:t>If Sub-Product = Takeover or Secondary Bank LC (STL Required)| Cross Sell = CC or AO &amp; CC | Primary MCQ Issuance Before CC Required = Yes</w:t>
            </w:r>
            <w:r w:rsidRPr="009D0F77">
              <w:rPr>
                <w:rFonts w:cs="Calibri"/>
                <w:color w:val="000000"/>
                <w:sz w:val="22"/>
                <w:szCs w:val="22"/>
                <w:lang w:eastAsia="en-US"/>
              </w:rPr>
              <w:br/>
              <w:t xml:space="preserve">If Sub-Product = Secondary Bank LC (STL Not Required) | Cross Sell = CC </w:t>
            </w:r>
          </w:p>
        </w:tc>
        <w:tc>
          <w:tcPr>
            <w:tcW w:w="1459" w:type="pct"/>
            <w:tcBorders>
              <w:top w:val="nil"/>
              <w:left w:val="nil"/>
              <w:bottom w:val="single" w:sz="4" w:space="0" w:color="auto"/>
              <w:right w:val="single" w:sz="4" w:space="0" w:color="auto"/>
            </w:tcBorders>
            <w:vAlign w:val="center"/>
          </w:tcPr>
          <w:p w14:paraId="44FE35EF" w14:textId="3C0A63B0" w:rsidR="00D96528" w:rsidRPr="009D0F77" w:rsidRDefault="00D96528" w:rsidP="00D96528">
            <w:pPr>
              <w:suppressAutoHyphens w:val="0"/>
              <w:spacing w:line="240" w:lineRule="auto"/>
              <w:rPr>
                <w:rFonts w:cs="Calibri"/>
                <w:color w:val="000000"/>
                <w:sz w:val="22"/>
                <w:szCs w:val="22"/>
                <w:lang w:eastAsia="en-US"/>
              </w:rPr>
            </w:pPr>
            <w:r w:rsidRPr="009D0F77">
              <w:rPr>
                <w:rFonts w:cs="Calibri"/>
                <w:color w:val="000000"/>
                <w:sz w:val="22"/>
                <w:szCs w:val="22"/>
                <w:lang w:eastAsia="en-US"/>
              </w:rPr>
              <w:t>Card CRU</w:t>
            </w:r>
          </w:p>
        </w:tc>
      </w:tr>
    </w:tbl>
    <w:p w14:paraId="609421A3" w14:textId="77777777" w:rsidR="005114AD" w:rsidRDefault="005114AD" w:rsidP="005114AD">
      <w:pPr>
        <w:spacing w:line="360" w:lineRule="auto"/>
      </w:pPr>
    </w:p>
    <w:p w14:paraId="2DDB4DDF" w14:textId="77777777" w:rsidR="005114AD" w:rsidRDefault="005114AD" w:rsidP="003E3F52">
      <w:pPr>
        <w:pStyle w:val="Heading3"/>
        <w:numPr>
          <w:ilvl w:val="2"/>
          <w:numId w:val="72"/>
        </w:numPr>
      </w:pPr>
      <w:bookmarkStart w:id="109" w:name="_Toc206760669"/>
      <w:r>
        <w:t>Access Details</w:t>
      </w:r>
      <w:bookmarkEnd w:id="109"/>
      <w:r>
        <w:t xml:space="preserve"> </w:t>
      </w:r>
    </w:p>
    <w:p w14:paraId="51472DD1" w14:textId="77777777" w:rsidR="005114AD" w:rsidRDefault="005114AD" w:rsidP="005114AD"/>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5114AD" w:rsidRPr="009B444E" w14:paraId="05C6B578" w14:textId="77777777" w:rsidTr="007B5E0D">
        <w:tc>
          <w:tcPr>
            <w:tcW w:w="3681" w:type="dxa"/>
          </w:tcPr>
          <w:p w14:paraId="32B5818B" w14:textId="77777777" w:rsidR="005114AD" w:rsidRPr="009B444E" w:rsidRDefault="005114AD" w:rsidP="007B5E0D">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78378A6F" w14:textId="77777777" w:rsidR="005114AD" w:rsidRPr="009B444E" w:rsidRDefault="005114AD" w:rsidP="007B5E0D">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 xml:space="preserve">users added to the Primary MCQ Issuance group. </w:t>
            </w:r>
          </w:p>
        </w:tc>
      </w:tr>
      <w:tr w:rsidR="005114AD" w:rsidRPr="009B444E" w14:paraId="517F6543" w14:textId="77777777" w:rsidTr="007B5E0D">
        <w:tc>
          <w:tcPr>
            <w:tcW w:w="3681" w:type="dxa"/>
          </w:tcPr>
          <w:p w14:paraId="332C7ADC" w14:textId="77777777" w:rsidR="005114AD" w:rsidRPr="009B444E" w:rsidRDefault="005114AD" w:rsidP="007B5E0D">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4C722196" w14:textId="77777777" w:rsidR="005114AD" w:rsidRPr="009B444E" w:rsidRDefault="005114AD" w:rsidP="007B5E0D">
            <w:pPr>
              <w:pStyle w:val="ListParagraph"/>
              <w:spacing w:line="360" w:lineRule="auto"/>
              <w:ind w:left="0"/>
              <w:jc w:val="both"/>
              <w:rPr>
                <w:rFonts w:eastAsia="Calibri" w:cs="Arial"/>
                <w:szCs w:val="24"/>
              </w:rPr>
            </w:pPr>
            <w:r>
              <w:rPr>
                <w:rFonts w:eastAsia="Calibri" w:cs="Arial"/>
                <w:szCs w:val="24"/>
              </w:rPr>
              <w:t>NA</w:t>
            </w:r>
          </w:p>
        </w:tc>
      </w:tr>
      <w:tr w:rsidR="005114AD" w:rsidRPr="009B444E" w14:paraId="578E9032" w14:textId="77777777" w:rsidTr="007B5E0D">
        <w:tc>
          <w:tcPr>
            <w:tcW w:w="3681" w:type="dxa"/>
          </w:tcPr>
          <w:p w14:paraId="1F5C9927" w14:textId="77777777" w:rsidR="005114AD" w:rsidRPr="009B444E" w:rsidRDefault="005114AD" w:rsidP="007B5E0D">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3E6C3087" w14:textId="77777777" w:rsidR="005114AD" w:rsidRPr="009B444E" w:rsidRDefault="005114AD" w:rsidP="007B5E0D">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5114AD" w:rsidRPr="009B444E" w14:paraId="740FB2A1" w14:textId="77777777" w:rsidTr="007B5E0D">
        <w:tc>
          <w:tcPr>
            <w:tcW w:w="3681" w:type="dxa"/>
          </w:tcPr>
          <w:p w14:paraId="133EB040" w14:textId="77777777" w:rsidR="005114AD" w:rsidRPr="009B444E" w:rsidRDefault="005114AD" w:rsidP="007B5E0D">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66FC31CF" w14:textId="77777777" w:rsidR="005114AD" w:rsidRPr="009B444E" w:rsidRDefault="005114AD" w:rsidP="007B5E0D">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5114AD" w:rsidRPr="009B444E" w14:paraId="3F62B961" w14:textId="77777777" w:rsidTr="007B5E0D">
        <w:tc>
          <w:tcPr>
            <w:tcW w:w="3681" w:type="dxa"/>
          </w:tcPr>
          <w:p w14:paraId="1944C1ED" w14:textId="77777777" w:rsidR="005114AD" w:rsidRPr="009B444E" w:rsidRDefault="005114AD" w:rsidP="007B5E0D">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7DD06940" w14:textId="77777777" w:rsidR="005114AD" w:rsidRPr="009B444E" w:rsidRDefault="005114AD" w:rsidP="007B5E0D">
            <w:pPr>
              <w:pStyle w:val="ListParagraph"/>
              <w:spacing w:line="360" w:lineRule="auto"/>
              <w:ind w:left="0"/>
              <w:jc w:val="both"/>
              <w:rPr>
                <w:rFonts w:eastAsia="Calibri" w:cs="Arial"/>
                <w:szCs w:val="24"/>
              </w:rPr>
            </w:pPr>
            <w:r w:rsidRPr="009B444E">
              <w:rPr>
                <w:rFonts w:eastAsia="Calibri" w:cs="Arial"/>
                <w:szCs w:val="24"/>
              </w:rPr>
              <w:t>None</w:t>
            </w:r>
          </w:p>
        </w:tc>
      </w:tr>
    </w:tbl>
    <w:p w14:paraId="3D74A61B" w14:textId="77777777" w:rsidR="00D22292" w:rsidRDefault="00D22292" w:rsidP="005114AD"/>
    <w:p w14:paraId="34C6F22D" w14:textId="77777777" w:rsidR="005114AD" w:rsidRDefault="005114AD" w:rsidP="005114AD"/>
    <w:p w14:paraId="4D0FB6BE" w14:textId="3EB156BE" w:rsidR="0013279E" w:rsidRDefault="0013279E" w:rsidP="00AE21B4">
      <w:pPr>
        <w:pStyle w:val="Heading2"/>
        <w:numPr>
          <w:ilvl w:val="1"/>
          <w:numId w:val="72"/>
        </w:numPr>
      </w:pPr>
      <w:bookmarkStart w:id="110" w:name="_Toc206760670"/>
      <w:r>
        <w:t>Card CRU</w:t>
      </w:r>
      <w:bookmarkEnd w:id="110"/>
      <w:r>
        <w:t xml:space="preserve"> </w:t>
      </w:r>
    </w:p>
    <w:p w14:paraId="6EE27595" w14:textId="77777777" w:rsidR="0013279E" w:rsidRDefault="0013279E" w:rsidP="0013279E"/>
    <w:p w14:paraId="00C5C347" w14:textId="33AC023F" w:rsidR="0013279E" w:rsidRDefault="00375A2A" w:rsidP="00375A2A">
      <w:pPr>
        <w:pStyle w:val="Heading3"/>
      </w:pPr>
      <w:bookmarkStart w:id="111" w:name="_Toc206760671"/>
      <w:r>
        <w:t xml:space="preserve">3.16.1 </w:t>
      </w:r>
      <w:r w:rsidR="0013279E">
        <w:t>Description</w:t>
      </w:r>
      <w:bookmarkEnd w:id="111"/>
      <w:r w:rsidR="0013279E">
        <w:t xml:space="preserve"> </w:t>
      </w:r>
    </w:p>
    <w:p w14:paraId="3DE12EDE" w14:textId="77777777" w:rsidR="0013279E" w:rsidRDefault="0013279E" w:rsidP="0013279E"/>
    <w:p w14:paraId="02CFDDB5" w14:textId="77777777" w:rsidR="0013279E" w:rsidRDefault="0013279E" w:rsidP="003E3F52">
      <w:pPr>
        <w:pStyle w:val="ListParagraph"/>
        <w:numPr>
          <w:ilvl w:val="0"/>
          <w:numId w:val="74"/>
        </w:numPr>
        <w:spacing w:line="360" w:lineRule="auto"/>
      </w:pPr>
      <w:r>
        <w:t xml:space="preserve">This will be a user queue. i.e., users will have access to this queue. </w:t>
      </w:r>
    </w:p>
    <w:p w14:paraId="7B792CA3" w14:textId="77777777" w:rsidR="0013279E" w:rsidRDefault="0013279E" w:rsidP="003E3F52">
      <w:pPr>
        <w:pStyle w:val="ListParagraph"/>
        <w:numPr>
          <w:ilvl w:val="0"/>
          <w:numId w:val="74"/>
        </w:numPr>
        <w:spacing w:line="360" w:lineRule="auto"/>
      </w:pPr>
      <w:r>
        <w:t xml:space="preserve">The WI will route to this queue based on the condition below: </w:t>
      </w:r>
    </w:p>
    <w:p w14:paraId="5D0E18D2" w14:textId="1E279AFE" w:rsidR="00C026E2" w:rsidRDefault="00C026E2" w:rsidP="003E3F52">
      <w:pPr>
        <w:pStyle w:val="ListParagraph"/>
        <w:numPr>
          <w:ilvl w:val="0"/>
          <w:numId w:val="35"/>
        </w:numPr>
        <w:spacing w:line="360" w:lineRule="auto"/>
      </w:pPr>
      <w:r>
        <w:t>From Cons Doc Check</w:t>
      </w:r>
      <w:r w:rsidR="00E4686A">
        <w:t xml:space="preserve"> main WI will route:</w:t>
      </w:r>
    </w:p>
    <w:p w14:paraId="334383F5" w14:textId="77777777" w:rsidR="00E4686A" w:rsidRDefault="00E4686A" w:rsidP="003E3F52">
      <w:pPr>
        <w:pStyle w:val="ListParagraph"/>
        <w:numPr>
          <w:ilvl w:val="1"/>
          <w:numId w:val="35"/>
        </w:numPr>
        <w:spacing w:line="360" w:lineRule="auto"/>
      </w:pPr>
      <w:r>
        <w:t xml:space="preserve">If Sub-Product = Primary | STL Required | Cross Sell = CC | STL is not Attached </w:t>
      </w:r>
    </w:p>
    <w:p w14:paraId="5827D7F6" w14:textId="402A2179" w:rsidR="00E4686A" w:rsidRDefault="00E4686A" w:rsidP="003E3F52">
      <w:pPr>
        <w:pStyle w:val="ListParagraph"/>
        <w:numPr>
          <w:ilvl w:val="1"/>
          <w:numId w:val="35"/>
        </w:numPr>
        <w:spacing w:line="360" w:lineRule="auto"/>
      </w:pPr>
      <w:r>
        <w:t xml:space="preserve">If Sub-Product = Secondary Bank LC | STL Required | Primary MCQ Issuance Required Before CC = No | STL is not Attached  </w:t>
      </w:r>
    </w:p>
    <w:p w14:paraId="7225775C" w14:textId="26226955" w:rsidR="00C026E2" w:rsidRDefault="00E4686A" w:rsidP="003E3F52">
      <w:pPr>
        <w:pStyle w:val="ListParagraph"/>
        <w:numPr>
          <w:ilvl w:val="0"/>
          <w:numId w:val="35"/>
        </w:numPr>
        <w:spacing w:line="360" w:lineRule="auto"/>
      </w:pPr>
      <w:r>
        <w:t xml:space="preserve">From Cons Doc Check child WI will route: </w:t>
      </w:r>
    </w:p>
    <w:p w14:paraId="21866585" w14:textId="77777777" w:rsidR="00572389" w:rsidRPr="00572389" w:rsidRDefault="00572389" w:rsidP="003E3F52">
      <w:pPr>
        <w:pStyle w:val="ListParagraph"/>
        <w:numPr>
          <w:ilvl w:val="1"/>
          <w:numId w:val="35"/>
        </w:numPr>
        <w:spacing w:line="360" w:lineRule="auto"/>
      </w:pPr>
      <w:r w:rsidRPr="00572389">
        <w:t xml:space="preserve">If Sub-Product = Takeover | Cross Sell = CC| LC is Not Attached | Primary MCQ Issuance Before CC Required = No </w:t>
      </w:r>
    </w:p>
    <w:p w14:paraId="6AE045F3" w14:textId="3BF1630D" w:rsidR="00E4686A" w:rsidRDefault="00572389" w:rsidP="003E3F52">
      <w:pPr>
        <w:pStyle w:val="ListParagraph"/>
        <w:numPr>
          <w:ilvl w:val="1"/>
          <w:numId w:val="35"/>
        </w:numPr>
        <w:spacing w:line="360" w:lineRule="auto"/>
      </w:pPr>
      <w:r w:rsidRPr="00572389">
        <w:t>If Sub-Product = Secondary Bank LC | STL Required | Cross Sell = AO &amp; CC | Primary MCQ Issuance Required Before CC = No</w:t>
      </w:r>
    </w:p>
    <w:p w14:paraId="42FCE839" w14:textId="04330976" w:rsidR="00572389" w:rsidRDefault="00572389" w:rsidP="003E3F52">
      <w:pPr>
        <w:pStyle w:val="ListParagraph"/>
        <w:numPr>
          <w:ilvl w:val="0"/>
          <w:numId w:val="35"/>
        </w:numPr>
        <w:spacing w:line="360" w:lineRule="auto"/>
      </w:pPr>
      <w:r>
        <w:t>From Awaiting AO:</w:t>
      </w:r>
    </w:p>
    <w:p w14:paraId="26DCDE5C" w14:textId="247C13FE" w:rsidR="00572389" w:rsidRDefault="00572389" w:rsidP="003E3F52">
      <w:pPr>
        <w:pStyle w:val="ListParagraph"/>
        <w:numPr>
          <w:ilvl w:val="1"/>
          <w:numId w:val="35"/>
        </w:numPr>
        <w:spacing w:line="360" w:lineRule="auto"/>
      </w:pPr>
      <w:r w:rsidRPr="00572389">
        <w:lastRenderedPageBreak/>
        <w:t>If Sub-Product = Primary | STL Required | Cross Sell = AO &amp; CC | STL is not Attached</w:t>
      </w:r>
    </w:p>
    <w:p w14:paraId="76B882F9" w14:textId="361BDA3E" w:rsidR="00572389" w:rsidRDefault="00B85905" w:rsidP="003E3F52">
      <w:pPr>
        <w:pStyle w:val="ListParagraph"/>
        <w:numPr>
          <w:ilvl w:val="0"/>
          <w:numId w:val="35"/>
        </w:numPr>
        <w:spacing w:line="360" w:lineRule="auto"/>
      </w:pPr>
      <w:r>
        <w:t xml:space="preserve">From Disbursal Resubmission child WI will route: </w:t>
      </w:r>
    </w:p>
    <w:p w14:paraId="6B1A98CD" w14:textId="3CE8373F" w:rsidR="00B85905" w:rsidRDefault="00B85905" w:rsidP="003E3F52">
      <w:pPr>
        <w:pStyle w:val="ListParagraph"/>
        <w:numPr>
          <w:ilvl w:val="1"/>
          <w:numId w:val="35"/>
        </w:numPr>
        <w:spacing w:line="360" w:lineRule="auto"/>
      </w:pPr>
      <w:r w:rsidRPr="00B85905">
        <w:t>If Sub-Product = Takeover | Cross Sell = AO &amp; CC | Primary MCQ Issuance Required Before CC = No</w:t>
      </w:r>
    </w:p>
    <w:p w14:paraId="701BDA47" w14:textId="071475BA" w:rsidR="006D3C02" w:rsidRDefault="006D3C02" w:rsidP="003E3F52">
      <w:pPr>
        <w:pStyle w:val="ListParagraph"/>
        <w:numPr>
          <w:ilvl w:val="0"/>
          <w:numId w:val="35"/>
        </w:numPr>
        <w:spacing w:line="360" w:lineRule="auto"/>
      </w:pPr>
      <w:r>
        <w:t xml:space="preserve">From Disbursal Checker: </w:t>
      </w:r>
    </w:p>
    <w:p w14:paraId="0F4F461A" w14:textId="77777777" w:rsidR="006D3C02" w:rsidRDefault="006D3C02" w:rsidP="003E3F52">
      <w:pPr>
        <w:pStyle w:val="ListParagraph"/>
        <w:numPr>
          <w:ilvl w:val="1"/>
          <w:numId w:val="35"/>
        </w:numPr>
        <w:spacing w:line="360" w:lineRule="auto"/>
      </w:pPr>
      <w:r>
        <w:t xml:space="preserve">If Sub-Product = Primary | STL Required | Cross Sell = CC or AO &amp; CC | Card DDE is not Done </w:t>
      </w:r>
    </w:p>
    <w:p w14:paraId="75310975" w14:textId="6F4114DB" w:rsidR="006D3C02" w:rsidRDefault="006D3C02" w:rsidP="003E3F52">
      <w:pPr>
        <w:pStyle w:val="ListParagraph"/>
        <w:numPr>
          <w:ilvl w:val="1"/>
          <w:numId w:val="35"/>
        </w:numPr>
        <w:spacing w:line="360" w:lineRule="auto"/>
      </w:pPr>
      <w:r>
        <w:t>If Sub-Product = Primary | STL Not Required | Cross Sell = CC</w:t>
      </w:r>
    </w:p>
    <w:p w14:paraId="62906400" w14:textId="10A18854" w:rsidR="006D3C02" w:rsidRDefault="006D3C02" w:rsidP="003E3F52">
      <w:pPr>
        <w:pStyle w:val="ListParagraph"/>
        <w:numPr>
          <w:ilvl w:val="0"/>
          <w:numId w:val="35"/>
        </w:numPr>
        <w:spacing w:line="360" w:lineRule="auto"/>
      </w:pPr>
      <w:r>
        <w:t xml:space="preserve">From Primary MCQ Issuance: </w:t>
      </w:r>
    </w:p>
    <w:p w14:paraId="1C5F62E3" w14:textId="1E3B2628" w:rsidR="006D3C02" w:rsidRPr="006D3C02" w:rsidRDefault="006D3C02" w:rsidP="003E3F52">
      <w:pPr>
        <w:pStyle w:val="ListParagraph"/>
        <w:numPr>
          <w:ilvl w:val="1"/>
          <w:numId w:val="35"/>
        </w:numPr>
        <w:spacing w:line="360" w:lineRule="auto"/>
      </w:pPr>
      <w:r w:rsidRPr="006D3C02">
        <w:t xml:space="preserve">If Sub-Product = Takeover or Secondary Bank LC (STL </w:t>
      </w:r>
      <w:r w:rsidR="00EC572E" w:rsidRPr="006D3C02">
        <w:t>Required) |</w:t>
      </w:r>
      <w:r w:rsidRPr="006D3C02">
        <w:t xml:space="preserve"> Cross Sell = CC or AO &amp; CC | Primary MCQ Issuance Before CC Required = Yes</w:t>
      </w:r>
    </w:p>
    <w:p w14:paraId="7C5F57E1" w14:textId="12614F3F" w:rsidR="006D3C02" w:rsidRDefault="006D3C02" w:rsidP="003E3F52">
      <w:pPr>
        <w:pStyle w:val="ListParagraph"/>
        <w:numPr>
          <w:ilvl w:val="1"/>
          <w:numId w:val="35"/>
        </w:numPr>
        <w:spacing w:line="360" w:lineRule="auto"/>
      </w:pPr>
      <w:r w:rsidRPr="006D3C02">
        <w:t>If Sub-Product = Secondary Bank LC (STL Not Required) | Cross Sell = CC</w:t>
      </w:r>
    </w:p>
    <w:p w14:paraId="3F7C31FB" w14:textId="7FFBF0A6" w:rsidR="0013279E" w:rsidRDefault="0013279E" w:rsidP="003E3F52">
      <w:pPr>
        <w:pStyle w:val="ListParagraph"/>
        <w:numPr>
          <w:ilvl w:val="0"/>
          <w:numId w:val="74"/>
        </w:numPr>
        <w:spacing w:line="360" w:lineRule="auto"/>
      </w:pPr>
      <w:r>
        <w:t xml:space="preserve">The user will open the WI and review it. </w:t>
      </w:r>
    </w:p>
    <w:p w14:paraId="31FE1EC8" w14:textId="65A51514" w:rsidR="00A1111B" w:rsidRPr="005F720D" w:rsidRDefault="00EC572E" w:rsidP="003E3F52">
      <w:pPr>
        <w:pStyle w:val="ListParagraph"/>
        <w:numPr>
          <w:ilvl w:val="0"/>
          <w:numId w:val="74"/>
        </w:numPr>
        <w:spacing w:line="360" w:lineRule="auto"/>
        <w:rPr>
          <w:highlight w:val="green"/>
        </w:rPr>
      </w:pPr>
      <w:r w:rsidRPr="005F720D">
        <w:rPr>
          <w:highlight w:val="green"/>
        </w:rPr>
        <w:t xml:space="preserve">When the user opens the WI, if the customer consent (child WI) is not completed, i.e., if the customer consent is not received, then there will be an alert message for the user as </w:t>
      </w:r>
      <w:r w:rsidRPr="005F720D">
        <w:rPr>
          <w:b/>
          <w:bCs/>
          <w:highlight w:val="green"/>
        </w:rPr>
        <w:t>“Customer Consent is still pending. Kindly wait for the consent before proceeding ahead”.</w:t>
      </w:r>
      <w:r w:rsidRPr="005F720D">
        <w:rPr>
          <w:highlight w:val="green"/>
        </w:rPr>
        <w:t xml:space="preserve"> </w:t>
      </w:r>
      <w:r w:rsidR="00B63293" w:rsidRPr="005F720D">
        <w:rPr>
          <w:highlight w:val="green"/>
        </w:rPr>
        <w:t>In this case, the user will not be able to take decision as ‘Submit’ but can take other decisions</w:t>
      </w:r>
      <w:r w:rsidR="005F720D" w:rsidRPr="005F720D">
        <w:rPr>
          <w:highlight w:val="green"/>
        </w:rPr>
        <w:t xml:space="preserve"> as per below. </w:t>
      </w:r>
    </w:p>
    <w:p w14:paraId="263AF78F" w14:textId="1064A95A" w:rsidR="005F720D" w:rsidRPr="005F720D" w:rsidRDefault="005F720D" w:rsidP="003E3F52">
      <w:pPr>
        <w:pStyle w:val="ListParagraph"/>
        <w:numPr>
          <w:ilvl w:val="0"/>
          <w:numId w:val="74"/>
        </w:numPr>
        <w:spacing w:line="360" w:lineRule="auto"/>
        <w:rPr>
          <w:highlight w:val="green"/>
        </w:rPr>
      </w:pPr>
      <w:r w:rsidRPr="005F720D">
        <w:rPr>
          <w:highlight w:val="green"/>
        </w:rPr>
        <w:t xml:space="preserve">Only once the consent is received, the </w:t>
      </w:r>
      <w:r w:rsidRPr="005F720D">
        <w:rPr>
          <w:b/>
          <w:bCs/>
          <w:highlight w:val="green"/>
        </w:rPr>
        <w:t>‘Submit’</w:t>
      </w:r>
      <w:r w:rsidRPr="005F720D">
        <w:rPr>
          <w:highlight w:val="green"/>
        </w:rPr>
        <w:t xml:space="preserve"> decision will get enabled for the user to process the WI and move it ahead to Card DDE. </w:t>
      </w:r>
    </w:p>
    <w:p w14:paraId="1A964047" w14:textId="77777777" w:rsidR="0013279E" w:rsidRDefault="0013279E" w:rsidP="003E3F52">
      <w:pPr>
        <w:pStyle w:val="ListParagraph"/>
        <w:numPr>
          <w:ilvl w:val="0"/>
          <w:numId w:val="75"/>
        </w:numPr>
        <w:spacing w:line="360" w:lineRule="auto"/>
      </w:pPr>
      <w:r>
        <w:t xml:space="preserve">The user will perform Credit Card Issuance actions in a different system. </w:t>
      </w:r>
    </w:p>
    <w:p w14:paraId="112CB252" w14:textId="77777777" w:rsidR="0013279E" w:rsidRDefault="0013279E" w:rsidP="003E3F52">
      <w:pPr>
        <w:pStyle w:val="ListParagraph"/>
        <w:numPr>
          <w:ilvl w:val="0"/>
          <w:numId w:val="75"/>
        </w:numPr>
        <w:spacing w:line="360" w:lineRule="auto"/>
      </w:pPr>
      <w:r>
        <w:t xml:space="preserve">The user will have the following decisions: </w:t>
      </w:r>
    </w:p>
    <w:p w14:paraId="7AC1B50C" w14:textId="45AD8678" w:rsidR="0013279E" w:rsidRDefault="0013279E" w:rsidP="003E3F52">
      <w:pPr>
        <w:pStyle w:val="ListParagraph"/>
        <w:numPr>
          <w:ilvl w:val="0"/>
          <w:numId w:val="36"/>
        </w:numPr>
        <w:spacing w:line="360" w:lineRule="auto"/>
      </w:pPr>
      <w:r w:rsidRPr="00AD704F">
        <w:rPr>
          <w:b/>
          <w:bCs/>
        </w:rPr>
        <w:t>Submit:</w:t>
      </w:r>
      <w:r>
        <w:t xml:space="preserve"> The user will take this decision if he has completed his actions and wants to submit the WI ahead. </w:t>
      </w:r>
    </w:p>
    <w:p w14:paraId="744B9593" w14:textId="77777777" w:rsidR="0013279E" w:rsidRDefault="0013279E" w:rsidP="003E3F52">
      <w:pPr>
        <w:pStyle w:val="ListParagraph"/>
        <w:numPr>
          <w:ilvl w:val="0"/>
          <w:numId w:val="36"/>
        </w:numPr>
        <w:spacing w:line="360" w:lineRule="auto"/>
      </w:pPr>
      <w:r w:rsidRPr="00AD704F">
        <w:rPr>
          <w:b/>
          <w:bCs/>
        </w:rPr>
        <w:t>Return to Source:</w:t>
      </w:r>
      <w:r>
        <w:t xml:space="preserve"> The user will take this decision if he wants to send back the WI at Introduction Stage. </w:t>
      </w:r>
    </w:p>
    <w:p w14:paraId="4D64B8C3" w14:textId="77777777" w:rsidR="0013279E" w:rsidRDefault="0013279E" w:rsidP="003E3F52">
      <w:pPr>
        <w:pStyle w:val="ListParagraph"/>
        <w:numPr>
          <w:ilvl w:val="0"/>
          <w:numId w:val="36"/>
        </w:numPr>
        <w:spacing w:line="360" w:lineRule="auto"/>
      </w:pPr>
      <w:r>
        <w:rPr>
          <w:b/>
          <w:bCs/>
        </w:rPr>
        <w:t>Hold:</w:t>
      </w:r>
      <w:r>
        <w:t xml:space="preserve"> The user will take this decision if he wants to Hold the WI and will select the Hold Till Date too. </w:t>
      </w:r>
    </w:p>
    <w:p w14:paraId="2C10E031" w14:textId="77777777" w:rsidR="0013279E" w:rsidRDefault="0013279E" w:rsidP="003E3F52">
      <w:pPr>
        <w:pStyle w:val="ListParagraph"/>
        <w:numPr>
          <w:ilvl w:val="0"/>
          <w:numId w:val="72"/>
        </w:numPr>
        <w:spacing w:line="360" w:lineRule="auto"/>
      </w:pPr>
      <w:r>
        <w:t xml:space="preserve">The WI will move to the following queues based on the conditions below: </w:t>
      </w:r>
    </w:p>
    <w:p w14:paraId="40618029" w14:textId="405A3A6F" w:rsidR="0013279E" w:rsidRDefault="0013279E" w:rsidP="0013279E">
      <w:pPr>
        <w:spacing w:line="360" w:lineRule="auto"/>
      </w:pPr>
    </w:p>
    <w:tbl>
      <w:tblPr>
        <w:tblStyle w:val="TableGrid"/>
        <w:tblW w:w="0" w:type="auto"/>
        <w:tblLook w:val="04A0" w:firstRow="1" w:lastRow="0" w:firstColumn="1" w:lastColumn="0" w:noHBand="0" w:noVBand="1"/>
      </w:tblPr>
      <w:tblGrid>
        <w:gridCol w:w="2689"/>
        <w:gridCol w:w="2835"/>
        <w:gridCol w:w="3492"/>
      </w:tblGrid>
      <w:tr w:rsidR="0013279E" w14:paraId="0A78EA8C" w14:textId="77777777" w:rsidTr="00AF7187">
        <w:tc>
          <w:tcPr>
            <w:tcW w:w="2689" w:type="dxa"/>
          </w:tcPr>
          <w:p w14:paraId="777E6914" w14:textId="77777777" w:rsidR="0013279E" w:rsidRPr="00534EB4" w:rsidRDefault="0013279E" w:rsidP="00AF7187">
            <w:pPr>
              <w:spacing w:line="360" w:lineRule="auto"/>
              <w:rPr>
                <w:b/>
                <w:bCs/>
              </w:rPr>
            </w:pPr>
            <w:r w:rsidRPr="00534EB4">
              <w:rPr>
                <w:b/>
                <w:bCs/>
              </w:rPr>
              <w:t>Decision</w:t>
            </w:r>
          </w:p>
        </w:tc>
        <w:tc>
          <w:tcPr>
            <w:tcW w:w="2835" w:type="dxa"/>
          </w:tcPr>
          <w:p w14:paraId="47920958" w14:textId="77777777" w:rsidR="0013279E" w:rsidRPr="00534EB4" w:rsidRDefault="0013279E" w:rsidP="00AF7187">
            <w:pPr>
              <w:spacing w:line="360" w:lineRule="auto"/>
              <w:rPr>
                <w:b/>
                <w:bCs/>
              </w:rPr>
            </w:pPr>
            <w:r w:rsidRPr="00534EB4">
              <w:rPr>
                <w:b/>
                <w:bCs/>
              </w:rPr>
              <w:t>Condition</w:t>
            </w:r>
          </w:p>
        </w:tc>
        <w:tc>
          <w:tcPr>
            <w:tcW w:w="3492" w:type="dxa"/>
          </w:tcPr>
          <w:p w14:paraId="487D5028" w14:textId="77777777" w:rsidR="0013279E" w:rsidRPr="00534EB4" w:rsidRDefault="0013279E" w:rsidP="00AF7187">
            <w:pPr>
              <w:spacing w:line="360" w:lineRule="auto"/>
              <w:rPr>
                <w:b/>
                <w:bCs/>
              </w:rPr>
            </w:pPr>
            <w:r w:rsidRPr="00534EB4">
              <w:rPr>
                <w:b/>
                <w:bCs/>
              </w:rPr>
              <w:t xml:space="preserve">WI moves to </w:t>
            </w:r>
          </w:p>
        </w:tc>
      </w:tr>
      <w:tr w:rsidR="0013279E" w14:paraId="3620A2F5" w14:textId="77777777" w:rsidTr="00AF7187">
        <w:tc>
          <w:tcPr>
            <w:tcW w:w="2689" w:type="dxa"/>
          </w:tcPr>
          <w:p w14:paraId="5BCAB26F" w14:textId="77777777" w:rsidR="0013279E" w:rsidRDefault="0013279E" w:rsidP="00AF7187">
            <w:pPr>
              <w:spacing w:line="360" w:lineRule="auto"/>
            </w:pPr>
            <w:r>
              <w:t xml:space="preserve">Submit </w:t>
            </w:r>
          </w:p>
        </w:tc>
        <w:tc>
          <w:tcPr>
            <w:tcW w:w="2835" w:type="dxa"/>
          </w:tcPr>
          <w:p w14:paraId="0A2C214C" w14:textId="2666F630" w:rsidR="0013279E" w:rsidRDefault="00C06895" w:rsidP="00AF7187">
            <w:pPr>
              <w:spacing w:line="360" w:lineRule="auto"/>
            </w:pPr>
            <w:r>
              <w:t xml:space="preserve">Always </w:t>
            </w:r>
          </w:p>
        </w:tc>
        <w:tc>
          <w:tcPr>
            <w:tcW w:w="3492" w:type="dxa"/>
          </w:tcPr>
          <w:p w14:paraId="5A061356" w14:textId="31D7CC5C" w:rsidR="0013279E" w:rsidRDefault="00C06895" w:rsidP="00AF7187">
            <w:pPr>
              <w:spacing w:line="360" w:lineRule="auto"/>
            </w:pPr>
            <w:r>
              <w:t>Card DDE</w:t>
            </w:r>
          </w:p>
        </w:tc>
      </w:tr>
      <w:tr w:rsidR="0013279E" w14:paraId="4D234990" w14:textId="77777777" w:rsidTr="00AF7187">
        <w:tc>
          <w:tcPr>
            <w:tcW w:w="2689" w:type="dxa"/>
          </w:tcPr>
          <w:p w14:paraId="6C19EAC0" w14:textId="77777777" w:rsidR="0013279E" w:rsidRDefault="0013279E" w:rsidP="00AF7187">
            <w:pPr>
              <w:spacing w:line="360" w:lineRule="auto"/>
            </w:pPr>
            <w:r>
              <w:t>Return to Source</w:t>
            </w:r>
          </w:p>
        </w:tc>
        <w:tc>
          <w:tcPr>
            <w:tcW w:w="2835" w:type="dxa"/>
          </w:tcPr>
          <w:p w14:paraId="394FB5F8" w14:textId="61FA6CB7" w:rsidR="0013279E" w:rsidRDefault="00C06895" w:rsidP="00AF7187">
            <w:pPr>
              <w:spacing w:line="360" w:lineRule="auto"/>
            </w:pPr>
            <w:r>
              <w:t xml:space="preserve">Always </w:t>
            </w:r>
          </w:p>
        </w:tc>
        <w:tc>
          <w:tcPr>
            <w:tcW w:w="3492" w:type="dxa"/>
          </w:tcPr>
          <w:p w14:paraId="4204CC6D" w14:textId="77777777" w:rsidR="0013279E" w:rsidRDefault="0013279E" w:rsidP="00AF7187">
            <w:pPr>
              <w:spacing w:line="360" w:lineRule="auto"/>
            </w:pPr>
            <w:r>
              <w:t xml:space="preserve">Initiator Return </w:t>
            </w:r>
          </w:p>
        </w:tc>
      </w:tr>
      <w:tr w:rsidR="0013279E" w14:paraId="4DC9ECE9" w14:textId="77777777" w:rsidTr="00AF7187">
        <w:tc>
          <w:tcPr>
            <w:tcW w:w="2689" w:type="dxa"/>
          </w:tcPr>
          <w:p w14:paraId="5DC9FC97" w14:textId="77777777" w:rsidR="0013279E" w:rsidRDefault="0013279E" w:rsidP="00AF7187">
            <w:pPr>
              <w:spacing w:line="360" w:lineRule="auto"/>
            </w:pPr>
            <w:r>
              <w:t>Hold</w:t>
            </w:r>
          </w:p>
        </w:tc>
        <w:tc>
          <w:tcPr>
            <w:tcW w:w="2835" w:type="dxa"/>
          </w:tcPr>
          <w:p w14:paraId="28EC208C" w14:textId="27EDBB39" w:rsidR="0013279E" w:rsidRDefault="00C06895" w:rsidP="00AF7187">
            <w:pPr>
              <w:spacing w:line="360" w:lineRule="auto"/>
            </w:pPr>
            <w:r>
              <w:t xml:space="preserve">Hold Till date is selected </w:t>
            </w:r>
          </w:p>
        </w:tc>
        <w:tc>
          <w:tcPr>
            <w:tcW w:w="3492" w:type="dxa"/>
          </w:tcPr>
          <w:p w14:paraId="05A95FB9" w14:textId="77777777" w:rsidR="0013279E" w:rsidRDefault="0013279E" w:rsidP="00AF7187">
            <w:pPr>
              <w:spacing w:line="360" w:lineRule="auto"/>
            </w:pPr>
            <w:r>
              <w:t xml:space="preserve">Hold </w:t>
            </w:r>
          </w:p>
        </w:tc>
      </w:tr>
    </w:tbl>
    <w:p w14:paraId="56928308" w14:textId="77777777" w:rsidR="0013279E" w:rsidRPr="00340D57" w:rsidRDefault="0013279E" w:rsidP="0013279E">
      <w:pPr>
        <w:spacing w:line="360" w:lineRule="auto"/>
      </w:pPr>
    </w:p>
    <w:p w14:paraId="4DB9A252" w14:textId="77777777" w:rsidR="0013279E" w:rsidRDefault="0013279E" w:rsidP="0013279E">
      <w:pPr>
        <w:rPr>
          <w:szCs w:val="24"/>
        </w:rPr>
      </w:pPr>
    </w:p>
    <w:p w14:paraId="65950A84" w14:textId="4513BC9D" w:rsidR="0013279E" w:rsidRDefault="00C06895" w:rsidP="00C06895">
      <w:pPr>
        <w:pStyle w:val="Heading3"/>
      </w:pPr>
      <w:bookmarkStart w:id="112" w:name="_Toc206760672"/>
      <w:r>
        <w:t xml:space="preserve">3.16.2 </w:t>
      </w:r>
      <w:r w:rsidR="0013279E">
        <w:t>Access Details</w:t>
      </w:r>
      <w:bookmarkEnd w:id="112"/>
      <w:r w:rsidR="0013279E">
        <w:t xml:space="preserve"> </w:t>
      </w:r>
    </w:p>
    <w:p w14:paraId="21C144EB" w14:textId="77777777" w:rsidR="0013279E" w:rsidRDefault="0013279E" w:rsidP="0013279E"/>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13279E" w:rsidRPr="009B444E" w14:paraId="11B3D99C" w14:textId="77777777" w:rsidTr="00AF7187">
        <w:tc>
          <w:tcPr>
            <w:tcW w:w="3681" w:type="dxa"/>
          </w:tcPr>
          <w:p w14:paraId="0E7DB27B" w14:textId="77777777" w:rsidR="0013279E" w:rsidRPr="009B444E" w:rsidRDefault="0013279E" w:rsidP="00AF7187">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0734DAA0" w14:textId="77777777" w:rsidR="0013279E" w:rsidRPr="009B444E" w:rsidRDefault="0013279E" w:rsidP="00AF7187">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 xml:space="preserve">users added to the Card CRU group. </w:t>
            </w:r>
          </w:p>
        </w:tc>
      </w:tr>
      <w:tr w:rsidR="0013279E" w:rsidRPr="009B444E" w14:paraId="3175D963" w14:textId="77777777" w:rsidTr="00AF7187">
        <w:tc>
          <w:tcPr>
            <w:tcW w:w="3681" w:type="dxa"/>
          </w:tcPr>
          <w:p w14:paraId="3BAFF2F7" w14:textId="77777777" w:rsidR="0013279E" w:rsidRPr="009B444E" w:rsidRDefault="0013279E" w:rsidP="00AF7187">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6808B788" w14:textId="77777777" w:rsidR="0013279E" w:rsidRPr="009B444E" w:rsidRDefault="0013279E" w:rsidP="00AF7187">
            <w:pPr>
              <w:pStyle w:val="ListParagraph"/>
              <w:spacing w:line="360" w:lineRule="auto"/>
              <w:ind w:left="0"/>
              <w:jc w:val="both"/>
              <w:rPr>
                <w:rFonts w:eastAsia="Calibri" w:cs="Arial"/>
                <w:szCs w:val="24"/>
              </w:rPr>
            </w:pPr>
            <w:r>
              <w:rPr>
                <w:rFonts w:eastAsia="Calibri" w:cs="Arial"/>
                <w:szCs w:val="24"/>
              </w:rPr>
              <w:t>NA</w:t>
            </w:r>
          </w:p>
        </w:tc>
      </w:tr>
      <w:tr w:rsidR="0013279E" w:rsidRPr="009B444E" w14:paraId="7896F1ED" w14:textId="77777777" w:rsidTr="00AF7187">
        <w:tc>
          <w:tcPr>
            <w:tcW w:w="3681" w:type="dxa"/>
          </w:tcPr>
          <w:p w14:paraId="112183E8" w14:textId="77777777" w:rsidR="0013279E" w:rsidRPr="009B444E" w:rsidRDefault="0013279E" w:rsidP="00AF7187">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4DCE260F" w14:textId="77777777" w:rsidR="0013279E" w:rsidRPr="009B444E" w:rsidRDefault="0013279E" w:rsidP="00AF7187">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13279E" w:rsidRPr="009B444E" w14:paraId="04240CD8" w14:textId="77777777" w:rsidTr="00AF7187">
        <w:tc>
          <w:tcPr>
            <w:tcW w:w="3681" w:type="dxa"/>
          </w:tcPr>
          <w:p w14:paraId="51CC0131" w14:textId="77777777" w:rsidR="0013279E" w:rsidRPr="009B444E" w:rsidRDefault="0013279E" w:rsidP="00AF7187">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1A568474" w14:textId="77777777" w:rsidR="0013279E" w:rsidRPr="009B444E" w:rsidRDefault="0013279E" w:rsidP="00AF7187">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13279E" w:rsidRPr="009B444E" w14:paraId="75705467" w14:textId="77777777" w:rsidTr="00AF7187">
        <w:tc>
          <w:tcPr>
            <w:tcW w:w="3681" w:type="dxa"/>
          </w:tcPr>
          <w:p w14:paraId="760D5E82" w14:textId="77777777" w:rsidR="0013279E" w:rsidRPr="009B444E" w:rsidRDefault="0013279E" w:rsidP="00AF7187">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79EF8939" w14:textId="77777777" w:rsidR="0013279E" w:rsidRPr="009B444E" w:rsidRDefault="0013279E" w:rsidP="00AF7187">
            <w:pPr>
              <w:pStyle w:val="ListParagraph"/>
              <w:spacing w:line="360" w:lineRule="auto"/>
              <w:ind w:left="0"/>
              <w:jc w:val="both"/>
              <w:rPr>
                <w:rFonts w:eastAsia="Calibri" w:cs="Arial"/>
                <w:szCs w:val="24"/>
              </w:rPr>
            </w:pPr>
            <w:r w:rsidRPr="009B444E">
              <w:rPr>
                <w:rFonts w:eastAsia="Calibri" w:cs="Arial"/>
                <w:szCs w:val="24"/>
              </w:rPr>
              <w:t>None</w:t>
            </w:r>
          </w:p>
        </w:tc>
      </w:tr>
    </w:tbl>
    <w:p w14:paraId="7162E7A1" w14:textId="77777777" w:rsidR="0013279E" w:rsidRDefault="0013279E" w:rsidP="0013279E"/>
    <w:p w14:paraId="7A5D0133" w14:textId="77777777" w:rsidR="0013279E" w:rsidRDefault="0013279E" w:rsidP="0013279E"/>
    <w:p w14:paraId="79EF4BE4" w14:textId="77777777" w:rsidR="00752335" w:rsidRDefault="00752335" w:rsidP="0013279E"/>
    <w:p w14:paraId="550D8685" w14:textId="77777777" w:rsidR="00752335" w:rsidRDefault="00752335" w:rsidP="0013279E"/>
    <w:p w14:paraId="143A0B8C" w14:textId="1CC175F9" w:rsidR="00752335" w:rsidRDefault="00752335" w:rsidP="00AE21B4">
      <w:pPr>
        <w:pStyle w:val="Heading2"/>
        <w:numPr>
          <w:ilvl w:val="0"/>
          <w:numId w:val="0"/>
        </w:numPr>
        <w:ind w:left="840"/>
      </w:pPr>
      <w:bookmarkStart w:id="113" w:name="_Toc206760673"/>
      <w:r>
        <w:t>3.17 Card DDE</w:t>
      </w:r>
      <w:bookmarkEnd w:id="113"/>
      <w:r>
        <w:t xml:space="preserve"> </w:t>
      </w:r>
    </w:p>
    <w:p w14:paraId="1BA07029" w14:textId="77777777" w:rsidR="00752335" w:rsidRDefault="00752335" w:rsidP="00752335"/>
    <w:p w14:paraId="74D5E633" w14:textId="7A64C094" w:rsidR="00752335" w:rsidRDefault="00752335" w:rsidP="00752335">
      <w:pPr>
        <w:pStyle w:val="Heading3"/>
      </w:pPr>
      <w:bookmarkStart w:id="114" w:name="_Toc206760674"/>
      <w:r>
        <w:t>3.17.1 Description</w:t>
      </w:r>
      <w:bookmarkEnd w:id="114"/>
    </w:p>
    <w:p w14:paraId="6A14D9C1" w14:textId="77777777" w:rsidR="00752335" w:rsidRDefault="00752335" w:rsidP="00752335"/>
    <w:p w14:paraId="60894C85" w14:textId="24398B3C" w:rsidR="00752335" w:rsidRDefault="00540210" w:rsidP="003E3F52">
      <w:pPr>
        <w:pStyle w:val="ListParagraph"/>
        <w:numPr>
          <w:ilvl w:val="0"/>
          <w:numId w:val="75"/>
        </w:numPr>
        <w:spacing w:line="360" w:lineRule="auto"/>
      </w:pPr>
      <w:r>
        <w:t xml:space="preserve">This will be a user queue. i.e., the users will have access to this queue. </w:t>
      </w:r>
    </w:p>
    <w:p w14:paraId="4FC8F409" w14:textId="765C1471" w:rsidR="00540210" w:rsidRDefault="00682331" w:rsidP="003E3F52">
      <w:pPr>
        <w:pStyle w:val="ListParagraph"/>
        <w:numPr>
          <w:ilvl w:val="0"/>
          <w:numId w:val="75"/>
        </w:numPr>
        <w:spacing w:line="360" w:lineRule="auto"/>
      </w:pPr>
      <w:r>
        <w:t xml:space="preserve">The WI will </w:t>
      </w:r>
      <w:r w:rsidR="0008722A">
        <w:t xml:space="preserve">route to this queue from Card CRU queue when user took decision as ‘Submit’. </w:t>
      </w:r>
    </w:p>
    <w:p w14:paraId="3ADC3DCF" w14:textId="176572E8" w:rsidR="0008722A" w:rsidRDefault="0008722A" w:rsidP="003E3F52">
      <w:pPr>
        <w:pStyle w:val="ListParagraph"/>
        <w:numPr>
          <w:ilvl w:val="0"/>
          <w:numId w:val="75"/>
        </w:numPr>
        <w:spacing w:line="360" w:lineRule="auto"/>
      </w:pPr>
      <w:r>
        <w:t xml:space="preserve">The user will open the WI and review it. </w:t>
      </w:r>
    </w:p>
    <w:p w14:paraId="5D54EDEF" w14:textId="465B21F8" w:rsidR="0008722A" w:rsidRDefault="0008722A" w:rsidP="003E3F52">
      <w:pPr>
        <w:pStyle w:val="ListParagraph"/>
        <w:numPr>
          <w:ilvl w:val="0"/>
          <w:numId w:val="75"/>
        </w:numPr>
        <w:spacing w:line="360" w:lineRule="auto"/>
      </w:pPr>
      <w:r>
        <w:t xml:space="preserve">The user will perform Card Creation Activity </w:t>
      </w:r>
      <w:r w:rsidR="00DD5B7E">
        <w:t xml:space="preserve">in another system. </w:t>
      </w:r>
    </w:p>
    <w:p w14:paraId="0A8FBB55" w14:textId="5B704E6D" w:rsidR="00DD5B7E" w:rsidRDefault="00DD5B7E" w:rsidP="003E3F52">
      <w:pPr>
        <w:pStyle w:val="ListParagraph"/>
        <w:numPr>
          <w:ilvl w:val="0"/>
          <w:numId w:val="75"/>
        </w:numPr>
        <w:spacing w:line="360" w:lineRule="auto"/>
      </w:pPr>
      <w:r>
        <w:t xml:space="preserve">The user will have following decisions: </w:t>
      </w:r>
    </w:p>
    <w:p w14:paraId="326ED499" w14:textId="428F90C9" w:rsidR="00DD5B7E" w:rsidRDefault="009C2F27" w:rsidP="003E3F52">
      <w:pPr>
        <w:pStyle w:val="ListParagraph"/>
        <w:numPr>
          <w:ilvl w:val="0"/>
          <w:numId w:val="76"/>
        </w:numPr>
        <w:spacing w:line="360" w:lineRule="auto"/>
      </w:pPr>
      <w:r>
        <w:t xml:space="preserve">Return to Source: The user will take this decision if he wants to send back the WI at Introduction Stage. </w:t>
      </w:r>
    </w:p>
    <w:p w14:paraId="0C2BBFE1" w14:textId="773A51B3" w:rsidR="009C2F27" w:rsidRDefault="009C2F27" w:rsidP="003E3F52">
      <w:pPr>
        <w:pStyle w:val="ListParagraph"/>
        <w:numPr>
          <w:ilvl w:val="0"/>
          <w:numId w:val="76"/>
        </w:numPr>
        <w:spacing w:line="360" w:lineRule="auto"/>
      </w:pPr>
      <w:r>
        <w:t xml:space="preserve">Submit: The user will take this decision if he wants to Submit the WI ahead. </w:t>
      </w:r>
    </w:p>
    <w:p w14:paraId="7AFA4EAA" w14:textId="715FBDC1" w:rsidR="009C2F27" w:rsidRDefault="009C2F27" w:rsidP="003E3F52">
      <w:pPr>
        <w:pStyle w:val="ListParagraph"/>
        <w:numPr>
          <w:ilvl w:val="0"/>
          <w:numId w:val="75"/>
        </w:numPr>
        <w:spacing w:line="360" w:lineRule="auto"/>
      </w:pPr>
      <w:r>
        <w:lastRenderedPageBreak/>
        <w:t xml:space="preserve">On Submit of the WI, system will check if it is a Parent WI or Child WI. </w:t>
      </w:r>
    </w:p>
    <w:p w14:paraId="6701E254" w14:textId="5603D9F8" w:rsidR="009C2F27" w:rsidRDefault="009C2F27" w:rsidP="003E3F52">
      <w:pPr>
        <w:pStyle w:val="ListParagraph"/>
        <w:numPr>
          <w:ilvl w:val="0"/>
          <w:numId w:val="75"/>
        </w:numPr>
        <w:spacing w:line="360" w:lineRule="auto"/>
      </w:pPr>
      <w:r>
        <w:t xml:space="preserve">If it is already a child WI, then WI will always move to Sys Notify CPF to initiate the CC Disbursal Communication. </w:t>
      </w:r>
    </w:p>
    <w:p w14:paraId="2F6CE17B" w14:textId="382023AE" w:rsidR="009C2F27" w:rsidRDefault="009C2F27" w:rsidP="003E3F52">
      <w:pPr>
        <w:pStyle w:val="ListParagraph"/>
        <w:numPr>
          <w:ilvl w:val="0"/>
          <w:numId w:val="75"/>
        </w:numPr>
        <w:spacing w:line="360" w:lineRule="auto"/>
      </w:pPr>
      <w:r>
        <w:t>If it is a Parent WI, then a child WI will be created from this stage always which will move to Sys Notify CPF to initiate the CC Disbursal Communication</w:t>
      </w:r>
      <w:r w:rsidR="00EB5EC5">
        <w:t xml:space="preserve">. </w:t>
      </w:r>
    </w:p>
    <w:p w14:paraId="28310FDC" w14:textId="4FCF4465" w:rsidR="00EB5EC5" w:rsidRDefault="00EB5EC5" w:rsidP="003E3F52">
      <w:pPr>
        <w:pStyle w:val="ListParagraph"/>
        <w:numPr>
          <w:ilvl w:val="0"/>
          <w:numId w:val="75"/>
        </w:numPr>
        <w:spacing w:line="360" w:lineRule="auto"/>
      </w:pPr>
      <w:r>
        <w:t xml:space="preserve">The Parent WI will move to the following queues as per below: </w:t>
      </w:r>
    </w:p>
    <w:p w14:paraId="07D4D560" w14:textId="77777777" w:rsidR="00EB5EC5" w:rsidRDefault="00EB5EC5" w:rsidP="00EB5EC5">
      <w:pPr>
        <w:spacing w:line="360" w:lineRule="auto"/>
      </w:pPr>
    </w:p>
    <w:tbl>
      <w:tblPr>
        <w:tblW w:w="5000" w:type="pct"/>
        <w:tblLook w:val="04A0" w:firstRow="1" w:lastRow="0" w:firstColumn="1" w:lastColumn="0" w:noHBand="0" w:noVBand="1"/>
      </w:tblPr>
      <w:tblGrid>
        <w:gridCol w:w="1116"/>
        <w:gridCol w:w="5720"/>
        <w:gridCol w:w="2180"/>
      </w:tblGrid>
      <w:tr w:rsidR="00951939" w:rsidRPr="00D23D59" w14:paraId="29CEB986" w14:textId="29DB85C6" w:rsidTr="00951939">
        <w:trPr>
          <w:trHeight w:val="290"/>
        </w:trPr>
        <w:tc>
          <w:tcPr>
            <w:tcW w:w="619" w:type="pct"/>
            <w:tcBorders>
              <w:top w:val="single" w:sz="4" w:space="0" w:color="auto"/>
              <w:left w:val="single" w:sz="4" w:space="0" w:color="auto"/>
              <w:bottom w:val="single" w:sz="4" w:space="0" w:color="auto"/>
              <w:right w:val="single" w:sz="4" w:space="0" w:color="auto"/>
            </w:tcBorders>
            <w:shd w:val="clear" w:color="auto" w:fill="auto"/>
            <w:vAlign w:val="center"/>
          </w:tcPr>
          <w:p w14:paraId="39331D0D" w14:textId="2F693AC3" w:rsidR="00951939" w:rsidRPr="00D23D59" w:rsidRDefault="00951939" w:rsidP="00951939">
            <w:pPr>
              <w:suppressAutoHyphens w:val="0"/>
              <w:spacing w:line="240" w:lineRule="auto"/>
              <w:rPr>
                <w:rFonts w:cs="Calibri"/>
                <w:b/>
                <w:bCs/>
                <w:color w:val="000000"/>
                <w:sz w:val="22"/>
                <w:szCs w:val="22"/>
                <w:lang w:eastAsia="en-US"/>
              </w:rPr>
            </w:pPr>
            <w:r w:rsidRPr="00D23D59">
              <w:rPr>
                <w:rFonts w:cs="Calibri"/>
                <w:b/>
                <w:bCs/>
                <w:color w:val="000000"/>
                <w:sz w:val="22"/>
                <w:szCs w:val="22"/>
                <w:lang w:eastAsia="en-US"/>
              </w:rPr>
              <w:t>Decision</w:t>
            </w:r>
          </w:p>
        </w:tc>
        <w:tc>
          <w:tcPr>
            <w:tcW w:w="3172" w:type="pct"/>
            <w:tcBorders>
              <w:top w:val="single" w:sz="4" w:space="0" w:color="auto"/>
              <w:left w:val="nil"/>
              <w:bottom w:val="single" w:sz="4" w:space="0" w:color="auto"/>
              <w:right w:val="single" w:sz="4" w:space="0" w:color="auto"/>
            </w:tcBorders>
            <w:shd w:val="clear" w:color="auto" w:fill="auto"/>
            <w:vAlign w:val="center"/>
          </w:tcPr>
          <w:p w14:paraId="686C9CF8" w14:textId="3DFD01C0" w:rsidR="00951939" w:rsidRPr="00D23D59" w:rsidRDefault="00951939" w:rsidP="00951939">
            <w:pPr>
              <w:suppressAutoHyphens w:val="0"/>
              <w:spacing w:line="240" w:lineRule="auto"/>
              <w:rPr>
                <w:rFonts w:cs="Calibri"/>
                <w:b/>
                <w:bCs/>
                <w:color w:val="000000"/>
                <w:sz w:val="22"/>
                <w:szCs w:val="22"/>
                <w:lang w:eastAsia="en-US"/>
              </w:rPr>
            </w:pPr>
            <w:r w:rsidRPr="00D23D59">
              <w:rPr>
                <w:rFonts w:cs="Calibri"/>
                <w:b/>
                <w:bCs/>
                <w:color w:val="000000"/>
                <w:sz w:val="22"/>
                <w:szCs w:val="22"/>
                <w:lang w:eastAsia="en-US"/>
              </w:rPr>
              <w:t>Condition</w:t>
            </w:r>
          </w:p>
        </w:tc>
        <w:tc>
          <w:tcPr>
            <w:tcW w:w="1210" w:type="pct"/>
            <w:tcBorders>
              <w:top w:val="single" w:sz="4" w:space="0" w:color="auto"/>
              <w:left w:val="nil"/>
              <w:bottom w:val="single" w:sz="4" w:space="0" w:color="auto"/>
              <w:right w:val="single" w:sz="4" w:space="0" w:color="auto"/>
            </w:tcBorders>
            <w:vAlign w:val="center"/>
          </w:tcPr>
          <w:p w14:paraId="65A7D4AB" w14:textId="07822802" w:rsidR="00951939" w:rsidRPr="00D23D59" w:rsidRDefault="00951939" w:rsidP="00951939">
            <w:pPr>
              <w:suppressAutoHyphens w:val="0"/>
              <w:spacing w:line="240" w:lineRule="auto"/>
              <w:rPr>
                <w:rFonts w:cs="Calibri"/>
                <w:b/>
                <w:bCs/>
                <w:color w:val="000000"/>
                <w:sz w:val="22"/>
                <w:szCs w:val="22"/>
                <w:lang w:eastAsia="en-US"/>
              </w:rPr>
            </w:pPr>
            <w:r w:rsidRPr="00D23D59">
              <w:rPr>
                <w:rFonts w:cs="Calibri"/>
                <w:b/>
                <w:bCs/>
                <w:color w:val="000000"/>
                <w:sz w:val="22"/>
                <w:szCs w:val="22"/>
                <w:lang w:eastAsia="en-US"/>
              </w:rPr>
              <w:t xml:space="preserve">WI moves to </w:t>
            </w:r>
          </w:p>
        </w:tc>
      </w:tr>
      <w:tr w:rsidR="00951939" w:rsidRPr="00D23D59" w14:paraId="77B06DD4" w14:textId="56448FD8" w:rsidTr="00951939">
        <w:trPr>
          <w:trHeight w:val="290"/>
        </w:trPr>
        <w:tc>
          <w:tcPr>
            <w:tcW w:w="61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AAC5A61" w14:textId="77777777" w:rsidR="00951939" w:rsidRPr="00D23D59" w:rsidRDefault="00951939" w:rsidP="00951939">
            <w:pPr>
              <w:suppressAutoHyphens w:val="0"/>
              <w:spacing w:line="240" w:lineRule="auto"/>
              <w:rPr>
                <w:rFonts w:cs="Calibri"/>
                <w:color w:val="000000"/>
                <w:sz w:val="22"/>
                <w:szCs w:val="22"/>
                <w:lang w:eastAsia="en-US"/>
              </w:rPr>
            </w:pPr>
            <w:r w:rsidRPr="00D23D59">
              <w:rPr>
                <w:rFonts w:cs="Calibri"/>
                <w:color w:val="000000"/>
                <w:sz w:val="22"/>
                <w:szCs w:val="22"/>
                <w:lang w:eastAsia="en-US"/>
              </w:rPr>
              <w:t>Return to Source</w:t>
            </w:r>
          </w:p>
        </w:tc>
        <w:tc>
          <w:tcPr>
            <w:tcW w:w="3172" w:type="pct"/>
            <w:tcBorders>
              <w:top w:val="single" w:sz="4" w:space="0" w:color="auto"/>
              <w:left w:val="nil"/>
              <w:bottom w:val="single" w:sz="4" w:space="0" w:color="auto"/>
              <w:right w:val="single" w:sz="4" w:space="0" w:color="auto"/>
            </w:tcBorders>
            <w:shd w:val="clear" w:color="auto" w:fill="auto"/>
            <w:vAlign w:val="center"/>
            <w:hideMark/>
          </w:tcPr>
          <w:p w14:paraId="0C175F51" w14:textId="77777777" w:rsidR="00951939" w:rsidRPr="00D23D59" w:rsidRDefault="00951939" w:rsidP="00951939">
            <w:pPr>
              <w:suppressAutoHyphens w:val="0"/>
              <w:spacing w:line="240" w:lineRule="auto"/>
              <w:rPr>
                <w:rFonts w:cs="Calibri"/>
                <w:color w:val="000000"/>
                <w:sz w:val="22"/>
                <w:szCs w:val="22"/>
                <w:lang w:eastAsia="en-US"/>
              </w:rPr>
            </w:pPr>
            <w:r w:rsidRPr="00D23D59">
              <w:rPr>
                <w:rFonts w:cs="Calibri"/>
                <w:color w:val="000000"/>
                <w:sz w:val="22"/>
                <w:szCs w:val="22"/>
                <w:lang w:eastAsia="en-US"/>
              </w:rPr>
              <w:t xml:space="preserve">Always </w:t>
            </w:r>
          </w:p>
        </w:tc>
        <w:tc>
          <w:tcPr>
            <w:tcW w:w="1210" w:type="pct"/>
            <w:tcBorders>
              <w:top w:val="single" w:sz="4" w:space="0" w:color="auto"/>
              <w:left w:val="nil"/>
              <w:bottom w:val="single" w:sz="4" w:space="0" w:color="auto"/>
              <w:right w:val="single" w:sz="4" w:space="0" w:color="auto"/>
            </w:tcBorders>
            <w:vAlign w:val="center"/>
          </w:tcPr>
          <w:p w14:paraId="1F4F3A12" w14:textId="274582BC" w:rsidR="00951939" w:rsidRPr="00D23D59" w:rsidRDefault="00951939" w:rsidP="00951939">
            <w:pPr>
              <w:suppressAutoHyphens w:val="0"/>
              <w:spacing w:line="240" w:lineRule="auto"/>
              <w:rPr>
                <w:rFonts w:cs="Calibri"/>
                <w:color w:val="000000"/>
                <w:sz w:val="22"/>
                <w:szCs w:val="22"/>
                <w:lang w:eastAsia="en-US"/>
              </w:rPr>
            </w:pPr>
            <w:r w:rsidRPr="00D23D59">
              <w:rPr>
                <w:rFonts w:cs="Calibri"/>
                <w:color w:val="000000"/>
                <w:sz w:val="22"/>
                <w:szCs w:val="22"/>
                <w:lang w:eastAsia="en-US"/>
              </w:rPr>
              <w:t>Initiator Return</w:t>
            </w:r>
          </w:p>
        </w:tc>
      </w:tr>
      <w:tr w:rsidR="00951939" w:rsidRPr="00D23D59" w14:paraId="06F96D72" w14:textId="3C658417" w:rsidTr="00951939">
        <w:trPr>
          <w:trHeight w:val="580"/>
        </w:trPr>
        <w:tc>
          <w:tcPr>
            <w:tcW w:w="619" w:type="pct"/>
            <w:tcBorders>
              <w:top w:val="nil"/>
              <w:left w:val="single" w:sz="4" w:space="0" w:color="auto"/>
              <w:bottom w:val="single" w:sz="4" w:space="0" w:color="auto"/>
              <w:right w:val="single" w:sz="4" w:space="0" w:color="auto"/>
            </w:tcBorders>
            <w:shd w:val="clear" w:color="auto" w:fill="auto"/>
            <w:vAlign w:val="center"/>
            <w:hideMark/>
          </w:tcPr>
          <w:p w14:paraId="46726230" w14:textId="77777777" w:rsidR="00951939" w:rsidRPr="00D23D59" w:rsidRDefault="00951939" w:rsidP="00951939">
            <w:pPr>
              <w:suppressAutoHyphens w:val="0"/>
              <w:spacing w:line="240" w:lineRule="auto"/>
              <w:rPr>
                <w:rFonts w:cs="Calibri"/>
                <w:color w:val="000000"/>
                <w:sz w:val="22"/>
                <w:szCs w:val="22"/>
                <w:lang w:eastAsia="en-US"/>
              </w:rPr>
            </w:pPr>
            <w:r w:rsidRPr="00D23D59">
              <w:rPr>
                <w:rFonts w:cs="Calibri"/>
                <w:color w:val="000000"/>
                <w:sz w:val="22"/>
                <w:szCs w:val="22"/>
                <w:lang w:eastAsia="en-US"/>
              </w:rPr>
              <w:t xml:space="preserve">Submit </w:t>
            </w:r>
          </w:p>
        </w:tc>
        <w:tc>
          <w:tcPr>
            <w:tcW w:w="3172" w:type="pct"/>
            <w:tcBorders>
              <w:top w:val="nil"/>
              <w:left w:val="nil"/>
              <w:bottom w:val="single" w:sz="4" w:space="0" w:color="auto"/>
              <w:right w:val="single" w:sz="4" w:space="0" w:color="auto"/>
            </w:tcBorders>
            <w:shd w:val="clear" w:color="auto" w:fill="auto"/>
            <w:vAlign w:val="center"/>
            <w:hideMark/>
          </w:tcPr>
          <w:p w14:paraId="4D8BCB0C" w14:textId="77777777" w:rsidR="00951939" w:rsidRPr="00D23D59" w:rsidRDefault="00951939" w:rsidP="00951939">
            <w:pPr>
              <w:suppressAutoHyphens w:val="0"/>
              <w:spacing w:line="240" w:lineRule="auto"/>
              <w:rPr>
                <w:rFonts w:cs="Calibri"/>
                <w:color w:val="000000"/>
                <w:sz w:val="22"/>
                <w:szCs w:val="22"/>
                <w:lang w:eastAsia="en-US"/>
              </w:rPr>
            </w:pPr>
            <w:r w:rsidRPr="00D23D59">
              <w:rPr>
                <w:rFonts w:cs="Calibri"/>
                <w:color w:val="000000"/>
                <w:sz w:val="22"/>
                <w:szCs w:val="22"/>
                <w:lang w:eastAsia="en-US"/>
              </w:rPr>
              <w:t xml:space="preserve">Always a child WI will be created for CC Disbursal Communication if it is a parent WI. If already child, it will continue to move to Sys Notify CPF  </w:t>
            </w:r>
          </w:p>
        </w:tc>
        <w:tc>
          <w:tcPr>
            <w:tcW w:w="1210" w:type="pct"/>
            <w:tcBorders>
              <w:top w:val="nil"/>
              <w:left w:val="nil"/>
              <w:bottom w:val="single" w:sz="4" w:space="0" w:color="auto"/>
              <w:right w:val="single" w:sz="4" w:space="0" w:color="auto"/>
            </w:tcBorders>
            <w:vAlign w:val="center"/>
          </w:tcPr>
          <w:p w14:paraId="1D892EE3" w14:textId="30B52E01" w:rsidR="00951939" w:rsidRPr="00D23D59" w:rsidRDefault="00951939" w:rsidP="00951939">
            <w:pPr>
              <w:suppressAutoHyphens w:val="0"/>
              <w:spacing w:line="240" w:lineRule="auto"/>
              <w:rPr>
                <w:rFonts w:cs="Calibri"/>
                <w:color w:val="000000"/>
                <w:sz w:val="22"/>
                <w:szCs w:val="22"/>
                <w:lang w:eastAsia="en-US"/>
              </w:rPr>
            </w:pPr>
            <w:r w:rsidRPr="00D23D59">
              <w:rPr>
                <w:rFonts w:cs="Calibri"/>
                <w:color w:val="000000"/>
                <w:sz w:val="22"/>
                <w:szCs w:val="22"/>
                <w:lang w:eastAsia="en-US"/>
              </w:rPr>
              <w:t xml:space="preserve">Sys Notify CPF (Child) </w:t>
            </w:r>
          </w:p>
        </w:tc>
      </w:tr>
      <w:tr w:rsidR="00951939" w:rsidRPr="00D23D59" w14:paraId="0AA3FCED" w14:textId="6B5C2DBC" w:rsidTr="00951939">
        <w:trPr>
          <w:trHeight w:val="1740"/>
        </w:trPr>
        <w:tc>
          <w:tcPr>
            <w:tcW w:w="619" w:type="pct"/>
            <w:tcBorders>
              <w:top w:val="nil"/>
              <w:left w:val="single" w:sz="4" w:space="0" w:color="auto"/>
              <w:bottom w:val="single" w:sz="4" w:space="0" w:color="auto"/>
              <w:right w:val="single" w:sz="4" w:space="0" w:color="auto"/>
            </w:tcBorders>
            <w:shd w:val="clear" w:color="auto" w:fill="auto"/>
            <w:vAlign w:val="center"/>
            <w:hideMark/>
          </w:tcPr>
          <w:p w14:paraId="29E858FA" w14:textId="77777777" w:rsidR="00951939" w:rsidRPr="00D23D59" w:rsidRDefault="00951939" w:rsidP="00951939">
            <w:pPr>
              <w:suppressAutoHyphens w:val="0"/>
              <w:spacing w:line="240" w:lineRule="auto"/>
              <w:rPr>
                <w:rFonts w:cs="Calibri"/>
                <w:color w:val="000000"/>
                <w:sz w:val="22"/>
                <w:szCs w:val="22"/>
                <w:lang w:eastAsia="en-US"/>
              </w:rPr>
            </w:pPr>
            <w:r w:rsidRPr="00D23D59">
              <w:rPr>
                <w:rFonts w:cs="Calibri"/>
                <w:color w:val="000000"/>
                <w:sz w:val="22"/>
                <w:szCs w:val="22"/>
                <w:lang w:eastAsia="en-US"/>
              </w:rPr>
              <w:t xml:space="preserve">Submit </w:t>
            </w:r>
          </w:p>
        </w:tc>
        <w:tc>
          <w:tcPr>
            <w:tcW w:w="3172" w:type="pct"/>
            <w:tcBorders>
              <w:top w:val="nil"/>
              <w:left w:val="nil"/>
              <w:bottom w:val="single" w:sz="4" w:space="0" w:color="auto"/>
              <w:right w:val="single" w:sz="4" w:space="0" w:color="auto"/>
            </w:tcBorders>
            <w:shd w:val="clear" w:color="auto" w:fill="auto"/>
            <w:vAlign w:val="center"/>
            <w:hideMark/>
          </w:tcPr>
          <w:p w14:paraId="07EF83E7" w14:textId="77777777" w:rsidR="00951939" w:rsidRPr="00D23D59" w:rsidRDefault="00951939" w:rsidP="00951939">
            <w:pPr>
              <w:suppressAutoHyphens w:val="0"/>
              <w:spacing w:line="240" w:lineRule="auto"/>
              <w:rPr>
                <w:rFonts w:cs="Calibri"/>
                <w:color w:val="000000"/>
                <w:sz w:val="22"/>
                <w:szCs w:val="22"/>
                <w:lang w:eastAsia="en-US"/>
              </w:rPr>
            </w:pPr>
            <w:r w:rsidRPr="00D23D59">
              <w:rPr>
                <w:rFonts w:cs="Calibri"/>
                <w:color w:val="000000"/>
                <w:sz w:val="22"/>
                <w:szCs w:val="22"/>
                <w:lang w:eastAsia="en-US"/>
              </w:rPr>
              <w:t>If Sub-Product = Takeover | Cross Sell = CC or AO &amp; CC</w:t>
            </w:r>
            <w:r w:rsidRPr="00D23D59">
              <w:rPr>
                <w:rFonts w:cs="Calibri"/>
                <w:color w:val="000000"/>
                <w:sz w:val="22"/>
                <w:szCs w:val="22"/>
                <w:lang w:eastAsia="en-US"/>
              </w:rPr>
              <w:br/>
              <w:t>If Sub-Product = Primary |Cross Sell = CC or AO &amp; CC| STL Required &amp; Attached | PDS Instruction = No</w:t>
            </w:r>
            <w:r w:rsidRPr="00D23D59">
              <w:rPr>
                <w:rFonts w:cs="Calibri"/>
                <w:color w:val="000000"/>
                <w:sz w:val="22"/>
                <w:szCs w:val="22"/>
                <w:lang w:eastAsia="en-US"/>
              </w:rPr>
              <w:br/>
              <w:t>If Sub-Product = Primary | STL Not Required | Cross Sell = CC | PDS Instruction = No</w:t>
            </w:r>
            <w:r w:rsidRPr="00D23D59">
              <w:rPr>
                <w:rFonts w:cs="Calibri"/>
                <w:color w:val="000000"/>
                <w:sz w:val="22"/>
                <w:szCs w:val="22"/>
                <w:lang w:eastAsia="en-US"/>
              </w:rPr>
              <w:br/>
              <w:t xml:space="preserve">If Sub-Product = Secondary Bank LC | STL Required |Cross Sell = CC| Primary MCQ Issuance Required Before CC = Yes </w:t>
            </w:r>
            <w:r w:rsidRPr="00D23D59">
              <w:rPr>
                <w:rFonts w:cs="Calibri"/>
                <w:color w:val="000000"/>
                <w:sz w:val="22"/>
                <w:szCs w:val="22"/>
                <w:lang w:eastAsia="en-US"/>
              </w:rPr>
              <w:br/>
              <w:t>If Sub-Product = Secondary Bank LC | STL Not Required | Cross Sell = CC</w:t>
            </w:r>
          </w:p>
        </w:tc>
        <w:tc>
          <w:tcPr>
            <w:tcW w:w="1210" w:type="pct"/>
            <w:tcBorders>
              <w:top w:val="nil"/>
              <w:left w:val="nil"/>
              <w:bottom w:val="single" w:sz="4" w:space="0" w:color="auto"/>
              <w:right w:val="single" w:sz="4" w:space="0" w:color="auto"/>
            </w:tcBorders>
            <w:vAlign w:val="center"/>
          </w:tcPr>
          <w:p w14:paraId="4A537F48" w14:textId="31B2AFAF" w:rsidR="00951939" w:rsidRPr="00D23D59" w:rsidRDefault="00951939" w:rsidP="00951939">
            <w:pPr>
              <w:suppressAutoHyphens w:val="0"/>
              <w:spacing w:line="240" w:lineRule="auto"/>
              <w:rPr>
                <w:rFonts w:cs="Calibri"/>
                <w:color w:val="000000"/>
                <w:sz w:val="22"/>
                <w:szCs w:val="22"/>
                <w:lang w:eastAsia="en-US"/>
              </w:rPr>
            </w:pPr>
            <w:r w:rsidRPr="00D23D59">
              <w:rPr>
                <w:rFonts w:cs="Calibri"/>
                <w:color w:val="000000"/>
                <w:sz w:val="22"/>
                <w:szCs w:val="22"/>
                <w:lang w:eastAsia="en-US"/>
              </w:rPr>
              <w:t>Original Verification</w:t>
            </w:r>
          </w:p>
        </w:tc>
      </w:tr>
      <w:tr w:rsidR="00951939" w:rsidRPr="00D23D59" w14:paraId="11EC2F43" w14:textId="00DCD647" w:rsidTr="00951939">
        <w:trPr>
          <w:trHeight w:val="580"/>
        </w:trPr>
        <w:tc>
          <w:tcPr>
            <w:tcW w:w="619" w:type="pct"/>
            <w:tcBorders>
              <w:top w:val="nil"/>
              <w:left w:val="single" w:sz="4" w:space="0" w:color="auto"/>
              <w:bottom w:val="single" w:sz="4" w:space="0" w:color="auto"/>
              <w:right w:val="single" w:sz="4" w:space="0" w:color="auto"/>
            </w:tcBorders>
            <w:shd w:val="clear" w:color="auto" w:fill="auto"/>
            <w:vAlign w:val="center"/>
            <w:hideMark/>
          </w:tcPr>
          <w:p w14:paraId="502AD8ED" w14:textId="77777777" w:rsidR="00951939" w:rsidRPr="00D23D59" w:rsidRDefault="00951939" w:rsidP="00951939">
            <w:pPr>
              <w:suppressAutoHyphens w:val="0"/>
              <w:spacing w:line="240" w:lineRule="auto"/>
              <w:rPr>
                <w:rFonts w:cs="Calibri"/>
                <w:color w:val="000000"/>
                <w:sz w:val="22"/>
                <w:szCs w:val="22"/>
                <w:lang w:eastAsia="en-US"/>
              </w:rPr>
            </w:pPr>
            <w:r w:rsidRPr="00D23D59">
              <w:rPr>
                <w:rFonts w:cs="Calibri"/>
                <w:color w:val="000000"/>
                <w:sz w:val="22"/>
                <w:szCs w:val="22"/>
                <w:lang w:eastAsia="en-US"/>
              </w:rPr>
              <w:t xml:space="preserve">Submit </w:t>
            </w:r>
          </w:p>
        </w:tc>
        <w:tc>
          <w:tcPr>
            <w:tcW w:w="3172" w:type="pct"/>
            <w:tcBorders>
              <w:top w:val="nil"/>
              <w:left w:val="nil"/>
              <w:bottom w:val="single" w:sz="4" w:space="0" w:color="auto"/>
              <w:right w:val="single" w:sz="4" w:space="0" w:color="auto"/>
            </w:tcBorders>
            <w:shd w:val="clear" w:color="auto" w:fill="auto"/>
            <w:vAlign w:val="center"/>
            <w:hideMark/>
          </w:tcPr>
          <w:p w14:paraId="67DC8521" w14:textId="77777777" w:rsidR="00951939" w:rsidRPr="00D23D59" w:rsidRDefault="00951939" w:rsidP="00951939">
            <w:pPr>
              <w:suppressAutoHyphens w:val="0"/>
              <w:spacing w:line="240" w:lineRule="auto"/>
              <w:rPr>
                <w:rFonts w:cs="Calibri"/>
                <w:color w:val="000000"/>
                <w:sz w:val="22"/>
                <w:szCs w:val="22"/>
                <w:lang w:eastAsia="en-US"/>
              </w:rPr>
            </w:pPr>
            <w:r w:rsidRPr="00D23D59">
              <w:rPr>
                <w:rFonts w:cs="Calibri"/>
                <w:color w:val="000000"/>
                <w:sz w:val="22"/>
                <w:szCs w:val="22"/>
                <w:lang w:eastAsia="en-US"/>
              </w:rPr>
              <w:t xml:space="preserve">If Sub-Product = Primary |Cross Sell = CC or AO &amp; CC| STL Required &amp; Attached | PDS Instruction = Yes </w:t>
            </w:r>
            <w:r w:rsidRPr="00D23D59">
              <w:rPr>
                <w:rFonts w:cs="Calibri"/>
                <w:color w:val="000000"/>
                <w:sz w:val="22"/>
                <w:szCs w:val="22"/>
                <w:lang w:eastAsia="en-US"/>
              </w:rPr>
              <w:br/>
              <w:t>If Sub-Product = Primary | STL Not Required | Cross Sell = CC | PDS Instruction = Yes</w:t>
            </w:r>
          </w:p>
        </w:tc>
        <w:tc>
          <w:tcPr>
            <w:tcW w:w="1210" w:type="pct"/>
            <w:tcBorders>
              <w:top w:val="nil"/>
              <w:left w:val="nil"/>
              <w:bottom w:val="single" w:sz="4" w:space="0" w:color="auto"/>
              <w:right w:val="single" w:sz="4" w:space="0" w:color="auto"/>
            </w:tcBorders>
            <w:vAlign w:val="center"/>
          </w:tcPr>
          <w:p w14:paraId="331506F5" w14:textId="2F0AA5D1" w:rsidR="00951939" w:rsidRPr="00D23D59" w:rsidRDefault="00951939" w:rsidP="00951939">
            <w:pPr>
              <w:suppressAutoHyphens w:val="0"/>
              <w:spacing w:line="240" w:lineRule="auto"/>
              <w:rPr>
                <w:rFonts w:cs="Calibri"/>
                <w:color w:val="000000"/>
                <w:sz w:val="22"/>
                <w:szCs w:val="22"/>
                <w:lang w:eastAsia="en-US"/>
              </w:rPr>
            </w:pPr>
            <w:r w:rsidRPr="00D23D59">
              <w:rPr>
                <w:rFonts w:cs="Calibri"/>
                <w:color w:val="000000"/>
                <w:sz w:val="22"/>
                <w:szCs w:val="22"/>
                <w:lang w:eastAsia="en-US"/>
              </w:rPr>
              <w:t>Post Disbursal Services</w:t>
            </w:r>
          </w:p>
        </w:tc>
      </w:tr>
      <w:tr w:rsidR="00951939" w:rsidRPr="00D23D59" w14:paraId="04C0188E" w14:textId="1DDCF355" w:rsidTr="00951939">
        <w:trPr>
          <w:trHeight w:val="580"/>
        </w:trPr>
        <w:tc>
          <w:tcPr>
            <w:tcW w:w="619" w:type="pct"/>
            <w:tcBorders>
              <w:top w:val="nil"/>
              <w:left w:val="single" w:sz="4" w:space="0" w:color="auto"/>
              <w:bottom w:val="single" w:sz="4" w:space="0" w:color="auto"/>
              <w:right w:val="single" w:sz="4" w:space="0" w:color="auto"/>
            </w:tcBorders>
            <w:shd w:val="clear" w:color="auto" w:fill="auto"/>
            <w:vAlign w:val="center"/>
            <w:hideMark/>
          </w:tcPr>
          <w:p w14:paraId="2CDDE2E0" w14:textId="77777777" w:rsidR="00951939" w:rsidRPr="00D23D59" w:rsidRDefault="00951939" w:rsidP="00951939">
            <w:pPr>
              <w:suppressAutoHyphens w:val="0"/>
              <w:spacing w:line="240" w:lineRule="auto"/>
              <w:rPr>
                <w:rFonts w:cs="Calibri"/>
                <w:color w:val="000000"/>
                <w:sz w:val="22"/>
                <w:szCs w:val="22"/>
                <w:lang w:eastAsia="en-US"/>
              </w:rPr>
            </w:pPr>
            <w:r w:rsidRPr="00D23D59">
              <w:rPr>
                <w:rFonts w:cs="Calibri"/>
                <w:color w:val="000000"/>
                <w:sz w:val="22"/>
                <w:szCs w:val="22"/>
                <w:lang w:eastAsia="en-US"/>
              </w:rPr>
              <w:t xml:space="preserve">Submit </w:t>
            </w:r>
          </w:p>
        </w:tc>
        <w:tc>
          <w:tcPr>
            <w:tcW w:w="3172" w:type="pct"/>
            <w:tcBorders>
              <w:top w:val="nil"/>
              <w:left w:val="nil"/>
              <w:bottom w:val="single" w:sz="4" w:space="0" w:color="auto"/>
              <w:right w:val="single" w:sz="4" w:space="0" w:color="auto"/>
            </w:tcBorders>
            <w:shd w:val="clear" w:color="auto" w:fill="auto"/>
            <w:vAlign w:val="center"/>
            <w:hideMark/>
          </w:tcPr>
          <w:p w14:paraId="04607DA0" w14:textId="77777777" w:rsidR="00951939" w:rsidRPr="00D23D59" w:rsidRDefault="00951939" w:rsidP="00951939">
            <w:pPr>
              <w:suppressAutoHyphens w:val="0"/>
              <w:spacing w:line="240" w:lineRule="auto"/>
              <w:rPr>
                <w:rFonts w:cs="Calibri"/>
                <w:color w:val="000000"/>
                <w:sz w:val="22"/>
                <w:szCs w:val="22"/>
                <w:lang w:eastAsia="en-US"/>
              </w:rPr>
            </w:pPr>
            <w:r w:rsidRPr="00D23D59">
              <w:rPr>
                <w:rFonts w:cs="Calibri"/>
                <w:color w:val="000000"/>
                <w:sz w:val="22"/>
                <w:szCs w:val="22"/>
                <w:lang w:eastAsia="en-US"/>
              </w:rPr>
              <w:t>If Sub-Product = Primary |Cross Sell = CC or AO &amp; CC | STL Required &amp; Not Attached</w:t>
            </w:r>
            <w:r w:rsidRPr="00D23D59">
              <w:rPr>
                <w:rFonts w:cs="Calibri"/>
                <w:color w:val="000000"/>
                <w:sz w:val="22"/>
                <w:szCs w:val="22"/>
                <w:lang w:eastAsia="en-US"/>
              </w:rPr>
              <w:br/>
              <w:t xml:space="preserve">If Sub-Product = Secondary Bank LC | STL Required | Primary MCQ Issuance Required Before CC = No </w:t>
            </w:r>
          </w:p>
        </w:tc>
        <w:tc>
          <w:tcPr>
            <w:tcW w:w="1210" w:type="pct"/>
            <w:tcBorders>
              <w:top w:val="nil"/>
              <w:left w:val="nil"/>
              <w:bottom w:val="single" w:sz="4" w:space="0" w:color="auto"/>
              <w:right w:val="single" w:sz="4" w:space="0" w:color="auto"/>
            </w:tcBorders>
            <w:vAlign w:val="center"/>
          </w:tcPr>
          <w:p w14:paraId="406FCDD5" w14:textId="46880337" w:rsidR="00951939" w:rsidRPr="00D23D59" w:rsidRDefault="00951939" w:rsidP="00951939">
            <w:pPr>
              <w:suppressAutoHyphens w:val="0"/>
              <w:spacing w:line="240" w:lineRule="auto"/>
              <w:rPr>
                <w:rFonts w:cs="Calibri"/>
                <w:color w:val="000000"/>
                <w:sz w:val="22"/>
                <w:szCs w:val="22"/>
                <w:lang w:eastAsia="en-US"/>
              </w:rPr>
            </w:pPr>
            <w:r w:rsidRPr="00D23D59">
              <w:rPr>
                <w:rFonts w:cs="Calibri"/>
                <w:color w:val="000000"/>
                <w:sz w:val="22"/>
                <w:szCs w:val="22"/>
                <w:lang w:eastAsia="en-US"/>
              </w:rPr>
              <w:t xml:space="preserve">Awaiting STL </w:t>
            </w:r>
          </w:p>
        </w:tc>
      </w:tr>
    </w:tbl>
    <w:p w14:paraId="4322F17A" w14:textId="77777777" w:rsidR="00EB5EC5" w:rsidRPr="00752335" w:rsidRDefault="00EB5EC5" w:rsidP="00EB5EC5">
      <w:pPr>
        <w:spacing w:line="360" w:lineRule="auto"/>
      </w:pPr>
    </w:p>
    <w:p w14:paraId="6800D7B9" w14:textId="77777777" w:rsidR="00752335" w:rsidRDefault="00752335" w:rsidP="0013279E"/>
    <w:p w14:paraId="358BA405" w14:textId="41C1E926" w:rsidR="00951939" w:rsidRDefault="00951939" w:rsidP="00951939">
      <w:pPr>
        <w:pStyle w:val="Heading3"/>
      </w:pPr>
      <w:bookmarkStart w:id="115" w:name="_Toc206760675"/>
      <w:r>
        <w:t>3.17.2 Access Details</w:t>
      </w:r>
      <w:bookmarkEnd w:id="115"/>
      <w:r>
        <w:t xml:space="preserve"> </w:t>
      </w:r>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8E301A" w:rsidRPr="009B444E" w14:paraId="492B2FAF" w14:textId="77777777" w:rsidTr="00D87B49">
        <w:tc>
          <w:tcPr>
            <w:tcW w:w="3681" w:type="dxa"/>
          </w:tcPr>
          <w:p w14:paraId="4339E75C" w14:textId="77777777" w:rsidR="008E301A" w:rsidRPr="009B444E" w:rsidRDefault="008E301A" w:rsidP="00D87B49">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1F6D8F9D" w14:textId="52507B38" w:rsidR="008E301A" w:rsidRPr="009B444E" w:rsidRDefault="008E301A" w:rsidP="00D87B49">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 xml:space="preserve">users added to the Card DDE group. </w:t>
            </w:r>
          </w:p>
        </w:tc>
      </w:tr>
      <w:tr w:rsidR="008E301A" w:rsidRPr="009B444E" w14:paraId="06318D0B" w14:textId="77777777" w:rsidTr="00D87B49">
        <w:tc>
          <w:tcPr>
            <w:tcW w:w="3681" w:type="dxa"/>
          </w:tcPr>
          <w:p w14:paraId="18D12884" w14:textId="77777777" w:rsidR="008E301A" w:rsidRPr="009B444E" w:rsidRDefault="008E301A" w:rsidP="00D87B49">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2B0BFE8F" w14:textId="77777777" w:rsidR="008E301A" w:rsidRPr="009B444E" w:rsidRDefault="008E301A" w:rsidP="00D87B49">
            <w:pPr>
              <w:pStyle w:val="ListParagraph"/>
              <w:spacing w:line="360" w:lineRule="auto"/>
              <w:ind w:left="0"/>
              <w:jc w:val="both"/>
              <w:rPr>
                <w:rFonts w:eastAsia="Calibri" w:cs="Arial"/>
                <w:szCs w:val="24"/>
              </w:rPr>
            </w:pPr>
            <w:r>
              <w:rPr>
                <w:rFonts w:eastAsia="Calibri" w:cs="Arial"/>
                <w:szCs w:val="24"/>
              </w:rPr>
              <w:t>NA</w:t>
            </w:r>
          </w:p>
        </w:tc>
      </w:tr>
      <w:tr w:rsidR="008E301A" w:rsidRPr="009B444E" w14:paraId="606DAE84" w14:textId="77777777" w:rsidTr="00D87B49">
        <w:tc>
          <w:tcPr>
            <w:tcW w:w="3681" w:type="dxa"/>
          </w:tcPr>
          <w:p w14:paraId="35FC9159" w14:textId="77777777" w:rsidR="008E301A" w:rsidRPr="009B444E" w:rsidRDefault="008E301A" w:rsidP="00D87B49">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3560DF92" w14:textId="77777777" w:rsidR="008E301A" w:rsidRPr="009B444E" w:rsidRDefault="008E301A" w:rsidP="00D87B49">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8E301A" w:rsidRPr="009B444E" w14:paraId="5D007F6D" w14:textId="77777777" w:rsidTr="00D87B49">
        <w:tc>
          <w:tcPr>
            <w:tcW w:w="3681" w:type="dxa"/>
          </w:tcPr>
          <w:p w14:paraId="6ACCECEB" w14:textId="77777777" w:rsidR="008E301A" w:rsidRPr="009B444E" w:rsidRDefault="008E301A" w:rsidP="00D87B49">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52A9F3F2" w14:textId="77777777" w:rsidR="008E301A" w:rsidRPr="009B444E" w:rsidRDefault="008E301A" w:rsidP="00D87B49">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8E301A" w:rsidRPr="009B444E" w14:paraId="231883A2" w14:textId="77777777" w:rsidTr="00D87B49">
        <w:tc>
          <w:tcPr>
            <w:tcW w:w="3681" w:type="dxa"/>
          </w:tcPr>
          <w:p w14:paraId="772563BE" w14:textId="77777777" w:rsidR="008E301A" w:rsidRPr="009B444E" w:rsidRDefault="008E301A" w:rsidP="00D87B49">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7070667C" w14:textId="77777777" w:rsidR="008E301A" w:rsidRPr="009B444E" w:rsidRDefault="008E301A" w:rsidP="00D87B49">
            <w:pPr>
              <w:pStyle w:val="ListParagraph"/>
              <w:spacing w:line="360" w:lineRule="auto"/>
              <w:ind w:left="0"/>
              <w:jc w:val="both"/>
              <w:rPr>
                <w:rFonts w:eastAsia="Calibri" w:cs="Arial"/>
                <w:szCs w:val="24"/>
              </w:rPr>
            </w:pPr>
            <w:r w:rsidRPr="009B444E">
              <w:rPr>
                <w:rFonts w:eastAsia="Calibri" w:cs="Arial"/>
                <w:szCs w:val="24"/>
              </w:rPr>
              <w:t>None</w:t>
            </w:r>
          </w:p>
        </w:tc>
      </w:tr>
    </w:tbl>
    <w:p w14:paraId="5316981F" w14:textId="77777777" w:rsidR="00951939" w:rsidRDefault="00951939" w:rsidP="00951939"/>
    <w:p w14:paraId="0443383D" w14:textId="77777777" w:rsidR="00951939" w:rsidRPr="00951939" w:rsidRDefault="00951939" w:rsidP="00951939"/>
    <w:p w14:paraId="3393BF66" w14:textId="77777777" w:rsidR="00752335" w:rsidRDefault="00752335" w:rsidP="0013279E"/>
    <w:p w14:paraId="1F8CA1BF" w14:textId="1DE20F66" w:rsidR="008E301A" w:rsidRDefault="008E301A" w:rsidP="00AE21B4">
      <w:pPr>
        <w:pStyle w:val="Heading2"/>
        <w:numPr>
          <w:ilvl w:val="1"/>
          <w:numId w:val="77"/>
        </w:numPr>
      </w:pPr>
      <w:bookmarkStart w:id="116" w:name="_Toc206760676"/>
      <w:r>
        <w:t>Post Disbursal Services</w:t>
      </w:r>
      <w:bookmarkEnd w:id="116"/>
      <w:r>
        <w:t xml:space="preserve"> </w:t>
      </w:r>
    </w:p>
    <w:p w14:paraId="7125DED8" w14:textId="77777777" w:rsidR="008E301A" w:rsidRDefault="008E301A" w:rsidP="008E301A"/>
    <w:p w14:paraId="54E30917" w14:textId="27A4BB1A" w:rsidR="008E301A" w:rsidRDefault="008E301A" w:rsidP="003E3F52">
      <w:pPr>
        <w:pStyle w:val="Heading3"/>
        <w:numPr>
          <w:ilvl w:val="2"/>
          <w:numId w:val="77"/>
        </w:numPr>
      </w:pPr>
      <w:bookmarkStart w:id="117" w:name="_Toc206760677"/>
      <w:r>
        <w:t>Description</w:t>
      </w:r>
      <w:bookmarkEnd w:id="117"/>
    </w:p>
    <w:p w14:paraId="24E0A4AE" w14:textId="77777777" w:rsidR="008E301A" w:rsidRDefault="008E301A" w:rsidP="003E3F52">
      <w:pPr>
        <w:pStyle w:val="ListParagraph"/>
        <w:numPr>
          <w:ilvl w:val="0"/>
          <w:numId w:val="78"/>
        </w:numPr>
        <w:spacing w:line="360" w:lineRule="auto"/>
      </w:pPr>
      <w:r>
        <w:t xml:space="preserve">This will be a user queue. i.e., the users will have access to this queue. </w:t>
      </w:r>
    </w:p>
    <w:p w14:paraId="591A5B36" w14:textId="77777777" w:rsidR="008E301A" w:rsidRDefault="008E301A" w:rsidP="003E3F52">
      <w:pPr>
        <w:pStyle w:val="ListParagraph"/>
        <w:numPr>
          <w:ilvl w:val="0"/>
          <w:numId w:val="78"/>
        </w:numPr>
        <w:spacing w:line="360" w:lineRule="auto"/>
      </w:pPr>
      <w:r>
        <w:t xml:space="preserve">The WI will route to this queue based on the condition below: </w:t>
      </w:r>
    </w:p>
    <w:p w14:paraId="632A02B4" w14:textId="3F758ABF" w:rsidR="008E301A" w:rsidRDefault="00712D61" w:rsidP="003E3F52">
      <w:pPr>
        <w:pStyle w:val="ListParagraph"/>
        <w:numPr>
          <w:ilvl w:val="0"/>
          <w:numId w:val="43"/>
        </w:numPr>
        <w:spacing w:line="360" w:lineRule="auto"/>
      </w:pPr>
      <w:r>
        <w:t xml:space="preserve">From Disbursal Checker: </w:t>
      </w:r>
    </w:p>
    <w:p w14:paraId="32F538D0" w14:textId="77777777" w:rsidR="00712D61" w:rsidRDefault="00712D61" w:rsidP="003E3F52">
      <w:pPr>
        <w:pStyle w:val="ListParagraph"/>
        <w:numPr>
          <w:ilvl w:val="1"/>
          <w:numId w:val="43"/>
        </w:numPr>
        <w:spacing w:line="360" w:lineRule="auto"/>
      </w:pPr>
      <w:r>
        <w:t>If Sub-Product = Primary | STL Required | Cross Sell = AO | PDS Instruction = Yes</w:t>
      </w:r>
    </w:p>
    <w:p w14:paraId="0491590F" w14:textId="77777777" w:rsidR="00712D61" w:rsidRDefault="00712D61" w:rsidP="003E3F52">
      <w:pPr>
        <w:pStyle w:val="ListParagraph"/>
        <w:numPr>
          <w:ilvl w:val="1"/>
          <w:numId w:val="43"/>
        </w:numPr>
        <w:spacing w:line="360" w:lineRule="auto"/>
      </w:pPr>
      <w:r>
        <w:t>If Sub-Product = Primary | STL Required | Cross Sell = CC or AO &amp; CC| Card DDE is Done | PDS Instruction = Yes</w:t>
      </w:r>
    </w:p>
    <w:p w14:paraId="57125197" w14:textId="77777777" w:rsidR="00712D61" w:rsidRDefault="00712D61" w:rsidP="003E3F52">
      <w:pPr>
        <w:pStyle w:val="ListParagraph"/>
        <w:numPr>
          <w:ilvl w:val="1"/>
          <w:numId w:val="43"/>
        </w:numPr>
        <w:spacing w:line="360" w:lineRule="auto"/>
      </w:pPr>
      <w:r>
        <w:t>If Sub-Product = Primary | STL Required | Cross Sell = NA | PDS Instruction = Yes</w:t>
      </w:r>
    </w:p>
    <w:p w14:paraId="31DD4B05" w14:textId="74D0F015" w:rsidR="00712D61" w:rsidRDefault="00712D61" w:rsidP="003E3F52">
      <w:pPr>
        <w:pStyle w:val="ListParagraph"/>
        <w:numPr>
          <w:ilvl w:val="1"/>
          <w:numId w:val="43"/>
        </w:numPr>
        <w:spacing w:line="360" w:lineRule="auto"/>
      </w:pPr>
      <w:r>
        <w:t>If Sub-Product = Primary | STL Not Required | Cross Sell = NA | PDS Instruction = Yes</w:t>
      </w:r>
    </w:p>
    <w:p w14:paraId="02C2625B" w14:textId="0702E73A" w:rsidR="00DD39C4" w:rsidRDefault="00DD39C4" w:rsidP="003E3F52">
      <w:pPr>
        <w:pStyle w:val="ListParagraph"/>
        <w:numPr>
          <w:ilvl w:val="0"/>
          <w:numId w:val="43"/>
        </w:numPr>
        <w:spacing w:line="360" w:lineRule="auto"/>
      </w:pPr>
      <w:r>
        <w:t xml:space="preserve">From Card DDE: </w:t>
      </w:r>
    </w:p>
    <w:p w14:paraId="3F796DA2" w14:textId="77777777" w:rsidR="00DD39C4" w:rsidRPr="00DD39C4" w:rsidRDefault="00DD39C4" w:rsidP="003E3F52">
      <w:pPr>
        <w:pStyle w:val="ListParagraph"/>
        <w:numPr>
          <w:ilvl w:val="1"/>
          <w:numId w:val="43"/>
        </w:numPr>
        <w:spacing w:line="360" w:lineRule="auto"/>
      </w:pPr>
      <w:r w:rsidRPr="00DD39C4">
        <w:t xml:space="preserve">If Sub-Product = Primary |Cross Sell = CC or AO &amp; CC| STL Required &amp; Attached | PDS Instruction = Yes </w:t>
      </w:r>
    </w:p>
    <w:p w14:paraId="1BFF28A2" w14:textId="306FA7A2" w:rsidR="00DD39C4" w:rsidRDefault="00DD39C4" w:rsidP="003E3F52">
      <w:pPr>
        <w:pStyle w:val="ListParagraph"/>
        <w:numPr>
          <w:ilvl w:val="1"/>
          <w:numId w:val="43"/>
        </w:numPr>
        <w:spacing w:line="360" w:lineRule="auto"/>
      </w:pPr>
      <w:r w:rsidRPr="00DD39C4">
        <w:t>If Sub-Product = Primary | STL Not Required | Cross Sell = CC | PDS Instruction = Yes</w:t>
      </w:r>
    </w:p>
    <w:p w14:paraId="5DB6964B" w14:textId="77777777" w:rsidR="008E301A" w:rsidRDefault="008E301A" w:rsidP="003E3F52">
      <w:pPr>
        <w:pStyle w:val="ListParagraph"/>
        <w:numPr>
          <w:ilvl w:val="0"/>
          <w:numId w:val="79"/>
        </w:numPr>
        <w:spacing w:line="360" w:lineRule="auto"/>
      </w:pPr>
      <w:r>
        <w:t xml:space="preserve">The user will open the WI and review it. </w:t>
      </w:r>
    </w:p>
    <w:p w14:paraId="40B0B275" w14:textId="77777777" w:rsidR="008E301A" w:rsidRDefault="008E301A" w:rsidP="003E3F52">
      <w:pPr>
        <w:pStyle w:val="ListParagraph"/>
        <w:numPr>
          <w:ilvl w:val="0"/>
          <w:numId w:val="79"/>
        </w:numPr>
        <w:spacing w:line="360" w:lineRule="auto"/>
      </w:pPr>
      <w:r>
        <w:t xml:space="preserve">The user can upload documents if required. </w:t>
      </w:r>
    </w:p>
    <w:p w14:paraId="55BB0BF8" w14:textId="77777777" w:rsidR="008E301A" w:rsidRDefault="008E301A" w:rsidP="003E3F52">
      <w:pPr>
        <w:pStyle w:val="ListParagraph"/>
        <w:numPr>
          <w:ilvl w:val="0"/>
          <w:numId w:val="79"/>
        </w:numPr>
        <w:spacing w:line="360" w:lineRule="auto"/>
      </w:pPr>
      <w:r>
        <w:t xml:space="preserve">The user will have the following decisions: </w:t>
      </w:r>
    </w:p>
    <w:p w14:paraId="03C6FE4B" w14:textId="37C98F03" w:rsidR="008E301A" w:rsidRDefault="00AB5609" w:rsidP="003E3F52">
      <w:pPr>
        <w:pStyle w:val="ListParagraph"/>
        <w:numPr>
          <w:ilvl w:val="0"/>
          <w:numId w:val="43"/>
        </w:numPr>
        <w:spacing w:line="360" w:lineRule="auto"/>
      </w:pPr>
      <w:r>
        <w:rPr>
          <w:b/>
          <w:bCs/>
        </w:rPr>
        <w:t>Submit</w:t>
      </w:r>
      <w:r w:rsidR="008E301A" w:rsidRPr="00530339">
        <w:rPr>
          <w:b/>
          <w:bCs/>
        </w:rPr>
        <w:t xml:space="preserve">: </w:t>
      </w:r>
      <w:r w:rsidR="008E301A">
        <w:t xml:space="preserve">The user will take this decision if he wants to approve the WI and send it to Original Verification. </w:t>
      </w:r>
    </w:p>
    <w:p w14:paraId="04162485" w14:textId="77777777" w:rsidR="008E301A" w:rsidRDefault="008E301A" w:rsidP="003E3F52">
      <w:pPr>
        <w:pStyle w:val="ListParagraph"/>
        <w:numPr>
          <w:ilvl w:val="0"/>
          <w:numId w:val="43"/>
        </w:numPr>
        <w:spacing w:line="360" w:lineRule="auto"/>
      </w:pPr>
      <w:r w:rsidRPr="00530339">
        <w:rPr>
          <w:b/>
          <w:bCs/>
        </w:rPr>
        <w:t>Return to Source:</w:t>
      </w:r>
      <w:r>
        <w:t xml:space="preserve"> The user will take this decision if he wants to send back the WI to Introduction Stage. </w:t>
      </w:r>
    </w:p>
    <w:p w14:paraId="6083A84E" w14:textId="77777777" w:rsidR="008E301A" w:rsidRDefault="008E301A" w:rsidP="003E3F52">
      <w:pPr>
        <w:pStyle w:val="ListParagraph"/>
        <w:numPr>
          <w:ilvl w:val="0"/>
          <w:numId w:val="77"/>
        </w:numPr>
        <w:spacing w:line="360" w:lineRule="auto"/>
      </w:pPr>
      <w:r>
        <w:t xml:space="preserve">The WI will move to the following queues as per the conditions below: </w:t>
      </w:r>
    </w:p>
    <w:p w14:paraId="35DC95B3" w14:textId="6C05DB49" w:rsidR="008E301A" w:rsidRDefault="008E301A" w:rsidP="003E3F52">
      <w:pPr>
        <w:pStyle w:val="ListParagraph"/>
        <w:numPr>
          <w:ilvl w:val="0"/>
          <w:numId w:val="44"/>
        </w:numPr>
        <w:spacing w:line="360" w:lineRule="auto"/>
      </w:pPr>
      <w:r w:rsidRPr="00530339">
        <w:rPr>
          <w:b/>
          <w:bCs/>
        </w:rPr>
        <w:t>Original Verification:</w:t>
      </w:r>
      <w:r>
        <w:t xml:space="preserve"> The WI will move to this queue if the decision taken by the user is </w:t>
      </w:r>
      <w:r w:rsidR="00AB5609">
        <w:t>Submit</w:t>
      </w:r>
      <w:r>
        <w:t xml:space="preserve">. </w:t>
      </w:r>
    </w:p>
    <w:p w14:paraId="6A67B3F0" w14:textId="77777777" w:rsidR="008E301A" w:rsidRDefault="008E301A" w:rsidP="003E3F52">
      <w:pPr>
        <w:pStyle w:val="ListParagraph"/>
        <w:numPr>
          <w:ilvl w:val="0"/>
          <w:numId w:val="44"/>
        </w:numPr>
        <w:spacing w:line="360" w:lineRule="auto"/>
      </w:pPr>
      <w:r w:rsidRPr="00530339">
        <w:rPr>
          <w:b/>
          <w:bCs/>
        </w:rPr>
        <w:lastRenderedPageBreak/>
        <w:t>Initiator Return:</w:t>
      </w:r>
      <w:r>
        <w:t xml:space="preserve"> The WI will move to this queue if the decision taken by the user is Return to Source. </w:t>
      </w:r>
    </w:p>
    <w:p w14:paraId="276EFC12" w14:textId="77777777" w:rsidR="008E301A" w:rsidRDefault="008E301A" w:rsidP="008E301A">
      <w:pPr>
        <w:spacing w:line="360" w:lineRule="auto"/>
      </w:pPr>
    </w:p>
    <w:p w14:paraId="67C8F802" w14:textId="77777777" w:rsidR="008E301A" w:rsidRDefault="008E301A" w:rsidP="008E301A">
      <w:pPr>
        <w:spacing w:line="360" w:lineRule="auto"/>
      </w:pPr>
      <w:r>
        <w:t xml:space="preserve">The WI will route as per: </w:t>
      </w:r>
    </w:p>
    <w:tbl>
      <w:tblPr>
        <w:tblStyle w:val="TableGrid"/>
        <w:tblW w:w="0" w:type="auto"/>
        <w:tblLook w:val="04A0" w:firstRow="1" w:lastRow="0" w:firstColumn="1" w:lastColumn="0" w:noHBand="0" w:noVBand="1"/>
      </w:tblPr>
      <w:tblGrid>
        <w:gridCol w:w="3005"/>
        <w:gridCol w:w="2519"/>
        <w:gridCol w:w="3492"/>
      </w:tblGrid>
      <w:tr w:rsidR="008E301A" w14:paraId="6984CD7B" w14:textId="77777777" w:rsidTr="006352EE">
        <w:tc>
          <w:tcPr>
            <w:tcW w:w="3005" w:type="dxa"/>
          </w:tcPr>
          <w:p w14:paraId="23DF4AC8" w14:textId="77777777" w:rsidR="008E301A" w:rsidRPr="00866ACE" w:rsidRDefault="008E301A" w:rsidP="006352EE">
            <w:pPr>
              <w:spacing w:line="360" w:lineRule="auto"/>
              <w:rPr>
                <w:b/>
                <w:bCs/>
              </w:rPr>
            </w:pPr>
            <w:r w:rsidRPr="00866ACE">
              <w:rPr>
                <w:b/>
                <w:bCs/>
              </w:rPr>
              <w:t>Decision</w:t>
            </w:r>
          </w:p>
        </w:tc>
        <w:tc>
          <w:tcPr>
            <w:tcW w:w="2519" w:type="dxa"/>
          </w:tcPr>
          <w:p w14:paraId="48449D44" w14:textId="77777777" w:rsidR="008E301A" w:rsidRPr="00866ACE" w:rsidRDefault="008E301A" w:rsidP="006352EE">
            <w:pPr>
              <w:spacing w:line="360" w:lineRule="auto"/>
              <w:rPr>
                <w:b/>
                <w:bCs/>
              </w:rPr>
            </w:pPr>
            <w:r w:rsidRPr="00866ACE">
              <w:rPr>
                <w:b/>
                <w:bCs/>
              </w:rPr>
              <w:t>Condition</w:t>
            </w:r>
          </w:p>
        </w:tc>
        <w:tc>
          <w:tcPr>
            <w:tcW w:w="3492" w:type="dxa"/>
          </w:tcPr>
          <w:p w14:paraId="0B5225E7" w14:textId="77777777" w:rsidR="008E301A" w:rsidRPr="00866ACE" w:rsidRDefault="008E301A" w:rsidP="006352EE">
            <w:pPr>
              <w:spacing w:line="360" w:lineRule="auto"/>
              <w:rPr>
                <w:b/>
                <w:bCs/>
              </w:rPr>
            </w:pPr>
            <w:r w:rsidRPr="00866ACE">
              <w:rPr>
                <w:b/>
                <w:bCs/>
              </w:rPr>
              <w:t>WI moves to</w:t>
            </w:r>
          </w:p>
        </w:tc>
      </w:tr>
      <w:tr w:rsidR="008E301A" w14:paraId="7C0A28C3" w14:textId="77777777" w:rsidTr="006352EE">
        <w:tc>
          <w:tcPr>
            <w:tcW w:w="3005" w:type="dxa"/>
          </w:tcPr>
          <w:p w14:paraId="26CBDB3A" w14:textId="5C336DA2" w:rsidR="008E301A" w:rsidRDefault="00AB5609" w:rsidP="006352EE">
            <w:pPr>
              <w:spacing w:line="360" w:lineRule="auto"/>
            </w:pPr>
            <w:r>
              <w:t>Submit</w:t>
            </w:r>
          </w:p>
        </w:tc>
        <w:tc>
          <w:tcPr>
            <w:tcW w:w="2519" w:type="dxa"/>
          </w:tcPr>
          <w:p w14:paraId="75A5F6FD" w14:textId="77777777" w:rsidR="008E301A" w:rsidRDefault="008E301A" w:rsidP="006352EE">
            <w:pPr>
              <w:spacing w:line="360" w:lineRule="auto"/>
            </w:pPr>
          </w:p>
        </w:tc>
        <w:tc>
          <w:tcPr>
            <w:tcW w:w="3492" w:type="dxa"/>
          </w:tcPr>
          <w:p w14:paraId="7B014D94" w14:textId="77777777" w:rsidR="008E301A" w:rsidRDefault="008E301A" w:rsidP="006352EE">
            <w:pPr>
              <w:spacing w:line="360" w:lineRule="auto"/>
            </w:pPr>
            <w:r>
              <w:t>Original Verification</w:t>
            </w:r>
          </w:p>
        </w:tc>
      </w:tr>
      <w:tr w:rsidR="008E301A" w14:paraId="25F2D245" w14:textId="77777777" w:rsidTr="006352EE">
        <w:tc>
          <w:tcPr>
            <w:tcW w:w="3005" w:type="dxa"/>
          </w:tcPr>
          <w:p w14:paraId="2CCAC6BD" w14:textId="77777777" w:rsidR="008E301A" w:rsidRDefault="008E301A" w:rsidP="006352EE">
            <w:pPr>
              <w:spacing w:line="360" w:lineRule="auto"/>
            </w:pPr>
            <w:r>
              <w:t>Return to Source</w:t>
            </w:r>
          </w:p>
        </w:tc>
        <w:tc>
          <w:tcPr>
            <w:tcW w:w="2519" w:type="dxa"/>
          </w:tcPr>
          <w:p w14:paraId="7A370AE9" w14:textId="77777777" w:rsidR="008E301A" w:rsidRDefault="008E301A" w:rsidP="006352EE">
            <w:pPr>
              <w:spacing w:line="360" w:lineRule="auto"/>
            </w:pPr>
          </w:p>
        </w:tc>
        <w:tc>
          <w:tcPr>
            <w:tcW w:w="3492" w:type="dxa"/>
          </w:tcPr>
          <w:p w14:paraId="2CAA8D13" w14:textId="77777777" w:rsidR="008E301A" w:rsidRDefault="008E301A" w:rsidP="006352EE">
            <w:pPr>
              <w:spacing w:line="360" w:lineRule="auto"/>
            </w:pPr>
            <w:r>
              <w:t xml:space="preserve">Initiator Return </w:t>
            </w:r>
          </w:p>
        </w:tc>
      </w:tr>
    </w:tbl>
    <w:p w14:paraId="6F7955AA" w14:textId="77777777" w:rsidR="008E301A" w:rsidRDefault="008E301A" w:rsidP="008E301A">
      <w:pPr>
        <w:spacing w:line="360" w:lineRule="auto"/>
      </w:pPr>
    </w:p>
    <w:p w14:paraId="1CD8483B" w14:textId="0090D7C0" w:rsidR="008E301A" w:rsidRPr="00626464" w:rsidRDefault="008E301A" w:rsidP="003E3F52">
      <w:pPr>
        <w:pStyle w:val="Heading3"/>
        <w:numPr>
          <w:ilvl w:val="2"/>
          <w:numId w:val="80"/>
        </w:numPr>
      </w:pPr>
      <w:bookmarkStart w:id="118" w:name="_Toc206760678"/>
      <w:r>
        <w:t>Access Details</w:t>
      </w:r>
      <w:bookmarkEnd w:id="118"/>
      <w:r>
        <w:t xml:space="preserve"> </w:t>
      </w:r>
    </w:p>
    <w:p w14:paraId="3057C172" w14:textId="77777777" w:rsidR="008E301A" w:rsidRDefault="008E301A" w:rsidP="008E301A"/>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8E301A" w:rsidRPr="009B444E" w14:paraId="2D89897D" w14:textId="77777777" w:rsidTr="006352EE">
        <w:tc>
          <w:tcPr>
            <w:tcW w:w="3681" w:type="dxa"/>
          </w:tcPr>
          <w:p w14:paraId="31A50D3A" w14:textId="77777777" w:rsidR="008E301A" w:rsidRPr="009B444E" w:rsidRDefault="008E301A" w:rsidP="006352EE">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23F9499B" w14:textId="4994E8AA" w:rsidR="008E301A" w:rsidRPr="009B444E" w:rsidRDefault="008E301A" w:rsidP="006352EE">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 xml:space="preserve">users added to the Post Disbursal </w:t>
            </w:r>
            <w:r w:rsidR="00424F18">
              <w:rPr>
                <w:rFonts w:eastAsia="Calibri" w:cs="Arial"/>
                <w:szCs w:val="24"/>
              </w:rPr>
              <w:t xml:space="preserve">Services </w:t>
            </w:r>
            <w:r>
              <w:rPr>
                <w:rFonts w:eastAsia="Calibri" w:cs="Arial"/>
                <w:szCs w:val="24"/>
              </w:rPr>
              <w:t xml:space="preserve">group. </w:t>
            </w:r>
          </w:p>
        </w:tc>
      </w:tr>
      <w:tr w:rsidR="008E301A" w:rsidRPr="009B444E" w14:paraId="0A876EF8" w14:textId="77777777" w:rsidTr="006352EE">
        <w:tc>
          <w:tcPr>
            <w:tcW w:w="3681" w:type="dxa"/>
          </w:tcPr>
          <w:p w14:paraId="106C5382" w14:textId="77777777" w:rsidR="008E301A" w:rsidRPr="009B444E" w:rsidRDefault="008E301A" w:rsidP="006352EE">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26CC6690" w14:textId="77777777" w:rsidR="008E301A" w:rsidRPr="009B444E" w:rsidRDefault="008E301A" w:rsidP="006352EE">
            <w:pPr>
              <w:pStyle w:val="ListParagraph"/>
              <w:spacing w:line="360" w:lineRule="auto"/>
              <w:ind w:left="0"/>
              <w:jc w:val="both"/>
              <w:rPr>
                <w:rFonts w:eastAsia="Calibri" w:cs="Arial"/>
                <w:szCs w:val="24"/>
              </w:rPr>
            </w:pPr>
            <w:r>
              <w:rPr>
                <w:rFonts w:eastAsia="Calibri" w:cs="Arial"/>
                <w:szCs w:val="24"/>
              </w:rPr>
              <w:t>NA</w:t>
            </w:r>
          </w:p>
        </w:tc>
      </w:tr>
      <w:tr w:rsidR="008E301A" w:rsidRPr="009B444E" w14:paraId="477EFCAD" w14:textId="77777777" w:rsidTr="006352EE">
        <w:tc>
          <w:tcPr>
            <w:tcW w:w="3681" w:type="dxa"/>
          </w:tcPr>
          <w:p w14:paraId="08B8CC9B" w14:textId="77777777" w:rsidR="008E301A" w:rsidRPr="009B444E" w:rsidRDefault="008E301A" w:rsidP="006352EE">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348E05BD" w14:textId="77777777" w:rsidR="008E301A" w:rsidRPr="009B444E" w:rsidRDefault="008E301A" w:rsidP="006352EE">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8E301A" w:rsidRPr="009B444E" w14:paraId="3DECBD05" w14:textId="77777777" w:rsidTr="006352EE">
        <w:tc>
          <w:tcPr>
            <w:tcW w:w="3681" w:type="dxa"/>
          </w:tcPr>
          <w:p w14:paraId="6DB04A98" w14:textId="77777777" w:rsidR="008E301A" w:rsidRPr="009B444E" w:rsidRDefault="008E301A" w:rsidP="006352EE">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1F2A8994" w14:textId="77777777" w:rsidR="008E301A" w:rsidRPr="009B444E" w:rsidRDefault="008E301A" w:rsidP="006352EE">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8E301A" w:rsidRPr="009B444E" w14:paraId="45662874" w14:textId="77777777" w:rsidTr="006352EE">
        <w:tc>
          <w:tcPr>
            <w:tcW w:w="3681" w:type="dxa"/>
          </w:tcPr>
          <w:p w14:paraId="3E1C42E1" w14:textId="77777777" w:rsidR="008E301A" w:rsidRPr="009B444E" w:rsidRDefault="008E301A" w:rsidP="006352EE">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5D3E9850" w14:textId="77777777" w:rsidR="008E301A" w:rsidRPr="009B444E" w:rsidRDefault="008E301A" w:rsidP="006352EE">
            <w:pPr>
              <w:pStyle w:val="ListParagraph"/>
              <w:spacing w:line="360" w:lineRule="auto"/>
              <w:ind w:left="0"/>
              <w:jc w:val="both"/>
              <w:rPr>
                <w:rFonts w:eastAsia="Calibri" w:cs="Arial"/>
                <w:szCs w:val="24"/>
              </w:rPr>
            </w:pPr>
            <w:r w:rsidRPr="009B444E">
              <w:rPr>
                <w:rFonts w:eastAsia="Calibri" w:cs="Arial"/>
                <w:szCs w:val="24"/>
              </w:rPr>
              <w:t>None</w:t>
            </w:r>
          </w:p>
        </w:tc>
      </w:tr>
    </w:tbl>
    <w:p w14:paraId="7B2AB97D" w14:textId="77777777" w:rsidR="008E301A" w:rsidRDefault="008E301A" w:rsidP="008E301A"/>
    <w:p w14:paraId="246BC82B" w14:textId="77777777" w:rsidR="00424F18" w:rsidRDefault="00424F18" w:rsidP="008E301A"/>
    <w:p w14:paraId="2E6BAB7E" w14:textId="77777777" w:rsidR="00424F18" w:rsidRDefault="00424F18" w:rsidP="008E301A"/>
    <w:p w14:paraId="3563EF46" w14:textId="77777777" w:rsidR="00006994" w:rsidRDefault="00006994" w:rsidP="00AE21B4">
      <w:pPr>
        <w:pStyle w:val="Heading2"/>
        <w:numPr>
          <w:ilvl w:val="1"/>
          <w:numId w:val="80"/>
        </w:numPr>
      </w:pPr>
      <w:bookmarkStart w:id="119" w:name="_Toc206760679"/>
      <w:r>
        <w:t>Original Verification</w:t>
      </w:r>
      <w:bookmarkEnd w:id="119"/>
      <w:r>
        <w:t xml:space="preserve"> </w:t>
      </w:r>
    </w:p>
    <w:p w14:paraId="55DF3129" w14:textId="77777777" w:rsidR="00006994" w:rsidRDefault="00006994" w:rsidP="00006994"/>
    <w:p w14:paraId="080ABBFF" w14:textId="2DB0A337" w:rsidR="00006994" w:rsidRDefault="00006994" w:rsidP="00006994">
      <w:pPr>
        <w:pStyle w:val="Heading3"/>
      </w:pPr>
      <w:bookmarkStart w:id="120" w:name="_Toc206760680"/>
      <w:r>
        <w:t>3.19.1 Description</w:t>
      </w:r>
      <w:bookmarkEnd w:id="120"/>
    </w:p>
    <w:p w14:paraId="1EDAC9AE" w14:textId="77777777" w:rsidR="00006994" w:rsidRDefault="00006994" w:rsidP="003E3F52">
      <w:pPr>
        <w:pStyle w:val="ListParagraph"/>
        <w:numPr>
          <w:ilvl w:val="0"/>
          <w:numId w:val="81"/>
        </w:numPr>
        <w:spacing w:line="360" w:lineRule="auto"/>
      </w:pPr>
      <w:r>
        <w:t xml:space="preserve">This will be a user queue. i.e., the users will have access to this queue. </w:t>
      </w:r>
    </w:p>
    <w:p w14:paraId="4A77D9D9" w14:textId="77777777" w:rsidR="00006994" w:rsidRDefault="00006994" w:rsidP="003E3F52">
      <w:pPr>
        <w:pStyle w:val="ListParagraph"/>
        <w:numPr>
          <w:ilvl w:val="0"/>
          <w:numId w:val="81"/>
        </w:numPr>
        <w:spacing w:line="360" w:lineRule="auto"/>
      </w:pPr>
      <w:r>
        <w:t xml:space="preserve">The WI will route to this queue based on the conditions below: </w:t>
      </w:r>
    </w:p>
    <w:p w14:paraId="72ED382A" w14:textId="58217EE6" w:rsidR="00006994" w:rsidRDefault="00823C78" w:rsidP="003E3F52">
      <w:pPr>
        <w:pStyle w:val="ListParagraph"/>
        <w:numPr>
          <w:ilvl w:val="0"/>
          <w:numId w:val="45"/>
        </w:numPr>
        <w:spacing w:line="360" w:lineRule="auto"/>
      </w:pPr>
      <w:r>
        <w:t xml:space="preserve">From Disbursal Checker: </w:t>
      </w:r>
    </w:p>
    <w:p w14:paraId="5D7980A9" w14:textId="77777777" w:rsidR="00272F5C" w:rsidRPr="00272F5C" w:rsidRDefault="00272F5C" w:rsidP="003E3F52">
      <w:pPr>
        <w:pStyle w:val="ListParagraph"/>
        <w:numPr>
          <w:ilvl w:val="1"/>
          <w:numId w:val="45"/>
        </w:numPr>
        <w:spacing w:line="360" w:lineRule="auto"/>
      </w:pPr>
      <w:r w:rsidRPr="00272F5C">
        <w:t xml:space="preserve">If Sub-Product = Primary |Cross Sell = CC or AO &amp; CC| STL Required &amp; Attached | PDS Instruction = Yes </w:t>
      </w:r>
    </w:p>
    <w:p w14:paraId="739821D6" w14:textId="1949BA59" w:rsidR="00823C78" w:rsidRDefault="00272F5C" w:rsidP="003E3F52">
      <w:pPr>
        <w:pStyle w:val="ListParagraph"/>
        <w:numPr>
          <w:ilvl w:val="1"/>
          <w:numId w:val="45"/>
        </w:numPr>
        <w:spacing w:line="360" w:lineRule="auto"/>
      </w:pPr>
      <w:r w:rsidRPr="00272F5C">
        <w:t>If Sub-Product = Primary | STL Not Required | Cross Sell = CC | PDS Instruction = Yes</w:t>
      </w:r>
    </w:p>
    <w:p w14:paraId="24E86DDB" w14:textId="16EBB789" w:rsidR="00272F5C" w:rsidRDefault="00272F5C" w:rsidP="003E3F52">
      <w:pPr>
        <w:pStyle w:val="ListParagraph"/>
        <w:numPr>
          <w:ilvl w:val="0"/>
          <w:numId w:val="45"/>
        </w:numPr>
        <w:spacing w:line="360" w:lineRule="auto"/>
      </w:pPr>
      <w:r>
        <w:t xml:space="preserve">From Primary MCQ Issuance: </w:t>
      </w:r>
    </w:p>
    <w:p w14:paraId="5F32295C" w14:textId="77777777" w:rsidR="00272F5C" w:rsidRPr="00272F5C" w:rsidRDefault="00272F5C" w:rsidP="003E3F52">
      <w:pPr>
        <w:pStyle w:val="ListParagraph"/>
        <w:numPr>
          <w:ilvl w:val="1"/>
          <w:numId w:val="45"/>
        </w:numPr>
        <w:spacing w:line="360" w:lineRule="auto"/>
      </w:pPr>
      <w:r w:rsidRPr="00272F5C">
        <w:t>If Sub-Product = Takeover or Secondary Bank LC (STL Required) | Cross Sell = AO</w:t>
      </w:r>
    </w:p>
    <w:p w14:paraId="22699094" w14:textId="77777777" w:rsidR="00272F5C" w:rsidRPr="00272F5C" w:rsidRDefault="00272F5C" w:rsidP="003E3F52">
      <w:pPr>
        <w:pStyle w:val="ListParagraph"/>
        <w:numPr>
          <w:ilvl w:val="1"/>
          <w:numId w:val="45"/>
        </w:numPr>
        <w:spacing w:line="360" w:lineRule="auto"/>
      </w:pPr>
      <w:r w:rsidRPr="00272F5C">
        <w:lastRenderedPageBreak/>
        <w:t xml:space="preserve">If Sub-Product = Takeover or Secondary Bank LC (STL Required) | Cross Sell = CC or AO &amp; CC| Primary MCQ Issuance Before CC Required = No </w:t>
      </w:r>
    </w:p>
    <w:p w14:paraId="46DC55A8" w14:textId="77777777" w:rsidR="00272F5C" w:rsidRPr="00272F5C" w:rsidRDefault="00272F5C" w:rsidP="003E3F52">
      <w:pPr>
        <w:pStyle w:val="ListParagraph"/>
        <w:numPr>
          <w:ilvl w:val="1"/>
          <w:numId w:val="45"/>
        </w:numPr>
        <w:spacing w:line="360" w:lineRule="auto"/>
      </w:pPr>
      <w:r w:rsidRPr="00272F5C">
        <w:t>Is Sub-Product = Takeover or Secondary Bank LC (STL Required)| Cross Sell = NA</w:t>
      </w:r>
    </w:p>
    <w:p w14:paraId="73ADD9D5" w14:textId="0DCEEA59" w:rsidR="00272F5C" w:rsidRDefault="00272F5C" w:rsidP="003E3F52">
      <w:pPr>
        <w:pStyle w:val="ListParagraph"/>
        <w:numPr>
          <w:ilvl w:val="1"/>
          <w:numId w:val="45"/>
        </w:numPr>
        <w:spacing w:line="360" w:lineRule="auto"/>
      </w:pPr>
      <w:r w:rsidRPr="00272F5C">
        <w:t>If Sub-Product = Secondary Bank LC (STL Not Required) | Cross Sell = NA</w:t>
      </w:r>
    </w:p>
    <w:p w14:paraId="6368FE03" w14:textId="0F0786E5" w:rsidR="00272F5C" w:rsidRDefault="00272F5C" w:rsidP="003E3F52">
      <w:pPr>
        <w:pStyle w:val="ListParagraph"/>
        <w:numPr>
          <w:ilvl w:val="0"/>
          <w:numId w:val="45"/>
        </w:numPr>
        <w:spacing w:line="360" w:lineRule="auto"/>
      </w:pPr>
      <w:r>
        <w:t xml:space="preserve">From Card DDE: </w:t>
      </w:r>
    </w:p>
    <w:p w14:paraId="41DD902F" w14:textId="77777777" w:rsidR="00272F5C" w:rsidRPr="00272F5C" w:rsidRDefault="00272F5C" w:rsidP="003E3F52">
      <w:pPr>
        <w:pStyle w:val="ListParagraph"/>
        <w:numPr>
          <w:ilvl w:val="1"/>
          <w:numId w:val="45"/>
        </w:numPr>
        <w:spacing w:line="360" w:lineRule="auto"/>
      </w:pPr>
      <w:r w:rsidRPr="00272F5C">
        <w:t>If Sub-Product = Takeover | Cross Sell = CC or AO &amp; CC</w:t>
      </w:r>
    </w:p>
    <w:p w14:paraId="6BF12C72" w14:textId="77777777" w:rsidR="00272F5C" w:rsidRPr="00272F5C" w:rsidRDefault="00272F5C" w:rsidP="003E3F52">
      <w:pPr>
        <w:pStyle w:val="ListParagraph"/>
        <w:numPr>
          <w:ilvl w:val="1"/>
          <w:numId w:val="45"/>
        </w:numPr>
        <w:spacing w:line="360" w:lineRule="auto"/>
      </w:pPr>
      <w:r w:rsidRPr="00272F5C">
        <w:t>If Sub-Product = Primary |Cross Sell = CC or AO &amp; CC| STL Required &amp; Attached | PDS Instruction = No</w:t>
      </w:r>
    </w:p>
    <w:p w14:paraId="1E42F54C" w14:textId="77777777" w:rsidR="00272F5C" w:rsidRPr="00272F5C" w:rsidRDefault="00272F5C" w:rsidP="003E3F52">
      <w:pPr>
        <w:pStyle w:val="ListParagraph"/>
        <w:numPr>
          <w:ilvl w:val="1"/>
          <w:numId w:val="45"/>
        </w:numPr>
        <w:spacing w:line="360" w:lineRule="auto"/>
      </w:pPr>
      <w:r w:rsidRPr="00272F5C">
        <w:t>If Sub-Product = Primary | STL Not Required | Cross Sell = CC | PDS Instruction = No</w:t>
      </w:r>
    </w:p>
    <w:p w14:paraId="09C91D09" w14:textId="77777777" w:rsidR="00272F5C" w:rsidRPr="00272F5C" w:rsidRDefault="00272F5C" w:rsidP="003E3F52">
      <w:pPr>
        <w:pStyle w:val="ListParagraph"/>
        <w:numPr>
          <w:ilvl w:val="1"/>
          <w:numId w:val="45"/>
        </w:numPr>
        <w:spacing w:line="360" w:lineRule="auto"/>
      </w:pPr>
      <w:r w:rsidRPr="00272F5C">
        <w:t xml:space="preserve">If Sub-Product = Secondary Bank LC | STL Required |Cross Sell = CC| Primary MCQ Issuance Required Before CC = Yes </w:t>
      </w:r>
    </w:p>
    <w:p w14:paraId="4AD159FB" w14:textId="036B8D22" w:rsidR="00272F5C" w:rsidRDefault="00272F5C" w:rsidP="003E3F52">
      <w:pPr>
        <w:pStyle w:val="ListParagraph"/>
        <w:numPr>
          <w:ilvl w:val="1"/>
          <w:numId w:val="45"/>
        </w:numPr>
        <w:spacing w:line="360" w:lineRule="auto"/>
      </w:pPr>
      <w:r w:rsidRPr="00272F5C">
        <w:t>If Sub-Product = Secondary Bank LC | STL Not Required | Cross Sell = CC</w:t>
      </w:r>
    </w:p>
    <w:p w14:paraId="15ED2F2B" w14:textId="6D57A253" w:rsidR="00272F5C" w:rsidRDefault="00737A6B" w:rsidP="003E3F52">
      <w:pPr>
        <w:pStyle w:val="ListParagraph"/>
        <w:numPr>
          <w:ilvl w:val="0"/>
          <w:numId w:val="45"/>
        </w:numPr>
        <w:spacing w:line="360" w:lineRule="auto"/>
      </w:pPr>
      <w:r>
        <w:t xml:space="preserve">From Post Disbursal Services </w:t>
      </w:r>
      <w:r w:rsidR="00CD14B0">
        <w:t xml:space="preserve">queue is user took decision as Submit. </w:t>
      </w:r>
    </w:p>
    <w:p w14:paraId="3E6529C6" w14:textId="77777777" w:rsidR="00006994" w:rsidRDefault="00006994" w:rsidP="003E3F52">
      <w:pPr>
        <w:pStyle w:val="ListParagraph"/>
        <w:numPr>
          <w:ilvl w:val="0"/>
          <w:numId w:val="82"/>
        </w:numPr>
        <w:spacing w:line="360" w:lineRule="auto"/>
      </w:pPr>
      <w:r>
        <w:t xml:space="preserve">The user will open the WI and review it. </w:t>
      </w:r>
    </w:p>
    <w:p w14:paraId="4A005FD4" w14:textId="20A20935" w:rsidR="00006994" w:rsidRDefault="00006994" w:rsidP="003E3F52">
      <w:pPr>
        <w:pStyle w:val="ListParagraph"/>
        <w:numPr>
          <w:ilvl w:val="0"/>
          <w:numId w:val="82"/>
        </w:numPr>
        <w:spacing w:line="360" w:lineRule="auto"/>
      </w:pPr>
      <w:r>
        <w:t>The user can upload documents if required</w:t>
      </w:r>
      <w:r w:rsidR="00CD14B0">
        <w:t xml:space="preserve"> and will validate the originals. </w:t>
      </w:r>
    </w:p>
    <w:p w14:paraId="0B692C20" w14:textId="77777777" w:rsidR="00006994" w:rsidRDefault="00006994" w:rsidP="003E3F52">
      <w:pPr>
        <w:pStyle w:val="ListParagraph"/>
        <w:numPr>
          <w:ilvl w:val="0"/>
          <w:numId w:val="82"/>
        </w:numPr>
        <w:spacing w:line="360" w:lineRule="auto"/>
      </w:pPr>
      <w:r>
        <w:t>The user will have the following decision:</w:t>
      </w:r>
    </w:p>
    <w:p w14:paraId="5CCE6E83" w14:textId="6E82A2CF" w:rsidR="00006994" w:rsidRDefault="00CD14B0" w:rsidP="003E3F52">
      <w:pPr>
        <w:pStyle w:val="ListParagraph"/>
        <w:numPr>
          <w:ilvl w:val="0"/>
          <w:numId w:val="45"/>
        </w:numPr>
        <w:spacing w:line="360" w:lineRule="auto"/>
      </w:pPr>
      <w:r>
        <w:rPr>
          <w:b/>
          <w:bCs/>
        </w:rPr>
        <w:t>Originals Verified</w:t>
      </w:r>
      <w:r w:rsidR="00006994" w:rsidRPr="006B35C4">
        <w:rPr>
          <w:b/>
          <w:bCs/>
        </w:rPr>
        <w:t>:</w:t>
      </w:r>
      <w:r w:rsidR="00006994">
        <w:t xml:space="preserve"> The user will take this decision if he wants to approve the WI and submit it ahead. </w:t>
      </w:r>
    </w:p>
    <w:p w14:paraId="76727BD7" w14:textId="77777777" w:rsidR="00006994" w:rsidRDefault="00006994" w:rsidP="003E3F52">
      <w:pPr>
        <w:pStyle w:val="ListParagraph"/>
        <w:numPr>
          <w:ilvl w:val="0"/>
          <w:numId w:val="45"/>
        </w:numPr>
        <w:spacing w:line="360" w:lineRule="auto"/>
      </w:pPr>
      <w:r w:rsidRPr="006B35C4">
        <w:rPr>
          <w:b/>
          <w:bCs/>
        </w:rPr>
        <w:t>Return to Source:</w:t>
      </w:r>
      <w:r>
        <w:t xml:space="preserve"> The user will take this decision if he wants to send back the WI at Introduction Stage. </w:t>
      </w:r>
    </w:p>
    <w:p w14:paraId="1BC185B0" w14:textId="77777777" w:rsidR="00006994" w:rsidRDefault="00006994" w:rsidP="003E3F52">
      <w:pPr>
        <w:pStyle w:val="ListParagraph"/>
        <w:numPr>
          <w:ilvl w:val="0"/>
          <w:numId w:val="80"/>
        </w:numPr>
        <w:spacing w:line="360" w:lineRule="auto"/>
      </w:pPr>
      <w:r>
        <w:t xml:space="preserve">The WI will move to the following queues as per the conditions below: </w:t>
      </w:r>
    </w:p>
    <w:p w14:paraId="2A3788B3" w14:textId="43C7CF3A" w:rsidR="00006994" w:rsidRDefault="005C61B5" w:rsidP="003E3F52">
      <w:pPr>
        <w:pStyle w:val="ListParagraph"/>
        <w:numPr>
          <w:ilvl w:val="0"/>
          <w:numId w:val="46"/>
        </w:numPr>
        <w:spacing w:line="360" w:lineRule="auto"/>
      </w:pPr>
      <w:r>
        <w:rPr>
          <w:b/>
          <w:bCs/>
        </w:rPr>
        <w:t xml:space="preserve">Collect 2: </w:t>
      </w:r>
      <w:r w:rsidR="005F6EA3">
        <w:t xml:space="preserve">The WI will move to this queue if user took decision as Submit. </w:t>
      </w:r>
    </w:p>
    <w:p w14:paraId="2F83FE8A" w14:textId="77777777" w:rsidR="00006994" w:rsidRDefault="00006994" w:rsidP="003E3F52">
      <w:pPr>
        <w:pStyle w:val="ListParagraph"/>
        <w:numPr>
          <w:ilvl w:val="0"/>
          <w:numId w:val="46"/>
        </w:numPr>
        <w:spacing w:line="360" w:lineRule="auto"/>
      </w:pPr>
      <w:r w:rsidRPr="006B35C4">
        <w:rPr>
          <w:b/>
          <w:bCs/>
        </w:rPr>
        <w:t>Initiator Return:</w:t>
      </w:r>
      <w:r>
        <w:t xml:space="preserve"> The WI will move to this queue if the decision taken by the user is Return to Source. </w:t>
      </w:r>
    </w:p>
    <w:p w14:paraId="75C8C0DB" w14:textId="77777777" w:rsidR="00006994" w:rsidRDefault="00006994" w:rsidP="00006994">
      <w:pPr>
        <w:spacing w:line="360" w:lineRule="auto"/>
      </w:pPr>
    </w:p>
    <w:p w14:paraId="319B91C3" w14:textId="77777777" w:rsidR="00006994" w:rsidRDefault="00006994" w:rsidP="00006994">
      <w:pPr>
        <w:spacing w:line="360" w:lineRule="auto"/>
      </w:pPr>
      <w:r>
        <w:t xml:space="preserve">The WI will route as per: </w:t>
      </w:r>
    </w:p>
    <w:tbl>
      <w:tblPr>
        <w:tblStyle w:val="TableGrid"/>
        <w:tblW w:w="0" w:type="auto"/>
        <w:tblLook w:val="04A0" w:firstRow="1" w:lastRow="0" w:firstColumn="1" w:lastColumn="0" w:noHBand="0" w:noVBand="1"/>
      </w:tblPr>
      <w:tblGrid>
        <w:gridCol w:w="3005"/>
        <w:gridCol w:w="3005"/>
        <w:gridCol w:w="3006"/>
      </w:tblGrid>
      <w:tr w:rsidR="00006994" w14:paraId="1D28141A" w14:textId="77777777" w:rsidTr="00E44D67">
        <w:tc>
          <w:tcPr>
            <w:tcW w:w="3005" w:type="dxa"/>
          </w:tcPr>
          <w:p w14:paraId="3833B796" w14:textId="77777777" w:rsidR="00006994" w:rsidRPr="005717D2" w:rsidRDefault="00006994" w:rsidP="00E44D67">
            <w:pPr>
              <w:spacing w:line="360" w:lineRule="auto"/>
              <w:rPr>
                <w:b/>
                <w:bCs/>
              </w:rPr>
            </w:pPr>
            <w:r w:rsidRPr="005717D2">
              <w:rPr>
                <w:b/>
                <w:bCs/>
              </w:rPr>
              <w:lastRenderedPageBreak/>
              <w:t>Decision</w:t>
            </w:r>
          </w:p>
        </w:tc>
        <w:tc>
          <w:tcPr>
            <w:tcW w:w="3005" w:type="dxa"/>
          </w:tcPr>
          <w:p w14:paraId="3316D5DA" w14:textId="77777777" w:rsidR="00006994" w:rsidRPr="005717D2" w:rsidRDefault="00006994" w:rsidP="00E44D67">
            <w:pPr>
              <w:spacing w:line="360" w:lineRule="auto"/>
              <w:rPr>
                <w:b/>
                <w:bCs/>
              </w:rPr>
            </w:pPr>
            <w:r w:rsidRPr="005717D2">
              <w:rPr>
                <w:b/>
                <w:bCs/>
              </w:rPr>
              <w:t>Condition</w:t>
            </w:r>
          </w:p>
        </w:tc>
        <w:tc>
          <w:tcPr>
            <w:tcW w:w="3006" w:type="dxa"/>
          </w:tcPr>
          <w:p w14:paraId="0E16D64E" w14:textId="77777777" w:rsidR="00006994" w:rsidRPr="005717D2" w:rsidRDefault="00006994" w:rsidP="00E44D67">
            <w:pPr>
              <w:spacing w:line="360" w:lineRule="auto"/>
              <w:rPr>
                <w:b/>
                <w:bCs/>
              </w:rPr>
            </w:pPr>
            <w:r w:rsidRPr="005717D2">
              <w:rPr>
                <w:b/>
                <w:bCs/>
              </w:rPr>
              <w:t xml:space="preserve">WI moves to </w:t>
            </w:r>
          </w:p>
        </w:tc>
      </w:tr>
      <w:tr w:rsidR="00006994" w14:paraId="78B8A4FB" w14:textId="77777777" w:rsidTr="00E44D67">
        <w:tc>
          <w:tcPr>
            <w:tcW w:w="3005" w:type="dxa"/>
          </w:tcPr>
          <w:p w14:paraId="2597F1E7" w14:textId="32A6DDA0" w:rsidR="00006994" w:rsidRDefault="005F6EA3" w:rsidP="00E44D67">
            <w:pPr>
              <w:spacing w:line="360" w:lineRule="auto"/>
            </w:pPr>
            <w:r>
              <w:t xml:space="preserve">Originals Verified </w:t>
            </w:r>
          </w:p>
        </w:tc>
        <w:tc>
          <w:tcPr>
            <w:tcW w:w="3005" w:type="dxa"/>
          </w:tcPr>
          <w:p w14:paraId="5127F732" w14:textId="13D7CD01" w:rsidR="00006994" w:rsidRDefault="005F6EA3" w:rsidP="00E44D67">
            <w:pPr>
              <w:spacing w:line="360" w:lineRule="auto"/>
            </w:pPr>
            <w:r>
              <w:t xml:space="preserve">Always </w:t>
            </w:r>
          </w:p>
        </w:tc>
        <w:tc>
          <w:tcPr>
            <w:tcW w:w="3006" w:type="dxa"/>
          </w:tcPr>
          <w:p w14:paraId="05430F8F" w14:textId="2141ED0B" w:rsidR="00006994" w:rsidRDefault="005F6EA3" w:rsidP="00E44D67">
            <w:pPr>
              <w:spacing w:line="360" w:lineRule="auto"/>
            </w:pPr>
            <w:r>
              <w:t>Collect 2</w:t>
            </w:r>
          </w:p>
        </w:tc>
      </w:tr>
      <w:tr w:rsidR="00006994" w14:paraId="74C9E52F" w14:textId="77777777" w:rsidTr="00E44D67">
        <w:tc>
          <w:tcPr>
            <w:tcW w:w="3005" w:type="dxa"/>
          </w:tcPr>
          <w:p w14:paraId="3FED3C2F" w14:textId="77777777" w:rsidR="00006994" w:rsidRDefault="00006994" w:rsidP="00E44D67">
            <w:pPr>
              <w:spacing w:line="360" w:lineRule="auto"/>
            </w:pPr>
            <w:r>
              <w:t>Return to Source</w:t>
            </w:r>
          </w:p>
        </w:tc>
        <w:tc>
          <w:tcPr>
            <w:tcW w:w="3005" w:type="dxa"/>
          </w:tcPr>
          <w:p w14:paraId="0B2AA42E" w14:textId="0EC2B6F6" w:rsidR="00006994" w:rsidRDefault="005F6EA3" w:rsidP="00E44D67">
            <w:pPr>
              <w:spacing w:line="360" w:lineRule="auto"/>
            </w:pPr>
            <w:r>
              <w:t xml:space="preserve">Always </w:t>
            </w:r>
          </w:p>
        </w:tc>
        <w:tc>
          <w:tcPr>
            <w:tcW w:w="3006" w:type="dxa"/>
          </w:tcPr>
          <w:p w14:paraId="7DE928A9" w14:textId="77777777" w:rsidR="00006994" w:rsidRDefault="00006994" w:rsidP="00E44D67">
            <w:pPr>
              <w:spacing w:line="360" w:lineRule="auto"/>
            </w:pPr>
            <w:r>
              <w:t xml:space="preserve">Initiator Return </w:t>
            </w:r>
          </w:p>
        </w:tc>
      </w:tr>
    </w:tbl>
    <w:p w14:paraId="006A3DC8" w14:textId="77777777" w:rsidR="00006994" w:rsidRDefault="00006994" w:rsidP="00006994">
      <w:pPr>
        <w:spacing w:line="360" w:lineRule="auto"/>
      </w:pPr>
      <w:r>
        <w:t xml:space="preserve"> </w:t>
      </w:r>
    </w:p>
    <w:p w14:paraId="06D0BEF5" w14:textId="77777777" w:rsidR="00006994" w:rsidRDefault="00006994" w:rsidP="00006994">
      <w:pPr>
        <w:spacing w:line="360" w:lineRule="auto"/>
      </w:pPr>
    </w:p>
    <w:p w14:paraId="113A714F" w14:textId="46A62B9E" w:rsidR="00006994" w:rsidRDefault="00006994" w:rsidP="003E3F52">
      <w:pPr>
        <w:pStyle w:val="Heading3"/>
        <w:numPr>
          <w:ilvl w:val="2"/>
          <w:numId w:val="83"/>
        </w:numPr>
      </w:pPr>
      <w:bookmarkStart w:id="121" w:name="_Toc206760681"/>
      <w:r>
        <w:t>Access Details</w:t>
      </w:r>
      <w:bookmarkEnd w:id="121"/>
      <w:r>
        <w:t xml:space="preserve"> </w:t>
      </w:r>
    </w:p>
    <w:p w14:paraId="0A199A70" w14:textId="77777777" w:rsidR="00006994" w:rsidRDefault="00006994" w:rsidP="00006994"/>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006994" w:rsidRPr="009B444E" w14:paraId="0C56F84E" w14:textId="77777777" w:rsidTr="00E44D67">
        <w:tc>
          <w:tcPr>
            <w:tcW w:w="3681" w:type="dxa"/>
          </w:tcPr>
          <w:p w14:paraId="13467566" w14:textId="77777777" w:rsidR="00006994" w:rsidRPr="009B444E" w:rsidRDefault="00006994" w:rsidP="00E44D67">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11127674" w14:textId="77777777" w:rsidR="00006994" w:rsidRPr="009B444E" w:rsidRDefault="00006994" w:rsidP="00E44D67">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 xml:space="preserve">users added to the Original Verification group. </w:t>
            </w:r>
          </w:p>
        </w:tc>
      </w:tr>
      <w:tr w:rsidR="00006994" w:rsidRPr="009B444E" w14:paraId="438F0266" w14:textId="77777777" w:rsidTr="00E44D67">
        <w:tc>
          <w:tcPr>
            <w:tcW w:w="3681" w:type="dxa"/>
          </w:tcPr>
          <w:p w14:paraId="7F806DFC" w14:textId="77777777" w:rsidR="00006994" w:rsidRPr="009B444E" w:rsidRDefault="00006994" w:rsidP="00E44D67">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7D085417" w14:textId="77777777" w:rsidR="00006994" w:rsidRPr="009B444E" w:rsidRDefault="00006994" w:rsidP="00E44D67">
            <w:pPr>
              <w:pStyle w:val="ListParagraph"/>
              <w:spacing w:line="360" w:lineRule="auto"/>
              <w:ind w:left="0"/>
              <w:jc w:val="both"/>
              <w:rPr>
                <w:rFonts w:eastAsia="Calibri" w:cs="Arial"/>
                <w:szCs w:val="24"/>
              </w:rPr>
            </w:pPr>
            <w:r>
              <w:rPr>
                <w:rFonts w:eastAsia="Calibri" w:cs="Arial"/>
                <w:szCs w:val="24"/>
              </w:rPr>
              <w:t>NA</w:t>
            </w:r>
          </w:p>
        </w:tc>
      </w:tr>
      <w:tr w:rsidR="00006994" w:rsidRPr="009B444E" w14:paraId="3BD4AE52" w14:textId="77777777" w:rsidTr="00E44D67">
        <w:tc>
          <w:tcPr>
            <w:tcW w:w="3681" w:type="dxa"/>
          </w:tcPr>
          <w:p w14:paraId="605BC943" w14:textId="77777777" w:rsidR="00006994" w:rsidRPr="009B444E" w:rsidRDefault="00006994" w:rsidP="00E44D67">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3C44F0BF" w14:textId="77777777" w:rsidR="00006994" w:rsidRPr="009B444E" w:rsidRDefault="00006994" w:rsidP="00E44D67">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006994" w:rsidRPr="009B444E" w14:paraId="389D2786" w14:textId="77777777" w:rsidTr="00E44D67">
        <w:tc>
          <w:tcPr>
            <w:tcW w:w="3681" w:type="dxa"/>
          </w:tcPr>
          <w:p w14:paraId="69305EF2" w14:textId="77777777" w:rsidR="00006994" w:rsidRPr="009B444E" w:rsidRDefault="00006994" w:rsidP="00E44D67">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7FB75DF9" w14:textId="77777777" w:rsidR="00006994" w:rsidRPr="009B444E" w:rsidRDefault="00006994" w:rsidP="00E44D67">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006994" w:rsidRPr="009B444E" w14:paraId="21BBB96B" w14:textId="77777777" w:rsidTr="00E44D67">
        <w:tc>
          <w:tcPr>
            <w:tcW w:w="3681" w:type="dxa"/>
          </w:tcPr>
          <w:p w14:paraId="00020225" w14:textId="77777777" w:rsidR="00006994" w:rsidRPr="009B444E" w:rsidRDefault="00006994" w:rsidP="00E44D67">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6818FD56" w14:textId="77777777" w:rsidR="00006994" w:rsidRPr="009B444E" w:rsidRDefault="00006994" w:rsidP="00E44D67">
            <w:pPr>
              <w:pStyle w:val="ListParagraph"/>
              <w:spacing w:line="360" w:lineRule="auto"/>
              <w:ind w:left="0"/>
              <w:jc w:val="both"/>
              <w:rPr>
                <w:rFonts w:eastAsia="Calibri" w:cs="Arial"/>
                <w:szCs w:val="24"/>
              </w:rPr>
            </w:pPr>
            <w:r w:rsidRPr="009B444E">
              <w:rPr>
                <w:rFonts w:eastAsia="Calibri" w:cs="Arial"/>
                <w:szCs w:val="24"/>
              </w:rPr>
              <w:t>None</w:t>
            </w:r>
          </w:p>
        </w:tc>
      </w:tr>
    </w:tbl>
    <w:p w14:paraId="39C4F1CC" w14:textId="77777777" w:rsidR="00006994" w:rsidRDefault="00006994" w:rsidP="00006994"/>
    <w:p w14:paraId="0859CB54" w14:textId="77777777" w:rsidR="00155504" w:rsidRDefault="00155504" w:rsidP="00006994"/>
    <w:p w14:paraId="05804874" w14:textId="77777777" w:rsidR="00155504" w:rsidRDefault="00155504" w:rsidP="00006994"/>
    <w:p w14:paraId="27AC3E5B" w14:textId="77777777" w:rsidR="00725A6A" w:rsidRDefault="00725A6A" w:rsidP="00AE21B4">
      <w:pPr>
        <w:pStyle w:val="Heading2"/>
        <w:numPr>
          <w:ilvl w:val="1"/>
          <w:numId w:val="83"/>
        </w:numPr>
      </w:pPr>
      <w:bookmarkStart w:id="122" w:name="_Toc206760682"/>
      <w:r>
        <w:t>Hold</w:t>
      </w:r>
      <w:bookmarkEnd w:id="122"/>
      <w:r>
        <w:t xml:space="preserve"> </w:t>
      </w:r>
    </w:p>
    <w:p w14:paraId="15E1036D" w14:textId="77777777" w:rsidR="00725A6A" w:rsidRDefault="00725A6A" w:rsidP="00725A6A"/>
    <w:p w14:paraId="4E2A86B2" w14:textId="5DDB823B" w:rsidR="00725A6A" w:rsidRDefault="00725A6A" w:rsidP="00155504">
      <w:pPr>
        <w:pStyle w:val="Heading3"/>
      </w:pPr>
      <w:bookmarkStart w:id="123" w:name="_Toc206760683"/>
      <w:r>
        <w:t>3.14.1 Description</w:t>
      </w:r>
      <w:bookmarkEnd w:id="123"/>
      <w:r>
        <w:t xml:space="preserve"> </w:t>
      </w:r>
    </w:p>
    <w:p w14:paraId="507E2B83" w14:textId="77777777" w:rsidR="00725A6A" w:rsidRDefault="00725A6A" w:rsidP="003E3F52">
      <w:pPr>
        <w:pStyle w:val="ListParagraph"/>
        <w:numPr>
          <w:ilvl w:val="0"/>
          <w:numId w:val="84"/>
        </w:numPr>
        <w:spacing w:line="360" w:lineRule="auto"/>
      </w:pPr>
      <w:r>
        <w:t xml:space="preserve">This will be a system queue. i.e., the users will not have access to this queue. </w:t>
      </w:r>
    </w:p>
    <w:p w14:paraId="13581A0F" w14:textId="77777777" w:rsidR="00725A6A" w:rsidRDefault="00725A6A" w:rsidP="003E3F52">
      <w:pPr>
        <w:pStyle w:val="ListParagraph"/>
        <w:numPr>
          <w:ilvl w:val="0"/>
          <w:numId w:val="84"/>
        </w:numPr>
        <w:spacing w:line="360" w:lineRule="auto"/>
      </w:pPr>
      <w:r>
        <w:t>The purpose of this queue is to hold the WIs as per the expiry set by the users in case they wish to hold the case for few days.</w:t>
      </w:r>
    </w:p>
    <w:p w14:paraId="35EC6048" w14:textId="77777777" w:rsidR="00725A6A" w:rsidRDefault="00725A6A" w:rsidP="003E3F52">
      <w:pPr>
        <w:pStyle w:val="ListParagraph"/>
        <w:numPr>
          <w:ilvl w:val="0"/>
          <w:numId w:val="84"/>
        </w:numPr>
        <w:spacing w:line="360" w:lineRule="auto"/>
      </w:pPr>
      <w:r>
        <w:t xml:space="preserve">The WI will move to this queue as per below conditions: </w:t>
      </w:r>
    </w:p>
    <w:p w14:paraId="483671CA" w14:textId="73BBADE5" w:rsidR="00725A6A" w:rsidRDefault="00725A6A" w:rsidP="003E3F52">
      <w:pPr>
        <w:pStyle w:val="ListParagraph"/>
        <w:numPr>
          <w:ilvl w:val="0"/>
          <w:numId w:val="59"/>
        </w:numPr>
        <w:spacing w:line="360" w:lineRule="auto"/>
      </w:pPr>
      <w:r>
        <w:t xml:space="preserve">The WI will move to this queue from Card  and Cons Doc Check if the decision taken by the users was ‘Hold’ and if they selected Hold till Date. </w:t>
      </w:r>
    </w:p>
    <w:p w14:paraId="6BB81EBB" w14:textId="77777777" w:rsidR="00725A6A" w:rsidRDefault="00725A6A" w:rsidP="003E3F52">
      <w:pPr>
        <w:pStyle w:val="ListParagraph"/>
        <w:numPr>
          <w:ilvl w:val="0"/>
          <w:numId w:val="85"/>
        </w:numPr>
        <w:spacing w:line="360" w:lineRule="auto"/>
      </w:pPr>
      <w:r>
        <w:t xml:space="preserve">The WI at this queue will wait for the duration as selected in the ‘Hold Till’ date. </w:t>
      </w:r>
    </w:p>
    <w:p w14:paraId="117FEFA9" w14:textId="77777777" w:rsidR="00725A6A" w:rsidRDefault="00725A6A" w:rsidP="003E3F52">
      <w:pPr>
        <w:pStyle w:val="ListParagraph"/>
        <w:numPr>
          <w:ilvl w:val="0"/>
          <w:numId w:val="85"/>
        </w:numPr>
        <w:spacing w:line="360" w:lineRule="auto"/>
      </w:pPr>
      <w:r>
        <w:t xml:space="preserve">Once the hold till duration is exhausted, the WI will be auto expired from this queue and move back to the previous queue from where it was routed. </w:t>
      </w:r>
    </w:p>
    <w:p w14:paraId="7419E675" w14:textId="77777777" w:rsidR="00725A6A" w:rsidRDefault="00725A6A" w:rsidP="003E3F52">
      <w:pPr>
        <w:pStyle w:val="ListParagraph"/>
        <w:numPr>
          <w:ilvl w:val="0"/>
          <w:numId w:val="85"/>
        </w:numPr>
        <w:spacing w:line="360" w:lineRule="auto"/>
      </w:pPr>
      <w:r>
        <w:t>The WI will route as per:</w:t>
      </w:r>
    </w:p>
    <w:p w14:paraId="20AAFBF6" w14:textId="77777777" w:rsidR="00725A6A" w:rsidRDefault="00725A6A" w:rsidP="00725A6A">
      <w:pPr>
        <w:spacing w:line="360" w:lineRule="auto"/>
        <w:ind w:left="360"/>
      </w:pPr>
    </w:p>
    <w:tbl>
      <w:tblPr>
        <w:tblStyle w:val="TableGrid"/>
        <w:tblW w:w="0" w:type="auto"/>
        <w:tblInd w:w="360" w:type="dxa"/>
        <w:tblLook w:val="04A0" w:firstRow="1" w:lastRow="0" w:firstColumn="1" w:lastColumn="0" w:noHBand="0" w:noVBand="1"/>
      </w:tblPr>
      <w:tblGrid>
        <w:gridCol w:w="2882"/>
        <w:gridCol w:w="2891"/>
        <w:gridCol w:w="2883"/>
      </w:tblGrid>
      <w:tr w:rsidR="00725A6A" w14:paraId="1390F538" w14:textId="77777777" w:rsidTr="00EF2F21">
        <w:tc>
          <w:tcPr>
            <w:tcW w:w="3005" w:type="dxa"/>
          </w:tcPr>
          <w:p w14:paraId="5A90BDBE" w14:textId="77777777" w:rsidR="00725A6A" w:rsidRPr="00491A5B" w:rsidRDefault="00725A6A" w:rsidP="00EF2F21">
            <w:pPr>
              <w:spacing w:line="360" w:lineRule="auto"/>
              <w:rPr>
                <w:b/>
                <w:bCs/>
              </w:rPr>
            </w:pPr>
            <w:r w:rsidRPr="00491A5B">
              <w:rPr>
                <w:b/>
                <w:bCs/>
              </w:rPr>
              <w:lastRenderedPageBreak/>
              <w:t>Decision</w:t>
            </w:r>
          </w:p>
        </w:tc>
        <w:tc>
          <w:tcPr>
            <w:tcW w:w="3005" w:type="dxa"/>
          </w:tcPr>
          <w:p w14:paraId="7DCC16C2" w14:textId="77777777" w:rsidR="00725A6A" w:rsidRPr="00491A5B" w:rsidRDefault="00725A6A" w:rsidP="00EF2F21">
            <w:pPr>
              <w:spacing w:line="360" w:lineRule="auto"/>
              <w:rPr>
                <w:b/>
                <w:bCs/>
              </w:rPr>
            </w:pPr>
            <w:r w:rsidRPr="00491A5B">
              <w:rPr>
                <w:b/>
                <w:bCs/>
              </w:rPr>
              <w:t>Condition</w:t>
            </w:r>
          </w:p>
        </w:tc>
        <w:tc>
          <w:tcPr>
            <w:tcW w:w="3006" w:type="dxa"/>
          </w:tcPr>
          <w:p w14:paraId="19921088" w14:textId="77777777" w:rsidR="00725A6A" w:rsidRPr="00491A5B" w:rsidRDefault="00725A6A" w:rsidP="00EF2F21">
            <w:pPr>
              <w:spacing w:line="360" w:lineRule="auto"/>
              <w:rPr>
                <w:b/>
                <w:bCs/>
              </w:rPr>
            </w:pPr>
            <w:r w:rsidRPr="00491A5B">
              <w:rPr>
                <w:b/>
                <w:bCs/>
              </w:rPr>
              <w:t xml:space="preserve">WI moves to </w:t>
            </w:r>
          </w:p>
        </w:tc>
      </w:tr>
      <w:tr w:rsidR="00725A6A" w14:paraId="47ED7FA6" w14:textId="77777777" w:rsidTr="00EF2F21">
        <w:tc>
          <w:tcPr>
            <w:tcW w:w="3005" w:type="dxa"/>
          </w:tcPr>
          <w:p w14:paraId="3B1C2795" w14:textId="77777777" w:rsidR="00725A6A" w:rsidRDefault="00725A6A" w:rsidP="00EF2F21">
            <w:pPr>
              <w:spacing w:line="360" w:lineRule="auto"/>
            </w:pPr>
            <w:r>
              <w:t>Expired</w:t>
            </w:r>
          </w:p>
        </w:tc>
        <w:tc>
          <w:tcPr>
            <w:tcW w:w="3005" w:type="dxa"/>
          </w:tcPr>
          <w:p w14:paraId="4227487C" w14:textId="77777777" w:rsidR="00725A6A" w:rsidRDefault="00725A6A" w:rsidP="00EF2F21">
            <w:pPr>
              <w:spacing w:line="360" w:lineRule="auto"/>
            </w:pPr>
            <w:r>
              <w:t xml:space="preserve">WI expired as per selected hold till date </w:t>
            </w:r>
          </w:p>
        </w:tc>
        <w:tc>
          <w:tcPr>
            <w:tcW w:w="3006" w:type="dxa"/>
          </w:tcPr>
          <w:p w14:paraId="78149037" w14:textId="77777777" w:rsidR="00725A6A" w:rsidRDefault="00725A6A" w:rsidP="00EF2F21">
            <w:pPr>
              <w:spacing w:line="360" w:lineRule="auto"/>
            </w:pPr>
            <w:r>
              <w:t>Previous queue</w:t>
            </w:r>
          </w:p>
        </w:tc>
      </w:tr>
    </w:tbl>
    <w:p w14:paraId="7D46CBE8" w14:textId="77777777" w:rsidR="00725A6A" w:rsidRPr="007A3CBB" w:rsidRDefault="00725A6A" w:rsidP="00725A6A">
      <w:pPr>
        <w:spacing w:line="360" w:lineRule="auto"/>
        <w:ind w:left="360"/>
      </w:pPr>
    </w:p>
    <w:p w14:paraId="200983DC" w14:textId="77777777" w:rsidR="00725A6A" w:rsidRDefault="00725A6A" w:rsidP="00725A6A">
      <w:pPr>
        <w:spacing w:line="360" w:lineRule="auto"/>
      </w:pPr>
    </w:p>
    <w:p w14:paraId="28145D13" w14:textId="77777777" w:rsidR="00725A6A" w:rsidRDefault="00725A6A" w:rsidP="003E3F52">
      <w:pPr>
        <w:pStyle w:val="Heading3"/>
        <w:numPr>
          <w:ilvl w:val="2"/>
          <w:numId w:val="83"/>
        </w:numPr>
      </w:pPr>
      <w:bookmarkStart w:id="124" w:name="_Toc206760684"/>
      <w:r>
        <w:t>Access Details</w:t>
      </w:r>
      <w:bookmarkEnd w:id="124"/>
      <w:r>
        <w:t xml:space="preserve"> </w:t>
      </w:r>
    </w:p>
    <w:p w14:paraId="304366B0" w14:textId="77777777" w:rsidR="00725A6A" w:rsidRDefault="00725A6A" w:rsidP="00725A6A"/>
    <w:p w14:paraId="24C73E0A" w14:textId="77777777" w:rsidR="00725A6A" w:rsidRPr="00ED56F6" w:rsidRDefault="00725A6A" w:rsidP="00725A6A"/>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725A6A" w:rsidRPr="009B444E" w14:paraId="0E696021" w14:textId="77777777" w:rsidTr="00EF2F21">
        <w:tc>
          <w:tcPr>
            <w:tcW w:w="3681" w:type="dxa"/>
          </w:tcPr>
          <w:p w14:paraId="0AA3BFC8" w14:textId="77777777" w:rsidR="00725A6A" w:rsidRPr="009B444E" w:rsidRDefault="00725A6A" w:rsidP="00EF2F21">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47010D55" w14:textId="77777777" w:rsidR="00725A6A" w:rsidRPr="009B444E" w:rsidRDefault="00725A6A" w:rsidP="00EF2F21">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 xml:space="preserve">users added to the Introduction Maker group. </w:t>
            </w:r>
          </w:p>
        </w:tc>
      </w:tr>
      <w:tr w:rsidR="00725A6A" w:rsidRPr="009B444E" w14:paraId="0B74269A" w14:textId="77777777" w:rsidTr="00EF2F21">
        <w:tc>
          <w:tcPr>
            <w:tcW w:w="3681" w:type="dxa"/>
          </w:tcPr>
          <w:p w14:paraId="7B999B31" w14:textId="77777777" w:rsidR="00725A6A" w:rsidRPr="009B444E" w:rsidRDefault="00725A6A" w:rsidP="00EF2F21">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4EE39266" w14:textId="77777777" w:rsidR="00725A6A" w:rsidRPr="009B444E" w:rsidRDefault="00725A6A" w:rsidP="00EF2F21">
            <w:pPr>
              <w:pStyle w:val="ListParagraph"/>
              <w:spacing w:line="360" w:lineRule="auto"/>
              <w:ind w:left="0"/>
              <w:jc w:val="both"/>
              <w:rPr>
                <w:rFonts w:eastAsia="Calibri" w:cs="Arial"/>
                <w:szCs w:val="24"/>
              </w:rPr>
            </w:pPr>
            <w:r>
              <w:rPr>
                <w:rFonts w:eastAsia="Calibri" w:cs="Arial"/>
                <w:szCs w:val="24"/>
              </w:rPr>
              <w:t>NA</w:t>
            </w:r>
          </w:p>
        </w:tc>
      </w:tr>
      <w:tr w:rsidR="00725A6A" w:rsidRPr="009B444E" w14:paraId="7A39B30A" w14:textId="77777777" w:rsidTr="00EF2F21">
        <w:tc>
          <w:tcPr>
            <w:tcW w:w="3681" w:type="dxa"/>
          </w:tcPr>
          <w:p w14:paraId="01F9A9BB" w14:textId="77777777" w:rsidR="00725A6A" w:rsidRPr="009B444E" w:rsidRDefault="00725A6A" w:rsidP="00EF2F21">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61F11EDB" w14:textId="77777777" w:rsidR="00725A6A" w:rsidRPr="009B444E" w:rsidRDefault="00725A6A" w:rsidP="00EF2F21">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725A6A" w:rsidRPr="009B444E" w14:paraId="594629CF" w14:textId="77777777" w:rsidTr="00EF2F21">
        <w:tc>
          <w:tcPr>
            <w:tcW w:w="3681" w:type="dxa"/>
          </w:tcPr>
          <w:p w14:paraId="129684AA" w14:textId="77777777" w:rsidR="00725A6A" w:rsidRPr="009B444E" w:rsidRDefault="00725A6A" w:rsidP="00EF2F21">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336C3551" w14:textId="77777777" w:rsidR="00725A6A" w:rsidRPr="009B444E" w:rsidRDefault="00725A6A" w:rsidP="00EF2F21">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725A6A" w:rsidRPr="009B444E" w14:paraId="72DC0B92" w14:textId="77777777" w:rsidTr="00EF2F21">
        <w:tc>
          <w:tcPr>
            <w:tcW w:w="3681" w:type="dxa"/>
          </w:tcPr>
          <w:p w14:paraId="73BECBAE" w14:textId="77777777" w:rsidR="00725A6A" w:rsidRPr="009B444E" w:rsidRDefault="00725A6A" w:rsidP="00EF2F21">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7998B81C" w14:textId="77777777" w:rsidR="00725A6A" w:rsidRPr="009B444E" w:rsidRDefault="00725A6A" w:rsidP="00EF2F21">
            <w:pPr>
              <w:pStyle w:val="ListParagraph"/>
              <w:spacing w:line="360" w:lineRule="auto"/>
              <w:ind w:left="0"/>
              <w:jc w:val="both"/>
              <w:rPr>
                <w:rFonts w:eastAsia="Calibri" w:cs="Arial"/>
                <w:szCs w:val="24"/>
              </w:rPr>
            </w:pPr>
            <w:r w:rsidRPr="009B444E">
              <w:rPr>
                <w:rFonts w:eastAsia="Calibri" w:cs="Arial"/>
                <w:szCs w:val="24"/>
              </w:rPr>
              <w:t>None</w:t>
            </w:r>
          </w:p>
        </w:tc>
      </w:tr>
    </w:tbl>
    <w:p w14:paraId="7EB4D48D" w14:textId="77777777" w:rsidR="00725A6A" w:rsidRDefault="00725A6A" w:rsidP="00725A6A">
      <w:pPr>
        <w:spacing w:line="360" w:lineRule="auto"/>
      </w:pPr>
    </w:p>
    <w:p w14:paraId="36797E4C" w14:textId="77777777" w:rsidR="001E5A28" w:rsidRDefault="001E5A28" w:rsidP="00AE21B4">
      <w:pPr>
        <w:pStyle w:val="Heading2"/>
        <w:numPr>
          <w:ilvl w:val="1"/>
          <w:numId w:val="83"/>
        </w:numPr>
      </w:pPr>
      <w:bookmarkStart w:id="125" w:name="_Toc206760685"/>
      <w:r>
        <w:t>Initiator Return</w:t>
      </w:r>
      <w:bookmarkEnd w:id="125"/>
      <w:r>
        <w:t xml:space="preserve"> </w:t>
      </w:r>
    </w:p>
    <w:p w14:paraId="6DEEFA14" w14:textId="77777777" w:rsidR="001E5A28" w:rsidRDefault="001E5A28" w:rsidP="001E5A28"/>
    <w:p w14:paraId="2DCE871B" w14:textId="301711E5" w:rsidR="001E5A28" w:rsidRPr="001E5A28" w:rsidRDefault="001E5A28" w:rsidP="001E5A28">
      <w:pPr>
        <w:pStyle w:val="Heading3"/>
      </w:pPr>
      <w:bookmarkStart w:id="126" w:name="_Toc206760686"/>
      <w:r>
        <w:t>3.21.1 Description</w:t>
      </w:r>
      <w:bookmarkEnd w:id="126"/>
    </w:p>
    <w:p w14:paraId="157574E9" w14:textId="77777777" w:rsidR="001E5A28" w:rsidRDefault="001E5A28" w:rsidP="001E5A28"/>
    <w:p w14:paraId="5612DB5F" w14:textId="77777777" w:rsidR="001E5A28" w:rsidRDefault="001E5A28" w:rsidP="003E3F52">
      <w:pPr>
        <w:pStyle w:val="ListParagraph"/>
        <w:numPr>
          <w:ilvl w:val="0"/>
          <w:numId w:val="86"/>
        </w:numPr>
        <w:spacing w:line="360" w:lineRule="auto"/>
      </w:pPr>
      <w:r>
        <w:t xml:space="preserve">This will be a user queue. i.e., the users will have access to this queue. </w:t>
      </w:r>
    </w:p>
    <w:p w14:paraId="2C76A55A" w14:textId="77777777" w:rsidR="001E5A28" w:rsidRDefault="001E5A28" w:rsidP="003E3F52">
      <w:pPr>
        <w:pStyle w:val="ListParagraph"/>
        <w:numPr>
          <w:ilvl w:val="0"/>
          <w:numId w:val="86"/>
        </w:numPr>
        <w:spacing w:line="360" w:lineRule="auto"/>
      </w:pPr>
      <w:r>
        <w:t xml:space="preserve">The WI will route to this queue based on the conditions below: </w:t>
      </w:r>
    </w:p>
    <w:p w14:paraId="5EB23F5E" w14:textId="77777777" w:rsidR="001E5A28" w:rsidRDefault="001E5A28" w:rsidP="003E3F52">
      <w:pPr>
        <w:pStyle w:val="ListParagraph"/>
        <w:numPr>
          <w:ilvl w:val="0"/>
          <w:numId w:val="47"/>
        </w:numPr>
        <w:spacing w:line="360" w:lineRule="auto"/>
      </w:pPr>
      <w:r>
        <w:t xml:space="preserve">The WI can route on this queue from all the user queues if the decision taken by the users was Return to Source. </w:t>
      </w:r>
    </w:p>
    <w:p w14:paraId="7735D289" w14:textId="77777777" w:rsidR="001E5A28" w:rsidRDefault="001E5A28" w:rsidP="003E3F52">
      <w:pPr>
        <w:pStyle w:val="ListParagraph"/>
        <w:numPr>
          <w:ilvl w:val="0"/>
          <w:numId w:val="47"/>
        </w:numPr>
        <w:spacing w:line="360" w:lineRule="auto"/>
      </w:pPr>
      <w:r>
        <w:t xml:space="preserve">The WI received at this queue can be a main WI or a distributed instance of a WI. </w:t>
      </w:r>
    </w:p>
    <w:p w14:paraId="66DAC65B" w14:textId="77777777" w:rsidR="001E5A28" w:rsidRDefault="001E5A28" w:rsidP="003E3F52">
      <w:pPr>
        <w:pStyle w:val="ListParagraph"/>
        <w:numPr>
          <w:ilvl w:val="0"/>
          <w:numId w:val="87"/>
        </w:numPr>
        <w:spacing w:line="360" w:lineRule="auto"/>
      </w:pPr>
      <w:r>
        <w:t xml:space="preserve">The user will open the WI and review it. </w:t>
      </w:r>
    </w:p>
    <w:p w14:paraId="71F8832C" w14:textId="77777777" w:rsidR="001E5A28" w:rsidRDefault="001E5A28" w:rsidP="003E3F52">
      <w:pPr>
        <w:pStyle w:val="ListParagraph"/>
        <w:numPr>
          <w:ilvl w:val="0"/>
          <w:numId w:val="87"/>
        </w:numPr>
        <w:spacing w:line="360" w:lineRule="auto"/>
      </w:pPr>
      <w:r>
        <w:t xml:space="preserve">The field validations on this queue will be same as Introduction Maker. </w:t>
      </w:r>
    </w:p>
    <w:p w14:paraId="65CD2153" w14:textId="77777777" w:rsidR="001E5A28" w:rsidRDefault="001E5A28" w:rsidP="003E3F52">
      <w:pPr>
        <w:pStyle w:val="ListParagraph"/>
        <w:numPr>
          <w:ilvl w:val="0"/>
          <w:numId w:val="87"/>
        </w:numPr>
        <w:spacing w:line="360" w:lineRule="auto"/>
      </w:pPr>
      <w:r>
        <w:t xml:space="preserve">The user can edit the fields are re-submit it. </w:t>
      </w:r>
    </w:p>
    <w:p w14:paraId="09844E30" w14:textId="77777777" w:rsidR="001E5A28" w:rsidRDefault="001E5A28" w:rsidP="003E3F52">
      <w:pPr>
        <w:pStyle w:val="ListParagraph"/>
        <w:numPr>
          <w:ilvl w:val="0"/>
          <w:numId w:val="88"/>
        </w:numPr>
        <w:spacing w:line="360" w:lineRule="auto"/>
      </w:pPr>
      <w:r>
        <w:t xml:space="preserve">The user will have the following decisions: </w:t>
      </w:r>
    </w:p>
    <w:p w14:paraId="33B84388" w14:textId="577FAE47" w:rsidR="001E5A28" w:rsidRDefault="001E5A28" w:rsidP="003E3F52">
      <w:pPr>
        <w:pStyle w:val="ListParagraph"/>
        <w:numPr>
          <w:ilvl w:val="0"/>
          <w:numId w:val="48"/>
        </w:numPr>
        <w:spacing w:line="360" w:lineRule="auto"/>
      </w:pPr>
      <w:r w:rsidRPr="006B35C4">
        <w:rPr>
          <w:b/>
          <w:bCs/>
        </w:rPr>
        <w:t>Submit:</w:t>
      </w:r>
      <w:r>
        <w:t xml:space="preserve"> The user will take this decision if he wants to send back the WI to the user who assigned the WI.</w:t>
      </w:r>
      <w:r w:rsidR="00D14552">
        <w:t xml:space="preserve"> In case if the WI was assigned </w:t>
      </w:r>
      <w:r w:rsidR="00055BE1">
        <w:t xml:space="preserve">by </w:t>
      </w:r>
      <w:r w:rsidR="00055BE1">
        <w:lastRenderedPageBreak/>
        <w:t xml:space="preserve">Cons Doc Check queue, then on submission the WI will move to Disbursal Resubmission, but in all other cases the WI will move to their respective previous queues from where it was assigned. </w:t>
      </w:r>
    </w:p>
    <w:p w14:paraId="3F0385CF" w14:textId="77777777" w:rsidR="001E5A28" w:rsidRDefault="001E5A28" w:rsidP="003E3F52">
      <w:pPr>
        <w:pStyle w:val="ListParagraph"/>
        <w:numPr>
          <w:ilvl w:val="0"/>
          <w:numId w:val="48"/>
        </w:numPr>
        <w:spacing w:line="360" w:lineRule="auto"/>
      </w:pPr>
      <w:r w:rsidRPr="006B35C4">
        <w:rPr>
          <w:b/>
          <w:bCs/>
        </w:rPr>
        <w:t>Reject:</w:t>
      </w:r>
      <w:r>
        <w:t xml:space="preserve"> The user will take this decision if he wants to Reject the WI. In this case, the user will select Reject Reasons from the options below:</w:t>
      </w:r>
    </w:p>
    <w:p w14:paraId="05312208" w14:textId="77777777" w:rsidR="001E5A28" w:rsidRDefault="001E5A28" w:rsidP="003E3F52">
      <w:pPr>
        <w:pStyle w:val="ListParagraph"/>
        <w:numPr>
          <w:ilvl w:val="2"/>
          <w:numId w:val="48"/>
        </w:numPr>
        <w:spacing w:line="360" w:lineRule="auto"/>
      </w:pPr>
      <w:r>
        <w:t>Due to Internal Policy/Credibility</w:t>
      </w:r>
    </w:p>
    <w:p w14:paraId="48F3397D" w14:textId="77777777" w:rsidR="001E5A28" w:rsidRDefault="001E5A28" w:rsidP="003E3F52">
      <w:pPr>
        <w:pStyle w:val="ListParagraph"/>
        <w:numPr>
          <w:ilvl w:val="2"/>
          <w:numId w:val="48"/>
        </w:numPr>
        <w:spacing w:line="360" w:lineRule="auto"/>
      </w:pPr>
      <w:r>
        <w:t>As per Customer’s Request</w:t>
      </w:r>
    </w:p>
    <w:p w14:paraId="35F14D2C" w14:textId="77777777" w:rsidR="001E5A28" w:rsidRDefault="001E5A28" w:rsidP="003E3F52">
      <w:pPr>
        <w:pStyle w:val="ListParagraph"/>
        <w:numPr>
          <w:ilvl w:val="0"/>
          <w:numId w:val="48"/>
        </w:numPr>
        <w:spacing w:line="360" w:lineRule="auto"/>
      </w:pPr>
      <w:r w:rsidRPr="00934DCA">
        <w:rPr>
          <w:b/>
          <w:bCs/>
        </w:rPr>
        <w:t>Pending with Customer:</w:t>
      </w:r>
      <w:r>
        <w:t xml:space="preserve"> The user can take this decision if the case is pending with customer. </w:t>
      </w:r>
    </w:p>
    <w:p w14:paraId="052A65E2" w14:textId="77777777" w:rsidR="001E5A28" w:rsidRDefault="001E5A28" w:rsidP="003E3F52">
      <w:pPr>
        <w:pStyle w:val="ListParagraph"/>
        <w:numPr>
          <w:ilvl w:val="0"/>
          <w:numId w:val="48"/>
        </w:numPr>
        <w:spacing w:line="360" w:lineRule="auto"/>
      </w:pPr>
      <w:r>
        <w:rPr>
          <w:b/>
          <w:bCs/>
        </w:rPr>
        <w:t>Send to Credit Team:</w:t>
      </w:r>
      <w:r>
        <w:t xml:space="preserve"> The user will take this decision if the user wants to send the WI to Credit team. (Such WIs will follow the same flow from Credit onwards)</w:t>
      </w:r>
    </w:p>
    <w:p w14:paraId="46933ADC" w14:textId="77777777" w:rsidR="001E5A28" w:rsidRDefault="001E5A28" w:rsidP="003E3F52">
      <w:pPr>
        <w:pStyle w:val="ListParagraph"/>
        <w:numPr>
          <w:ilvl w:val="0"/>
          <w:numId w:val="83"/>
        </w:numPr>
        <w:spacing w:line="360" w:lineRule="auto"/>
      </w:pPr>
      <w:r>
        <w:t xml:space="preserve">The WI will move to the following queues as per the conditions below: </w:t>
      </w:r>
    </w:p>
    <w:p w14:paraId="1945E6C3" w14:textId="77777777" w:rsidR="001E5A28" w:rsidRDefault="001E5A28" w:rsidP="003E3F52">
      <w:pPr>
        <w:pStyle w:val="ListParagraph"/>
        <w:numPr>
          <w:ilvl w:val="0"/>
          <w:numId w:val="49"/>
        </w:numPr>
        <w:spacing w:line="360" w:lineRule="auto"/>
      </w:pPr>
      <w:r w:rsidRPr="006B35C4">
        <w:rPr>
          <w:b/>
          <w:bCs/>
        </w:rPr>
        <w:t>Previous queues:</w:t>
      </w:r>
      <w:r>
        <w:t xml:space="preserve"> The WI will move to previous queues if the decision taken by the user is Submit. </w:t>
      </w:r>
    </w:p>
    <w:p w14:paraId="3963EED7" w14:textId="15777422" w:rsidR="00055BE1" w:rsidRDefault="00055BE1" w:rsidP="003E3F52">
      <w:pPr>
        <w:pStyle w:val="ListParagraph"/>
        <w:numPr>
          <w:ilvl w:val="0"/>
          <w:numId w:val="49"/>
        </w:numPr>
        <w:spacing w:line="360" w:lineRule="auto"/>
      </w:pPr>
      <w:r>
        <w:rPr>
          <w:b/>
          <w:bCs/>
        </w:rPr>
        <w:t>Disbursal Resubmission:</w:t>
      </w:r>
      <w:r>
        <w:t xml:space="preserve"> The WI will move to this queue if the WI was assigned by Cons Doc Check user. </w:t>
      </w:r>
    </w:p>
    <w:p w14:paraId="29B27C57" w14:textId="77777777" w:rsidR="001E5A28" w:rsidRDefault="001E5A28" w:rsidP="003E3F52">
      <w:pPr>
        <w:pStyle w:val="ListParagraph"/>
        <w:numPr>
          <w:ilvl w:val="0"/>
          <w:numId w:val="49"/>
        </w:numPr>
        <w:spacing w:line="360" w:lineRule="auto"/>
      </w:pPr>
      <w:r w:rsidRPr="006B35C4">
        <w:rPr>
          <w:b/>
          <w:bCs/>
        </w:rPr>
        <w:t>Sys Notify CPF:</w:t>
      </w:r>
      <w:r>
        <w:t xml:space="preserve"> The WI will move to this queue if the decision taken by the user is Reject or Pending with Customer to notify CPF about reject customer communication.</w:t>
      </w:r>
    </w:p>
    <w:p w14:paraId="3F58E39B" w14:textId="77777777" w:rsidR="001E5A28" w:rsidRDefault="001E5A28" w:rsidP="003E3F52">
      <w:pPr>
        <w:pStyle w:val="ListParagraph"/>
        <w:numPr>
          <w:ilvl w:val="0"/>
          <w:numId w:val="49"/>
        </w:numPr>
        <w:spacing w:line="360" w:lineRule="auto"/>
      </w:pPr>
      <w:r>
        <w:rPr>
          <w:b/>
          <w:bCs/>
        </w:rPr>
        <w:t>PB Credit Maker:</w:t>
      </w:r>
      <w:r>
        <w:t xml:space="preserve"> The WI will move to this queue if the decision taken by the user Send to Credit Team.</w:t>
      </w:r>
    </w:p>
    <w:p w14:paraId="50208E85" w14:textId="77777777" w:rsidR="001E5A28" w:rsidRDefault="001E5A28" w:rsidP="001E5A28">
      <w:pPr>
        <w:spacing w:line="360" w:lineRule="auto"/>
      </w:pPr>
    </w:p>
    <w:p w14:paraId="0C085CA9" w14:textId="77777777" w:rsidR="001E5A28" w:rsidRDefault="001E5A28" w:rsidP="001E5A28">
      <w:pPr>
        <w:spacing w:line="360" w:lineRule="auto"/>
      </w:pPr>
      <w:r>
        <w:t xml:space="preserve">The WI will route as per: </w:t>
      </w:r>
    </w:p>
    <w:tbl>
      <w:tblPr>
        <w:tblStyle w:val="TableGrid"/>
        <w:tblW w:w="0" w:type="auto"/>
        <w:tblLook w:val="04A0" w:firstRow="1" w:lastRow="0" w:firstColumn="1" w:lastColumn="0" w:noHBand="0" w:noVBand="1"/>
      </w:tblPr>
      <w:tblGrid>
        <w:gridCol w:w="3005"/>
        <w:gridCol w:w="3005"/>
        <w:gridCol w:w="3006"/>
      </w:tblGrid>
      <w:tr w:rsidR="001E5A28" w14:paraId="657A71F9" w14:textId="77777777" w:rsidTr="00234AEE">
        <w:tc>
          <w:tcPr>
            <w:tcW w:w="3005" w:type="dxa"/>
          </w:tcPr>
          <w:p w14:paraId="37D778CA" w14:textId="77777777" w:rsidR="001E5A28" w:rsidRPr="00D5086C" w:rsidRDefault="001E5A28" w:rsidP="00234AEE">
            <w:pPr>
              <w:spacing w:line="360" w:lineRule="auto"/>
              <w:rPr>
                <w:b/>
                <w:bCs/>
              </w:rPr>
            </w:pPr>
            <w:r w:rsidRPr="00D5086C">
              <w:rPr>
                <w:b/>
                <w:bCs/>
              </w:rPr>
              <w:t>Decision</w:t>
            </w:r>
          </w:p>
        </w:tc>
        <w:tc>
          <w:tcPr>
            <w:tcW w:w="3005" w:type="dxa"/>
          </w:tcPr>
          <w:p w14:paraId="6041BC77" w14:textId="77777777" w:rsidR="001E5A28" w:rsidRPr="00D5086C" w:rsidRDefault="001E5A28" w:rsidP="00234AEE">
            <w:pPr>
              <w:spacing w:line="360" w:lineRule="auto"/>
              <w:rPr>
                <w:b/>
                <w:bCs/>
              </w:rPr>
            </w:pPr>
            <w:r w:rsidRPr="00D5086C">
              <w:rPr>
                <w:b/>
                <w:bCs/>
              </w:rPr>
              <w:t>Condition</w:t>
            </w:r>
          </w:p>
        </w:tc>
        <w:tc>
          <w:tcPr>
            <w:tcW w:w="3006" w:type="dxa"/>
          </w:tcPr>
          <w:p w14:paraId="54E80E53" w14:textId="77777777" w:rsidR="001E5A28" w:rsidRPr="00D5086C" w:rsidRDefault="001E5A28" w:rsidP="00234AEE">
            <w:pPr>
              <w:spacing w:line="360" w:lineRule="auto"/>
              <w:rPr>
                <w:b/>
                <w:bCs/>
              </w:rPr>
            </w:pPr>
            <w:r w:rsidRPr="00D5086C">
              <w:rPr>
                <w:b/>
                <w:bCs/>
              </w:rPr>
              <w:t>WI moves to</w:t>
            </w:r>
          </w:p>
        </w:tc>
      </w:tr>
      <w:tr w:rsidR="001E5A28" w14:paraId="3B65C7A0" w14:textId="77777777" w:rsidTr="00234AEE">
        <w:tc>
          <w:tcPr>
            <w:tcW w:w="3005" w:type="dxa"/>
          </w:tcPr>
          <w:p w14:paraId="257345E9" w14:textId="77777777" w:rsidR="001E5A28" w:rsidRDefault="001E5A28" w:rsidP="00234AEE">
            <w:pPr>
              <w:spacing w:line="360" w:lineRule="auto"/>
            </w:pPr>
            <w:r>
              <w:t>Submit</w:t>
            </w:r>
          </w:p>
        </w:tc>
        <w:tc>
          <w:tcPr>
            <w:tcW w:w="3005" w:type="dxa"/>
          </w:tcPr>
          <w:p w14:paraId="524DB710" w14:textId="784AB1E5" w:rsidR="001E5A28" w:rsidRDefault="00055BE1" w:rsidP="00234AEE">
            <w:pPr>
              <w:spacing w:line="360" w:lineRule="auto"/>
            </w:pPr>
            <w:r>
              <w:t>If Previous queue was not Cons Doc Check</w:t>
            </w:r>
          </w:p>
        </w:tc>
        <w:tc>
          <w:tcPr>
            <w:tcW w:w="3006" w:type="dxa"/>
          </w:tcPr>
          <w:p w14:paraId="0A74BC3B" w14:textId="77777777" w:rsidR="001E5A28" w:rsidRDefault="001E5A28" w:rsidP="00234AEE">
            <w:pPr>
              <w:spacing w:line="360" w:lineRule="auto"/>
            </w:pPr>
            <w:r>
              <w:t>Previous Queue</w:t>
            </w:r>
          </w:p>
        </w:tc>
      </w:tr>
      <w:tr w:rsidR="00055BE1" w14:paraId="23B62901" w14:textId="77777777" w:rsidTr="00234AEE">
        <w:tc>
          <w:tcPr>
            <w:tcW w:w="3005" w:type="dxa"/>
          </w:tcPr>
          <w:p w14:paraId="35F1004A" w14:textId="2C0F076B" w:rsidR="00055BE1" w:rsidRDefault="00055BE1" w:rsidP="00234AEE">
            <w:pPr>
              <w:spacing w:line="360" w:lineRule="auto"/>
            </w:pPr>
            <w:r>
              <w:t>Submit</w:t>
            </w:r>
          </w:p>
        </w:tc>
        <w:tc>
          <w:tcPr>
            <w:tcW w:w="3005" w:type="dxa"/>
          </w:tcPr>
          <w:p w14:paraId="79A4F657" w14:textId="2D2DC7EF" w:rsidR="00055BE1" w:rsidRDefault="00055BE1" w:rsidP="00234AEE">
            <w:pPr>
              <w:spacing w:line="360" w:lineRule="auto"/>
            </w:pPr>
            <w:r>
              <w:t xml:space="preserve">If Previous Queue was Cons Doc Check </w:t>
            </w:r>
          </w:p>
        </w:tc>
        <w:tc>
          <w:tcPr>
            <w:tcW w:w="3006" w:type="dxa"/>
          </w:tcPr>
          <w:p w14:paraId="488B512E" w14:textId="55581735" w:rsidR="00055BE1" w:rsidRDefault="00055BE1" w:rsidP="00234AEE">
            <w:pPr>
              <w:spacing w:line="360" w:lineRule="auto"/>
            </w:pPr>
            <w:r>
              <w:t>Disbursal Resubmission</w:t>
            </w:r>
          </w:p>
        </w:tc>
      </w:tr>
      <w:tr w:rsidR="001E5A28" w14:paraId="7964E2A4" w14:textId="77777777" w:rsidTr="00234AEE">
        <w:tc>
          <w:tcPr>
            <w:tcW w:w="3005" w:type="dxa"/>
          </w:tcPr>
          <w:p w14:paraId="4AA814B3" w14:textId="77777777" w:rsidR="001E5A28" w:rsidRDefault="001E5A28" w:rsidP="00234AEE">
            <w:pPr>
              <w:spacing w:line="360" w:lineRule="auto"/>
            </w:pPr>
            <w:r>
              <w:t>Reject</w:t>
            </w:r>
          </w:p>
        </w:tc>
        <w:tc>
          <w:tcPr>
            <w:tcW w:w="3005" w:type="dxa"/>
          </w:tcPr>
          <w:p w14:paraId="2D2EED1F" w14:textId="77777777" w:rsidR="001E5A28" w:rsidRDefault="001E5A28" w:rsidP="00234AEE">
            <w:pPr>
              <w:spacing w:line="360" w:lineRule="auto"/>
            </w:pPr>
          </w:p>
        </w:tc>
        <w:tc>
          <w:tcPr>
            <w:tcW w:w="3006" w:type="dxa"/>
          </w:tcPr>
          <w:p w14:paraId="7C4B8CC9" w14:textId="77777777" w:rsidR="001E5A28" w:rsidRDefault="001E5A28" w:rsidP="00234AEE">
            <w:pPr>
              <w:spacing w:line="360" w:lineRule="auto"/>
            </w:pPr>
            <w:r>
              <w:t>Sys Notify CPF</w:t>
            </w:r>
          </w:p>
        </w:tc>
      </w:tr>
      <w:tr w:rsidR="001E5A28" w14:paraId="2BF82072" w14:textId="77777777" w:rsidTr="00234AEE">
        <w:tc>
          <w:tcPr>
            <w:tcW w:w="3005" w:type="dxa"/>
          </w:tcPr>
          <w:p w14:paraId="2E57B5E0" w14:textId="77777777" w:rsidR="001E5A28" w:rsidRDefault="001E5A28" w:rsidP="00234AEE">
            <w:pPr>
              <w:spacing w:line="360" w:lineRule="auto"/>
            </w:pPr>
            <w:r>
              <w:t>Pending with Customer</w:t>
            </w:r>
          </w:p>
        </w:tc>
        <w:tc>
          <w:tcPr>
            <w:tcW w:w="3005" w:type="dxa"/>
          </w:tcPr>
          <w:p w14:paraId="75E9156F" w14:textId="77777777" w:rsidR="001E5A28" w:rsidRDefault="001E5A28" w:rsidP="00234AEE">
            <w:pPr>
              <w:spacing w:line="360" w:lineRule="auto"/>
            </w:pPr>
          </w:p>
        </w:tc>
        <w:tc>
          <w:tcPr>
            <w:tcW w:w="3006" w:type="dxa"/>
          </w:tcPr>
          <w:p w14:paraId="09E832F9" w14:textId="77777777" w:rsidR="001E5A28" w:rsidRDefault="001E5A28" w:rsidP="00234AEE">
            <w:pPr>
              <w:spacing w:line="360" w:lineRule="auto"/>
            </w:pPr>
            <w:r>
              <w:t>Sys Notify CPF</w:t>
            </w:r>
          </w:p>
        </w:tc>
      </w:tr>
      <w:tr w:rsidR="001E5A28" w14:paraId="54B58966" w14:textId="77777777" w:rsidTr="00234AEE">
        <w:tc>
          <w:tcPr>
            <w:tcW w:w="3005" w:type="dxa"/>
          </w:tcPr>
          <w:p w14:paraId="690192C6" w14:textId="77777777" w:rsidR="001E5A28" w:rsidRDefault="001E5A28" w:rsidP="00234AEE">
            <w:pPr>
              <w:spacing w:line="360" w:lineRule="auto"/>
            </w:pPr>
            <w:r>
              <w:lastRenderedPageBreak/>
              <w:t>Send to Credit Team</w:t>
            </w:r>
          </w:p>
        </w:tc>
        <w:tc>
          <w:tcPr>
            <w:tcW w:w="3005" w:type="dxa"/>
          </w:tcPr>
          <w:p w14:paraId="7C689C34" w14:textId="77777777" w:rsidR="001E5A28" w:rsidRDefault="001E5A28" w:rsidP="00234AEE">
            <w:pPr>
              <w:spacing w:line="360" w:lineRule="auto"/>
            </w:pPr>
          </w:p>
        </w:tc>
        <w:tc>
          <w:tcPr>
            <w:tcW w:w="3006" w:type="dxa"/>
          </w:tcPr>
          <w:p w14:paraId="543D74C5" w14:textId="77777777" w:rsidR="001E5A28" w:rsidRDefault="001E5A28" w:rsidP="00234AEE">
            <w:pPr>
              <w:spacing w:line="360" w:lineRule="auto"/>
            </w:pPr>
            <w:r>
              <w:t>PB Credit Maker</w:t>
            </w:r>
          </w:p>
        </w:tc>
      </w:tr>
    </w:tbl>
    <w:p w14:paraId="5364F41B" w14:textId="77777777" w:rsidR="001E5A28" w:rsidRDefault="001E5A28" w:rsidP="001E5A28">
      <w:pPr>
        <w:spacing w:line="360" w:lineRule="auto"/>
      </w:pPr>
    </w:p>
    <w:p w14:paraId="62F598C8" w14:textId="661C805F" w:rsidR="001E5A28" w:rsidRDefault="001E5A28" w:rsidP="0027005B">
      <w:pPr>
        <w:pStyle w:val="Heading3"/>
        <w:numPr>
          <w:ilvl w:val="2"/>
          <w:numId w:val="2"/>
        </w:numPr>
      </w:pPr>
      <w:bookmarkStart w:id="127" w:name="_Toc206760687"/>
      <w:r>
        <w:t>Access Details</w:t>
      </w:r>
      <w:bookmarkEnd w:id="127"/>
      <w:r>
        <w:t xml:space="preserve"> </w:t>
      </w:r>
    </w:p>
    <w:p w14:paraId="02F31CDB" w14:textId="77777777" w:rsidR="001E5A28" w:rsidRDefault="001E5A28" w:rsidP="001E5A28"/>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1E5A28" w:rsidRPr="009B444E" w14:paraId="07D580C4" w14:textId="77777777" w:rsidTr="00234AEE">
        <w:tc>
          <w:tcPr>
            <w:tcW w:w="3681" w:type="dxa"/>
          </w:tcPr>
          <w:p w14:paraId="43A6BC20" w14:textId="77777777" w:rsidR="001E5A28" w:rsidRPr="009B444E" w:rsidRDefault="001E5A28" w:rsidP="00234AEE">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6E8BE4CD" w14:textId="77777777" w:rsidR="001E5A28" w:rsidRPr="009B444E" w:rsidRDefault="001E5A28" w:rsidP="00234AEE">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 xml:space="preserve">users added to the Introduction Maker group. </w:t>
            </w:r>
          </w:p>
        </w:tc>
      </w:tr>
      <w:tr w:rsidR="001E5A28" w:rsidRPr="009B444E" w14:paraId="557152BD" w14:textId="77777777" w:rsidTr="00234AEE">
        <w:tc>
          <w:tcPr>
            <w:tcW w:w="3681" w:type="dxa"/>
          </w:tcPr>
          <w:p w14:paraId="24B98F16" w14:textId="77777777" w:rsidR="001E5A28" w:rsidRPr="009B444E" w:rsidRDefault="001E5A28" w:rsidP="00234AEE">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7DB2F516" w14:textId="77777777" w:rsidR="001E5A28" w:rsidRPr="009B444E" w:rsidRDefault="001E5A28" w:rsidP="00234AEE">
            <w:pPr>
              <w:pStyle w:val="ListParagraph"/>
              <w:spacing w:line="360" w:lineRule="auto"/>
              <w:ind w:left="0"/>
              <w:jc w:val="both"/>
              <w:rPr>
                <w:rFonts w:eastAsia="Calibri" w:cs="Arial"/>
                <w:szCs w:val="24"/>
              </w:rPr>
            </w:pPr>
            <w:r>
              <w:rPr>
                <w:rFonts w:eastAsia="Calibri" w:cs="Arial"/>
                <w:szCs w:val="24"/>
              </w:rPr>
              <w:t>NA</w:t>
            </w:r>
          </w:p>
        </w:tc>
      </w:tr>
      <w:tr w:rsidR="001E5A28" w:rsidRPr="009B444E" w14:paraId="603E6678" w14:textId="77777777" w:rsidTr="00234AEE">
        <w:tc>
          <w:tcPr>
            <w:tcW w:w="3681" w:type="dxa"/>
          </w:tcPr>
          <w:p w14:paraId="777FFF56" w14:textId="77777777" w:rsidR="001E5A28" w:rsidRPr="009B444E" w:rsidRDefault="001E5A28" w:rsidP="00234AEE">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04738EEA" w14:textId="77777777" w:rsidR="001E5A28" w:rsidRPr="009B444E" w:rsidRDefault="001E5A28" w:rsidP="00234AEE">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1E5A28" w:rsidRPr="009B444E" w14:paraId="61FC0077" w14:textId="77777777" w:rsidTr="00234AEE">
        <w:tc>
          <w:tcPr>
            <w:tcW w:w="3681" w:type="dxa"/>
          </w:tcPr>
          <w:p w14:paraId="54EE0407" w14:textId="77777777" w:rsidR="001E5A28" w:rsidRPr="009B444E" w:rsidRDefault="001E5A28" w:rsidP="00234AEE">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4A1D52BD" w14:textId="77777777" w:rsidR="001E5A28" w:rsidRPr="009B444E" w:rsidRDefault="001E5A28" w:rsidP="00234AEE">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1E5A28" w:rsidRPr="009B444E" w14:paraId="7AD2B711" w14:textId="77777777" w:rsidTr="00234AEE">
        <w:tc>
          <w:tcPr>
            <w:tcW w:w="3681" w:type="dxa"/>
          </w:tcPr>
          <w:p w14:paraId="1BAAACF9" w14:textId="77777777" w:rsidR="001E5A28" w:rsidRPr="009B444E" w:rsidRDefault="001E5A28" w:rsidP="00234AEE">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7DBA9AD4" w14:textId="77777777" w:rsidR="001E5A28" w:rsidRPr="009B444E" w:rsidRDefault="001E5A28" w:rsidP="00234AEE">
            <w:pPr>
              <w:pStyle w:val="ListParagraph"/>
              <w:spacing w:line="360" w:lineRule="auto"/>
              <w:ind w:left="0"/>
              <w:jc w:val="both"/>
              <w:rPr>
                <w:rFonts w:eastAsia="Calibri" w:cs="Arial"/>
                <w:szCs w:val="24"/>
              </w:rPr>
            </w:pPr>
            <w:r w:rsidRPr="009B444E">
              <w:rPr>
                <w:rFonts w:eastAsia="Calibri" w:cs="Arial"/>
                <w:szCs w:val="24"/>
              </w:rPr>
              <w:t>None</w:t>
            </w:r>
          </w:p>
        </w:tc>
      </w:tr>
    </w:tbl>
    <w:p w14:paraId="00C5F15A" w14:textId="77777777" w:rsidR="001E5A28" w:rsidRDefault="001E5A28" w:rsidP="001E5A28"/>
    <w:p w14:paraId="44C8CC02" w14:textId="77777777" w:rsidR="001E5A28" w:rsidRDefault="001E5A28" w:rsidP="001E5A28"/>
    <w:p w14:paraId="6647390D" w14:textId="77777777" w:rsidR="001E5A28" w:rsidRDefault="001E5A28" w:rsidP="001E5A28"/>
    <w:p w14:paraId="704F4FF3" w14:textId="77777777" w:rsidR="001E5A28" w:rsidRDefault="001E5A28" w:rsidP="001E5A28"/>
    <w:p w14:paraId="2DBB153D" w14:textId="77777777" w:rsidR="001E5A28" w:rsidRDefault="001E5A28" w:rsidP="001E5A28"/>
    <w:p w14:paraId="2829023A" w14:textId="710ECA6D" w:rsidR="001E5A28" w:rsidRDefault="001E5A28" w:rsidP="005F30F3">
      <w:pPr>
        <w:pStyle w:val="Heading2"/>
        <w:numPr>
          <w:ilvl w:val="1"/>
          <w:numId w:val="116"/>
        </w:numPr>
      </w:pPr>
      <w:bookmarkStart w:id="128" w:name="_Toc206760688"/>
      <w:r>
        <w:t>Initiator Hold</w:t>
      </w:r>
      <w:bookmarkEnd w:id="128"/>
      <w:r>
        <w:t xml:space="preserve"> </w:t>
      </w:r>
    </w:p>
    <w:p w14:paraId="35CE4DD1" w14:textId="7931052B" w:rsidR="00055BE1" w:rsidRPr="00055BE1" w:rsidRDefault="001E5A28" w:rsidP="00055BE1">
      <w:pPr>
        <w:pStyle w:val="Heading3"/>
      </w:pPr>
      <w:bookmarkStart w:id="129" w:name="_Toc206760689"/>
      <w:r>
        <w:t>3.2</w:t>
      </w:r>
      <w:r w:rsidR="00055BE1">
        <w:t>2.1</w:t>
      </w:r>
      <w:r>
        <w:t xml:space="preserve"> Description</w:t>
      </w:r>
      <w:bookmarkEnd w:id="129"/>
    </w:p>
    <w:p w14:paraId="6C32099B" w14:textId="77777777" w:rsidR="001E5A28" w:rsidRDefault="001E5A28" w:rsidP="001E5A28"/>
    <w:p w14:paraId="56A76F40" w14:textId="77777777" w:rsidR="001E5A28" w:rsidRDefault="001E5A28" w:rsidP="003E3F52">
      <w:pPr>
        <w:pStyle w:val="ListParagraph"/>
        <w:numPr>
          <w:ilvl w:val="0"/>
          <w:numId w:val="90"/>
        </w:numPr>
        <w:spacing w:line="360" w:lineRule="auto"/>
      </w:pPr>
      <w:r>
        <w:t xml:space="preserve">This will be a user queue. i.e., the users will have access to this queue. </w:t>
      </w:r>
    </w:p>
    <w:p w14:paraId="7063D279" w14:textId="77777777" w:rsidR="001E5A28" w:rsidRDefault="001E5A28" w:rsidP="003E3F52">
      <w:pPr>
        <w:pStyle w:val="ListParagraph"/>
        <w:numPr>
          <w:ilvl w:val="0"/>
          <w:numId w:val="90"/>
        </w:numPr>
        <w:spacing w:line="360" w:lineRule="auto"/>
      </w:pPr>
      <w:r>
        <w:t xml:space="preserve">The WI will come to this queue if Initiator Return user takes decision as Pending with Customer and communication has been sent to the customer successfully by CPF. In case of communication failure, the WI will come to this queue from Manual WI Update queue. </w:t>
      </w:r>
    </w:p>
    <w:p w14:paraId="408E5F32" w14:textId="77777777" w:rsidR="001E5A28" w:rsidRDefault="001E5A28" w:rsidP="003E3F52">
      <w:pPr>
        <w:pStyle w:val="ListParagraph"/>
        <w:numPr>
          <w:ilvl w:val="0"/>
          <w:numId w:val="90"/>
        </w:numPr>
        <w:spacing w:line="360" w:lineRule="auto"/>
      </w:pPr>
      <w:r>
        <w:t xml:space="preserve">The user at this queue will open the WI and the WI and review it.  </w:t>
      </w:r>
    </w:p>
    <w:p w14:paraId="30E6E917" w14:textId="77777777" w:rsidR="001E5A28" w:rsidRPr="003F23CC" w:rsidRDefault="001E5A28" w:rsidP="003E3F52">
      <w:pPr>
        <w:pStyle w:val="ListParagraph"/>
        <w:numPr>
          <w:ilvl w:val="0"/>
          <w:numId w:val="90"/>
        </w:numPr>
        <w:spacing w:line="360" w:lineRule="auto"/>
        <w:rPr>
          <w:highlight w:val="green"/>
        </w:rPr>
      </w:pPr>
      <w:r w:rsidRPr="003F23CC">
        <w:rPr>
          <w:highlight w:val="green"/>
        </w:rPr>
        <w:t xml:space="preserve">The user will attach relevant documents or information from the customer. </w:t>
      </w:r>
    </w:p>
    <w:p w14:paraId="4F1DDBBB" w14:textId="26A841C3" w:rsidR="000B0A97" w:rsidRPr="003F23CC" w:rsidRDefault="000B0A97" w:rsidP="000B0A97">
      <w:pPr>
        <w:pStyle w:val="ListParagraph"/>
        <w:numPr>
          <w:ilvl w:val="0"/>
          <w:numId w:val="90"/>
        </w:numPr>
        <w:spacing w:line="360" w:lineRule="auto"/>
        <w:rPr>
          <w:highlight w:val="green"/>
        </w:rPr>
      </w:pPr>
      <w:r w:rsidRPr="003F23CC">
        <w:rPr>
          <w:highlight w:val="green"/>
        </w:rPr>
        <w:t>If the WI is pending on this queue (not actioned), there will be pending reminders sent to CPF in every 3 days until 10 days. On 10</w:t>
      </w:r>
      <w:r w:rsidRPr="003F23CC">
        <w:rPr>
          <w:highlight w:val="green"/>
          <w:vertAlign w:val="superscript"/>
        </w:rPr>
        <w:t>th</w:t>
      </w:r>
      <w:r w:rsidRPr="003F23CC">
        <w:rPr>
          <w:highlight w:val="green"/>
        </w:rPr>
        <w:t xml:space="preserve"> day, if still no action has been taken on the WI, then WI will be auto discarded while triggering Cancellation Email to CPF. If at this point any child WI exists in the flow, that will be deleted.</w:t>
      </w:r>
    </w:p>
    <w:p w14:paraId="2588EEB9" w14:textId="77777777" w:rsidR="001E5A28" w:rsidRDefault="001E5A28" w:rsidP="003E3F52">
      <w:pPr>
        <w:pStyle w:val="ListParagraph"/>
        <w:numPr>
          <w:ilvl w:val="0"/>
          <w:numId w:val="90"/>
        </w:numPr>
        <w:spacing w:line="360" w:lineRule="auto"/>
      </w:pPr>
      <w:r>
        <w:t xml:space="preserve">The user will have the following decisions: </w:t>
      </w:r>
    </w:p>
    <w:p w14:paraId="113B011B" w14:textId="1BD74E51" w:rsidR="001E5A28" w:rsidRDefault="001E5A28" w:rsidP="003E3F52">
      <w:pPr>
        <w:pStyle w:val="ListParagraph"/>
        <w:numPr>
          <w:ilvl w:val="0"/>
          <w:numId w:val="62"/>
        </w:numPr>
        <w:spacing w:line="360" w:lineRule="auto"/>
      </w:pPr>
      <w:r w:rsidRPr="008B5E94">
        <w:rPr>
          <w:b/>
          <w:bCs/>
        </w:rPr>
        <w:t>Submit:</w:t>
      </w:r>
      <w:r>
        <w:t xml:space="preserve"> The user will take this decision if he has cleared the pending scenario</w:t>
      </w:r>
      <w:r w:rsidR="009077CB">
        <w:t xml:space="preserve">. </w:t>
      </w:r>
    </w:p>
    <w:p w14:paraId="28D74658" w14:textId="34CE7BF1" w:rsidR="009077CB" w:rsidRDefault="009077CB" w:rsidP="009077CB">
      <w:pPr>
        <w:pStyle w:val="ListParagraph"/>
        <w:numPr>
          <w:ilvl w:val="0"/>
          <w:numId w:val="62"/>
        </w:numPr>
        <w:spacing w:line="360" w:lineRule="auto"/>
      </w:pPr>
      <w:r>
        <w:rPr>
          <w:b/>
          <w:bCs/>
        </w:rPr>
        <w:lastRenderedPageBreak/>
        <w:t>Send Back to Initiator Return:</w:t>
      </w:r>
      <w:r>
        <w:t xml:space="preserve"> The user will take this decision if he wants to move the WI in Initiator Return queue. </w:t>
      </w:r>
    </w:p>
    <w:p w14:paraId="1FA630BE" w14:textId="19F5B7C9" w:rsidR="001E5A28" w:rsidRDefault="001E5A28" w:rsidP="003E3F52">
      <w:pPr>
        <w:pStyle w:val="ListParagraph"/>
        <w:numPr>
          <w:ilvl w:val="0"/>
          <w:numId w:val="91"/>
        </w:numPr>
        <w:spacing w:line="360" w:lineRule="auto"/>
      </w:pPr>
      <w:r>
        <w:t>On Submit, the WI will move to previous queue o</w:t>
      </w:r>
      <w:r w:rsidR="006762B2">
        <w:t>f</w:t>
      </w:r>
      <w:r>
        <w:t xml:space="preserve"> Initiator </w:t>
      </w:r>
      <w:r w:rsidR="005C7A42">
        <w:t>Return i.e.</w:t>
      </w:r>
      <w:r>
        <w:t xml:space="preserve"> from where the WI was received at Initiator Return queue. </w:t>
      </w:r>
    </w:p>
    <w:p w14:paraId="58AFEA37" w14:textId="77777777" w:rsidR="009224AD" w:rsidRDefault="009224AD" w:rsidP="003F23CC">
      <w:pPr>
        <w:spacing w:line="360" w:lineRule="auto"/>
      </w:pPr>
    </w:p>
    <w:p w14:paraId="45A8AAE3" w14:textId="77777777" w:rsidR="001E5A28" w:rsidRDefault="001E5A28" w:rsidP="001E5A28">
      <w:pPr>
        <w:spacing w:line="360" w:lineRule="auto"/>
      </w:pPr>
    </w:p>
    <w:tbl>
      <w:tblPr>
        <w:tblStyle w:val="TableGrid"/>
        <w:tblW w:w="0" w:type="auto"/>
        <w:tblLook w:val="04A0" w:firstRow="1" w:lastRow="0" w:firstColumn="1" w:lastColumn="0" w:noHBand="0" w:noVBand="1"/>
      </w:tblPr>
      <w:tblGrid>
        <w:gridCol w:w="2965"/>
        <w:gridCol w:w="6051"/>
      </w:tblGrid>
      <w:tr w:rsidR="001E5A28" w14:paraId="6378711B" w14:textId="77777777" w:rsidTr="006762B2">
        <w:tc>
          <w:tcPr>
            <w:tcW w:w="2965" w:type="dxa"/>
          </w:tcPr>
          <w:p w14:paraId="72B09357" w14:textId="77777777" w:rsidR="001E5A28" w:rsidRPr="009F5B66" w:rsidRDefault="001E5A28" w:rsidP="001F59F8">
            <w:pPr>
              <w:spacing w:line="360" w:lineRule="auto"/>
              <w:rPr>
                <w:b/>
                <w:bCs/>
              </w:rPr>
            </w:pPr>
            <w:r w:rsidRPr="009F5B66">
              <w:rPr>
                <w:b/>
                <w:bCs/>
              </w:rPr>
              <w:t>Decision</w:t>
            </w:r>
          </w:p>
        </w:tc>
        <w:tc>
          <w:tcPr>
            <w:tcW w:w="6051" w:type="dxa"/>
          </w:tcPr>
          <w:p w14:paraId="7B115861" w14:textId="77777777" w:rsidR="001E5A28" w:rsidRPr="009F5B66" w:rsidRDefault="001E5A28" w:rsidP="001F59F8">
            <w:pPr>
              <w:spacing w:line="360" w:lineRule="auto"/>
              <w:rPr>
                <w:b/>
                <w:bCs/>
              </w:rPr>
            </w:pPr>
            <w:r w:rsidRPr="009F5B66">
              <w:rPr>
                <w:b/>
                <w:bCs/>
              </w:rPr>
              <w:t xml:space="preserve">WI Moves to </w:t>
            </w:r>
          </w:p>
        </w:tc>
      </w:tr>
      <w:tr w:rsidR="001E5A28" w14:paraId="08152880" w14:textId="77777777" w:rsidTr="006762B2">
        <w:tc>
          <w:tcPr>
            <w:tcW w:w="2965" w:type="dxa"/>
          </w:tcPr>
          <w:p w14:paraId="1E97F9FE" w14:textId="77777777" w:rsidR="001E5A28" w:rsidRDefault="001E5A28" w:rsidP="001F59F8">
            <w:pPr>
              <w:spacing w:line="360" w:lineRule="auto"/>
            </w:pPr>
            <w:r>
              <w:t>Submit</w:t>
            </w:r>
          </w:p>
        </w:tc>
        <w:tc>
          <w:tcPr>
            <w:tcW w:w="6051" w:type="dxa"/>
          </w:tcPr>
          <w:p w14:paraId="475E4F4D" w14:textId="77777777" w:rsidR="001E5A28" w:rsidRDefault="001E5A28" w:rsidP="001F59F8">
            <w:pPr>
              <w:spacing w:line="360" w:lineRule="auto"/>
            </w:pPr>
            <w:r>
              <w:t>Previous queue of Initiator Return</w:t>
            </w:r>
          </w:p>
        </w:tc>
      </w:tr>
      <w:tr w:rsidR="003F23CC" w14:paraId="5FD350CB" w14:textId="77777777" w:rsidTr="006762B2">
        <w:tc>
          <w:tcPr>
            <w:tcW w:w="2965" w:type="dxa"/>
          </w:tcPr>
          <w:p w14:paraId="1AE3A37B" w14:textId="0AB44C13" w:rsidR="003F23CC" w:rsidRDefault="003F23CC" w:rsidP="001F59F8">
            <w:pPr>
              <w:spacing w:line="360" w:lineRule="auto"/>
            </w:pPr>
            <w:r>
              <w:t>Send Back to Initiator Return</w:t>
            </w:r>
          </w:p>
        </w:tc>
        <w:tc>
          <w:tcPr>
            <w:tcW w:w="6051" w:type="dxa"/>
          </w:tcPr>
          <w:p w14:paraId="2A0368AC" w14:textId="50EBC05C" w:rsidR="003F23CC" w:rsidRDefault="003F23CC" w:rsidP="001F59F8">
            <w:pPr>
              <w:spacing w:line="360" w:lineRule="auto"/>
            </w:pPr>
            <w:r>
              <w:t>Initiator Return</w:t>
            </w:r>
          </w:p>
        </w:tc>
      </w:tr>
      <w:tr w:rsidR="003F23CC" w14:paraId="0206429F" w14:textId="77777777" w:rsidTr="006762B2">
        <w:tc>
          <w:tcPr>
            <w:tcW w:w="2965" w:type="dxa"/>
          </w:tcPr>
          <w:p w14:paraId="351CA0DD" w14:textId="71D40AE8" w:rsidR="003F23CC" w:rsidRDefault="003F23CC" w:rsidP="001F59F8">
            <w:pPr>
              <w:spacing w:line="360" w:lineRule="auto"/>
            </w:pPr>
            <w:r>
              <w:t xml:space="preserve">Auto Discard </w:t>
            </w:r>
            <w:r w:rsidR="00C61B84">
              <w:t>(No Action till 10 days)</w:t>
            </w:r>
          </w:p>
        </w:tc>
        <w:tc>
          <w:tcPr>
            <w:tcW w:w="6051" w:type="dxa"/>
          </w:tcPr>
          <w:p w14:paraId="26541069" w14:textId="15456247" w:rsidR="003F23CC" w:rsidRDefault="003F23CC" w:rsidP="001F59F8">
            <w:pPr>
              <w:spacing w:line="360" w:lineRule="auto"/>
            </w:pPr>
            <w:r>
              <w:t xml:space="preserve">Sys Notify CPF </w:t>
            </w:r>
          </w:p>
        </w:tc>
      </w:tr>
    </w:tbl>
    <w:p w14:paraId="2EBF5CB7" w14:textId="77777777" w:rsidR="001E5A28" w:rsidRDefault="001E5A28" w:rsidP="001E5A28">
      <w:pPr>
        <w:spacing w:line="360" w:lineRule="auto"/>
      </w:pPr>
    </w:p>
    <w:p w14:paraId="7E54A461" w14:textId="77777777" w:rsidR="001E5A28" w:rsidRDefault="001E5A28" w:rsidP="001E5A28">
      <w:pPr>
        <w:spacing w:line="360" w:lineRule="auto"/>
      </w:pPr>
    </w:p>
    <w:p w14:paraId="10331D85" w14:textId="77777777" w:rsidR="001E5A28" w:rsidRDefault="001E5A28" w:rsidP="005F30F3">
      <w:pPr>
        <w:pStyle w:val="Heading3"/>
        <w:numPr>
          <w:ilvl w:val="2"/>
          <w:numId w:val="116"/>
        </w:numPr>
      </w:pPr>
      <w:bookmarkStart w:id="130" w:name="_Toc206760690"/>
      <w:r>
        <w:t>Access Details</w:t>
      </w:r>
      <w:bookmarkEnd w:id="130"/>
      <w:r>
        <w:t xml:space="preserve"> </w:t>
      </w:r>
    </w:p>
    <w:p w14:paraId="14002999" w14:textId="77777777" w:rsidR="001E5A28" w:rsidRDefault="001E5A28" w:rsidP="001E5A28"/>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1E5A28" w:rsidRPr="009B444E" w14:paraId="7028A651" w14:textId="77777777" w:rsidTr="001F59F8">
        <w:tc>
          <w:tcPr>
            <w:tcW w:w="3681" w:type="dxa"/>
          </w:tcPr>
          <w:p w14:paraId="6548817C" w14:textId="77777777" w:rsidR="001E5A28" w:rsidRPr="009B444E" w:rsidRDefault="001E5A28" w:rsidP="001F59F8">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299C6703" w14:textId="77777777" w:rsidR="001E5A28" w:rsidRPr="009B444E" w:rsidRDefault="001E5A28" w:rsidP="001F59F8">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 xml:space="preserve">users added to the Introduction Maker group. </w:t>
            </w:r>
          </w:p>
        </w:tc>
      </w:tr>
      <w:tr w:rsidR="001E5A28" w:rsidRPr="009B444E" w14:paraId="10CA0379" w14:textId="77777777" w:rsidTr="001F59F8">
        <w:tc>
          <w:tcPr>
            <w:tcW w:w="3681" w:type="dxa"/>
          </w:tcPr>
          <w:p w14:paraId="62817586" w14:textId="77777777" w:rsidR="001E5A28" w:rsidRPr="009B444E" w:rsidRDefault="001E5A28" w:rsidP="001F59F8">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1B867883" w14:textId="77777777" w:rsidR="001E5A28" w:rsidRPr="009B444E" w:rsidRDefault="001E5A28" w:rsidP="001F59F8">
            <w:pPr>
              <w:pStyle w:val="ListParagraph"/>
              <w:spacing w:line="360" w:lineRule="auto"/>
              <w:ind w:left="0"/>
              <w:jc w:val="both"/>
              <w:rPr>
                <w:rFonts w:eastAsia="Calibri" w:cs="Arial"/>
                <w:szCs w:val="24"/>
              </w:rPr>
            </w:pPr>
            <w:r>
              <w:rPr>
                <w:rFonts w:eastAsia="Calibri" w:cs="Arial"/>
                <w:szCs w:val="24"/>
              </w:rPr>
              <w:t>NA</w:t>
            </w:r>
          </w:p>
        </w:tc>
      </w:tr>
      <w:tr w:rsidR="001E5A28" w:rsidRPr="009B444E" w14:paraId="7678D18E" w14:textId="77777777" w:rsidTr="001F59F8">
        <w:tc>
          <w:tcPr>
            <w:tcW w:w="3681" w:type="dxa"/>
          </w:tcPr>
          <w:p w14:paraId="30F3F02E" w14:textId="77777777" w:rsidR="001E5A28" w:rsidRPr="009B444E" w:rsidRDefault="001E5A28" w:rsidP="001F59F8">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1951E988" w14:textId="77777777" w:rsidR="001E5A28" w:rsidRPr="009B444E" w:rsidRDefault="001E5A28" w:rsidP="001F59F8">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1E5A28" w:rsidRPr="009B444E" w14:paraId="57402CD4" w14:textId="77777777" w:rsidTr="001F59F8">
        <w:tc>
          <w:tcPr>
            <w:tcW w:w="3681" w:type="dxa"/>
          </w:tcPr>
          <w:p w14:paraId="140C3BE9" w14:textId="77777777" w:rsidR="001E5A28" w:rsidRPr="009B444E" w:rsidRDefault="001E5A28" w:rsidP="001F59F8">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34630EEB" w14:textId="77777777" w:rsidR="001E5A28" w:rsidRPr="009B444E" w:rsidRDefault="001E5A28" w:rsidP="001F59F8">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1E5A28" w:rsidRPr="009B444E" w14:paraId="79EDAEDC" w14:textId="77777777" w:rsidTr="001F59F8">
        <w:tc>
          <w:tcPr>
            <w:tcW w:w="3681" w:type="dxa"/>
          </w:tcPr>
          <w:p w14:paraId="5404AA97" w14:textId="77777777" w:rsidR="001E5A28" w:rsidRPr="009B444E" w:rsidRDefault="001E5A28" w:rsidP="001F59F8">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52113A12" w14:textId="77777777" w:rsidR="001E5A28" w:rsidRPr="009B444E" w:rsidRDefault="001E5A28" w:rsidP="001F59F8">
            <w:pPr>
              <w:pStyle w:val="ListParagraph"/>
              <w:spacing w:line="360" w:lineRule="auto"/>
              <w:ind w:left="0"/>
              <w:jc w:val="both"/>
              <w:rPr>
                <w:rFonts w:eastAsia="Calibri" w:cs="Arial"/>
                <w:szCs w:val="24"/>
              </w:rPr>
            </w:pPr>
            <w:r w:rsidRPr="009B444E">
              <w:rPr>
                <w:rFonts w:eastAsia="Calibri" w:cs="Arial"/>
                <w:szCs w:val="24"/>
              </w:rPr>
              <w:t>None</w:t>
            </w:r>
          </w:p>
        </w:tc>
      </w:tr>
    </w:tbl>
    <w:p w14:paraId="2E5A2476" w14:textId="77777777" w:rsidR="001E5A28" w:rsidRDefault="001E5A28" w:rsidP="001E5A28"/>
    <w:p w14:paraId="53358421" w14:textId="77777777" w:rsidR="001E5A28" w:rsidRDefault="001E5A28" w:rsidP="001E5A28"/>
    <w:p w14:paraId="471AC7D8" w14:textId="77777777" w:rsidR="001E5A28" w:rsidRPr="00F71CA0" w:rsidRDefault="001E5A28" w:rsidP="001E5A28"/>
    <w:p w14:paraId="69718BD9" w14:textId="77777777" w:rsidR="001E5A28" w:rsidRDefault="001E5A28" w:rsidP="001E5A28"/>
    <w:p w14:paraId="0B96E965" w14:textId="4E205620" w:rsidR="00FF0FB4" w:rsidRDefault="00FF0FB4" w:rsidP="005F30F3">
      <w:pPr>
        <w:pStyle w:val="Heading2"/>
        <w:numPr>
          <w:ilvl w:val="1"/>
          <w:numId w:val="116"/>
        </w:numPr>
      </w:pPr>
      <w:bookmarkStart w:id="131" w:name="_Toc206760691"/>
      <w:r>
        <w:t>Collect 1</w:t>
      </w:r>
      <w:bookmarkEnd w:id="131"/>
    </w:p>
    <w:p w14:paraId="088D5279" w14:textId="6C9A19D2" w:rsidR="006762B2" w:rsidRPr="006762B2" w:rsidRDefault="00FF0FB4" w:rsidP="005F30F3">
      <w:pPr>
        <w:pStyle w:val="Heading3"/>
        <w:numPr>
          <w:ilvl w:val="2"/>
          <w:numId w:val="116"/>
        </w:numPr>
      </w:pPr>
      <w:bookmarkStart w:id="132" w:name="_Toc206760692"/>
      <w:r>
        <w:t>Description</w:t>
      </w:r>
      <w:bookmarkEnd w:id="132"/>
    </w:p>
    <w:p w14:paraId="6EDDC4A8" w14:textId="77777777" w:rsidR="00FF0FB4" w:rsidRDefault="00FF0FB4" w:rsidP="003E3F52">
      <w:pPr>
        <w:pStyle w:val="ListParagraph"/>
        <w:numPr>
          <w:ilvl w:val="0"/>
          <w:numId w:val="93"/>
        </w:numPr>
        <w:spacing w:line="360" w:lineRule="auto"/>
      </w:pPr>
      <w:r>
        <w:t>This will be a system queue. i.e., the users will not have access to this queue.</w:t>
      </w:r>
    </w:p>
    <w:p w14:paraId="4CCE4429" w14:textId="428DD745" w:rsidR="00FF0FB4" w:rsidRDefault="00FF0FB4" w:rsidP="003E3F52">
      <w:pPr>
        <w:pStyle w:val="ListParagraph"/>
        <w:numPr>
          <w:ilvl w:val="0"/>
          <w:numId w:val="93"/>
        </w:numPr>
        <w:spacing w:line="360" w:lineRule="auto"/>
      </w:pPr>
      <w:r>
        <w:t xml:space="preserve">The purpose of this queue is to </w:t>
      </w:r>
      <w:r w:rsidR="007B5ED1">
        <w:t xml:space="preserve">hold the </w:t>
      </w:r>
      <w:r w:rsidR="00AA40E2">
        <w:t>P</w:t>
      </w:r>
      <w:r w:rsidR="007B5ED1">
        <w:t>arent WI if Child WI is not completed</w:t>
      </w:r>
      <w:r w:rsidR="00AA40E2">
        <w:t xml:space="preserve">. </w:t>
      </w:r>
    </w:p>
    <w:p w14:paraId="2019BEB9" w14:textId="6B260E70" w:rsidR="00FF0FB4" w:rsidRDefault="00FF0FB4" w:rsidP="003E3F52">
      <w:pPr>
        <w:pStyle w:val="ListParagraph"/>
        <w:numPr>
          <w:ilvl w:val="0"/>
          <w:numId w:val="93"/>
        </w:numPr>
        <w:spacing w:line="360" w:lineRule="auto"/>
      </w:pPr>
      <w:r w:rsidRPr="004B17E5">
        <w:rPr>
          <w:b/>
          <w:bCs/>
        </w:rPr>
        <w:t>Instance 1</w:t>
      </w:r>
      <w:r w:rsidR="00AA40E2">
        <w:rPr>
          <w:b/>
          <w:bCs/>
        </w:rPr>
        <w:t xml:space="preserve"> (Child WI)</w:t>
      </w:r>
      <w:r w:rsidRPr="004B17E5">
        <w:rPr>
          <w:b/>
          <w:bCs/>
        </w:rPr>
        <w:t>:</w:t>
      </w:r>
      <w:r>
        <w:t xml:space="preserve"> CPF Integration for Approval; will be completed once document stamping is done successfully from Sys Doc Stamping queue. </w:t>
      </w:r>
    </w:p>
    <w:p w14:paraId="16B69348" w14:textId="701D2973" w:rsidR="00FF0FB4" w:rsidRDefault="00FF0FB4" w:rsidP="003E3F52">
      <w:pPr>
        <w:pStyle w:val="ListParagraph"/>
        <w:numPr>
          <w:ilvl w:val="0"/>
          <w:numId w:val="93"/>
        </w:numPr>
        <w:spacing w:line="360" w:lineRule="auto"/>
      </w:pPr>
      <w:r w:rsidRPr="004B17E5">
        <w:rPr>
          <w:b/>
          <w:bCs/>
        </w:rPr>
        <w:lastRenderedPageBreak/>
        <w:t>Instance 2</w:t>
      </w:r>
      <w:r w:rsidR="00AA40E2">
        <w:rPr>
          <w:b/>
          <w:bCs/>
        </w:rPr>
        <w:t xml:space="preserve"> (Parent)</w:t>
      </w:r>
      <w:r w:rsidRPr="004B17E5">
        <w:rPr>
          <w:b/>
          <w:bCs/>
        </w:rPr>
        <w:t>:</w:t>
      </w:r>
      <w:r>
        <w:t xml:space="preserve"> Sales &amp; CROPS Flow (Cross Sell &amp; LC/STL) will be completed once </w:t>
      </w:r>
      <w:r w:rsidR="00AA40E2">
        <w:t xml:space="preserve">Disbursal Resubmission </w:t>
      </w:r>
      <w:r w:rsidR="00606263">
        <w:t xml:space="preserve">Submits the WI and WI is ready to move to Disbursal Checker. </w:t>
      </w:r>
    </w:p>
    <w:p w14:paraId="407D19D1" w14:textId="637C82EB" w:rsidR="004478F5" w:rsidRDefault="004478F5" w:rsidP="003E3F52">
      <w:pPr>
        <w:pStyle w:val="ListParagraph"/>
        <w:numPr>
          <w:ilvl w:val="0"/>
          <w:numId w:val="94"/>
        </w:numPr>
        <w:spacing w:line="360" w:lineRule="auto"/>
      </w:pPr>
      <w:r>
        <w:t xml:space="preserve">If the Parent WI is completed first, it will wait on this queue for the child WI to get completed. </w:t>
      </w:r>
    </w:p>
    <w:p w14:paraId="29CF2E9D" w14:textId="147F9147" w:rsidR="004478F5" w:rsidRDefault="004478F5" w:rsidP="003E3F52">
      <w:pPr>
        <w:pStyle w:val="ListParagraph"/>
        <w:numPr>
          <w:ilvl w:val="0"/>
          <w:numId w:val="94"/>
        </w:numPr>
        <w:spacing w:line="360" w:lineRule="auto"/>
      </w:pPr>
      <w:r>
        <w:t xml:space="preserve">If Child WI is completed first, it will immediately be combined with Parent and WI will move ahead. </w:t>
      </w:r>
    </w:p>
    <w:p w14:paraId="263F7939" w14:textId="77777777" w:rsidR="00FF0FB4" w:rsidRDefault="00FF0FB4" w:rsidP="003E3F52">
      <w:pPr>
        <w:pStyle w:val="ListParagraph"/>
        <w:numPr>
          <w:ilvl w:val="0"/>
          <w:numId w:val="94"/>
        </w:numPr>
        <w:spacing w:line="360" w:lineRule="auto"/>
      </w:pPr>
      <w:r>
        <w:t xml:space="preserve">The decisions of users for each instance will be combined into one WI and will be reflected in the decision history. </w:t>
      </w:r>
    </w:p>
    <w:p w14:paraId="7BAC09B1" w14:textId="0516D528" w:rsidR="00B77494" w:rsidRDefault="00B77494" w:rsidP="003E3F52">
      <w:pPr>
        <w:pStyle w:val="ListParagraph"/>
        <w:numPr>
          <w:ilvl w:val="0"/>
          <w:numId w:val="94"/>
        </w:numPr>
        <w:spacing w:line="360" w:lineRule="auto"/>
      </w:pPr>
      <w:r>
        <w:t xml:space="preserve">If Parent WI is rejected from any stage, automatically child WI will also be rejected </w:t>
      </w:r>
      <w:r w:rsidR="00A920BF">
        <w:t xml:space="preserve">and will move ahead for Discard. </w:t>
      </w:r>
    </w:p>
    <w:p w14:paraId="6CA38733" w14:textId="77777777" w:rsidR="004D7D42" w:rsidRDefault="00A920BF" w:rsidP="003E3F52">
      <w:pPr>
        <w:pStyle w:val="ListParagraph"/>
        <w:numPr>
          <w:ilvl w:val="0"/>
          <w:numId w:val="94"/>
        </w:numPr>
        <w:spacing w:line="360" w:lineRule="auto"/>
      </w:pPr>
      <w:r>
        <w:t xml:space="preserve">If child WI will be rejected / auto-discarded from any stage, then </w:t>
      </w:r>
      <w:r w:rsidR="00DD5E70">
        <w:t>Parent WI will be notified with same information</w:t>
      </w:r>
      <w:r w:rsidR="001549DC">
        <w:t xml:space="preserve">. </w:t>
      </w:r>
    </w:p>
    <w:p w14:paraId="7D18BDE5" w14:textId="4A021AFC" w:rsidR="00A920BF" w:rsidRDefault="001549DC" w:rsidP="003E3F52">
      <w:pPr>
        <w:pStyle w:val="ListParagraph"/>
        <w:numPr>
          <w:ilvl w:val="0"/>
          <w:numId w:val="62"/>
        </w:numPr>
        <w:spacing w:line="360" w:lineRule="auto"/>
      </w:pPr>
      <w:r>
        <w:t xml:space="preserve">If during that time the main WI is locked by a user, then </w:t>
      </w:r>
      <w:r w:rsidR="004D7D42">
        <w:t xml:space="preserve">system will throw alert to the user informing </w:t>
      </w:r>
      <w:r w:rsidR="00221B18">
        <w:t>about the</w:t>
      </w:r>
      <w:r w:rsidR="004D7D42">
        <w:t xml:space="preserve"> child WI which got discarded. </w:t>
      </w:r>
    </w:p>
    <w:p w14:paraId="7EE57EAD" w14:textId="5EF4B682" w:rsidR="00781ABB" w:rsidRDefault="004D7D42" w:rsidP="003E3F52">
      <w:pPr>
        <w:pStyle w:val="ListParagraph"/>
        <w:numPr>
          <w:ilvl w:val="0"/>
          <w:numId w:val="62"/>
        </w:numPr>
        <w:spacing w:line="360" w:lineRule="auto"/>
      </w:pPr>
      <w:r>
        <w:t xml:space="preserve">If during that time </w:t>
      </w:r>
      <w:r w:rsidR="00305A40">
        <w:t xml:space="preserve">the main WI is in a queue and not opened / locked by the user, then the status will be updated in the decision history as well as alert will be provided to the user whenever a user opens that WI. </w:t>
      </w:r>
    </w:p>
    <w:p w14:paraId="0CF19E32" w14:textId="3B71A69F" w:rsidR="00221B18" w:rsidRDefault="00221B18" w:rsidP="003E3F52">
      <w:pPr>
        <w:pStyle w:val="ListParagraph"/>
        <w:numPr>
          <w:ilvl w:val="0"/>
          <w:numId w:val="62"/>
        </w:numPr>
        <w:spacing w:line="360" w:lineRule="auto"/>
      </w:pPr>
      <w:r>
        <w:t>In such cases, the user can only send the main WI to Initiator Return Stage by selecting Return to Source as the decision.</w:t>
      </w:r>
    </w:p>
    <w:p w14:paraId="4DFFEE99" w14:textId="77777777" w:rsidR="00FF0FB4" w:rsidRDefault="00FF0FB4" w:rsidP="003E3F52">
      <w:pPr>
        <w:pStyle w:val="ListParagraph"/>
        <w:numPr>
          <w:ilvl w:val="0"/>
          <w:numId w:val="95"/>
        </w:numPr>
        <w:spacing w:line="360" w:lineRule="auto"/>
      </w:pPr>
      <w:r>
        <w:t xml:space="preserve">The system will check if cooling period is applicable as per the selection made by the user at Introduction and basis the cooling period waive off notification at the time of customer consent. If cooling period is to be served, the WI will wait on Collect queue to serve the cooling period duration before moving to Disbursal Stage. </w:t>
      </w:r>
    </w:p>
    <w:p w14:paraId="6E714C2E" w14:textId="77777777" w:rsidR="00FF0FB4" w:rsidRDefault="00FF0FB4" w:rsidP="003E3F52">
      <w:pPr>
        <w:pStyle w:val="ListParagraph"/>
        <w:numPr>
          <w:ilvl w:val="0"/>
          <w:numId w:val="96"/>
        </w:numPr>
        <w:spacing w:line="360" w:lineRule="auto"/>
      </w:pPr>
      <w:r>
        <w:t xml:space="preserve">Cooling period timer will be started from the time when Approval Stage communication has been sent to the customer and CPF confirms on the Email Status as ‘Email Sent’ to </w:t>
      </w:r>
      <w:proofErr w:type="spellStart"/>
      <w:r>
        <w:t>iBPS</w:t>
      </w:r>
      <w:proofErr w:type="spellEnd"/>
      <w:r>
        <w:t xml:space="preserve">. </w:t>
      </w:r>
    </w:p>
    <w:p w14:paraId="0B84706F" w14:textId="77777777" w:rsidR="00FF0FB4" w:rsidRPr="006B7BEF" w:rsidRDefault="00FF0FB4" w:rsidP="003E3F52">
      <w:pPr>
        <w:pStyle w:val="ListParagraph"/>
        <w:numPr>
          <w:ilvl w:val="0"/>
          <w:numId w:val="97"/>
        </w:numPr>
        <w:spacing w:line="360" w:lineRule="auto"/>
        <w:rPr>
          <w:b/>
          <w:bCs/>
        </w:rPr>
      </w:pPr>
      <w:r w:rsidRPr="006B7BEF">
        <w:rPr>
          <w:b/>
          <w:bCs/>
        </w:rPr>
        <w:t xml:space="preserve">Scenario 1: Five days Cooling Period was required; Instance 1 was completed within the cooling period: </w:t>
      </w:r>
    </w:p>
    <w:p w14:paraId="72D9FF34" w14:textId="77777777" w:rsidR="00FF0FB4" w:rsidRDefault="00FF0FB4" w:rsidP="003E3F52">
      <w:pPr>
        <w:pStyle w:val="ListParagraph"/>
        <w:numPr>
          <w:ilvl w:val="0"/>
          <w:numId w:val="58"/>
        </w:numPr>
        <w:spacing w:line="360" w:lineRule="auto"/>
      </w:pPr>
      <w:r>
        <w:t>Let’s suppose, Email was sent to the customer on 1</w:t>
      </w:r>
      <w:r w:rsidRPr="00AA37D7">
        <w:rPr>
          <w:vertAlign w:val="superscript"/>
        </w:rPr>
        <w:t>st</w:t>
      </w:r>
      <w:r>
        <w:t xml:space="preserve"> Jan and consent received by the customer is within the cooling period on 3</w:t>
      </w:r>
      <w:r w:rsidRPr="00AA37D7">
        <w:rPr>
          <w:vertAlign w:val="superscript"/>
        </w:rPr>
        <w:t>rd</w:t>
      </w:r>
      <w:r>
        <w:t xml:space="preserve"> Jan and WI went to Collect queue post stamping the document. In this case, </w:t>
      </w:r>
      <w:r>
        <w:lastRenderedPageBreak/>
        <w:t xml:space="preserve">WI will serve 2 more days of cooling period and move ahead if second instance is also received. </w:t>
      </w:r>
    </w:p>
    <w:p w14:paraId="30206687" w14:textId="77777777" w:rsidR="00FF0FB4" w:rsidRDefault="00FF0FB4" w:rsidP="003E3F52">
      <w:pPr>
        <w:pStyle w:val="ListParagraph"/>
        <w:numPr>
          <w:ilvl w:val="0"/>
          <w:numId w:val="58"/>
        </w:numPr>
        <w:spacing w:line="360" w:lineRule="auto"/>
      </w:pPr>
      <w:r>
        <w:t xml:space="preserve">If second instance is not received, WI will wait for the second instance even after cooling period is exhausted. </w:t>
      </w:r>
    </w:p>
    <w:p w14:paraId="660A0D9A" w14:textId="77777777" w:rsidR="00FF0FB4" w:rsidRPr="004B17E5" w:rsidRDefault="00FF0FB4" w:rsidP="003E3F52">
      <w:pPr>
        <w:pStyle w:val="ListParagraph"/>
        <w:numPr>
          <w:ilvl w:val="0"/>
          <w:numId w:val="98"/>
        </w:numPr>
        <w:spacing w:line="360" w:lineRule="auto"/>
        <w:rPr>
          <w:b/>
          <w:bCs/>
        </w:rPr>
      </w:pPr>
      <w:r w:rsidRPr="004B17E5">
        <w:rPr>
          <w:b/>
          <w:bCs/>
        </w:rPr>
        <w:t xml:space="preserve">Scenario </w:t>
      </w:r>
      <w:r>
        <w:rPr>
          <w:b/>
          <w:bCs/>
        </w:rPr>
        <w:t>2</w:t>
      </w:r>
      <w:r w:rsidRPr="004B17E5">
        <w:rPr>
          <w:b/>
          <w:bCs/>
        </w:rPr>
        <w:t>: Five days Cooling Period was required; Instance 1 was completed before Instance 2:</w:t>
      </w:r>
    </w:p>
    <w:p w14:paraId="2AB8AE81" w14:textId="77777777" w:rsidR="00FF0FB4" w:rsidRDefault="00FF0FB4" w:rsidP="003E3F52">
      <w:pPr>
        <w:pStyle w:val="ListParagraph"/>
        <w:numPr>
          <w:ilvl w:val="0"/>
          <w:numId w:val="40"/>
        </w:numPr>
        <w:spacing w:line="360" w:lineRule="auto"/>
      </w:pPr>
      <w:r>
        <w:t>Let’s suppose, Instance 1 (Doc Stamping) was completed on 10</w:t>
      </w:r>
      <w:r w:rsidRPr="00485BD8">
        <w:rPr>
          <w:vertAlign w:val="superscript"/>
        </w:rPr>
        <w:t>th</w:t>
      </w:r>
      <w:r>
        <w:t xml:space="preserve"> Jan and WI went to Collect queue. The Instance 2 (LC/STL) was completed by 13</w:t>
      </w:r>
      <w:r w:rsidRPr="00485BD8">
        <w:rPr>
          <w:vertAlign w:val="superscript"/>
        </w:rPr>
        <w:t>th</w:t>
      </w:r>
      <w:r>
        <w:t xml:space="preserve"> Jan and WI went to Collect queue. </w:t>
      </w:r>
    </w:p>
    <w:p w14:paraId="0A0B5160" w14:textId="77777777" w:rsidR="00FF0FB4" w:rsidRDefault="00FF0FB4" w:rsidP="003E3F52">
      <w:pPr>
        <w:pStyle w:val="ListParagraph"/>
        <w:numPr>
          <w:ilvl w:val="0"/>
          <w:numId w:val="40"/>
        </w:numPr>
        <w:spacing w:line="360" w:lineRule="auto"/>
      </w:pPr>
      <w:r>
        <w:t>The Approval Email was sent to the customer on 4</w:t>
      </w:r>
      <w:r w:rsidRPr="000F51FD">
        <w:rPr>
          <w:vertAlign w:val="superscript"/>
        </w:rPr>
        <w:t>th</w:t>
      </w:r>
      <w:r>
        <w:t xml:space="preserve"> Jan which will be the start of cooling period timer.  </w:t>
      </w:r>
    </w:p>
    <w:p w14:paraId="6F3D806D" w14:textId="77777777" w:rsidR="00FF0FB4" w:rsidRDefault="00FF0FB4" w:rsidP="003E3F52">
      <w:pPr>
        <w:pStyle w:val="ListParagraph"/>
        <w:numPr>
          <w:ilvl w:val="0"/>
          <w:numId w:val="40"/>
        </w:numPr>
        <w:spacing w:line="360" w:lineRule="auto"/>
      </w:pPr>
      <w:r>
        <w:t>Now to serve the cooling period, the duration of cooling period was already started on 4</w:t>
      </w:r>
      <w:r w:rsidRPr="000F51FD">
        <w:rPr>
          <w:vertAlign w:val="superscript"/>
        </w:rPr>
        <w:t>th</w:t>
      </w:r>
      <w:r>
        <w:t xml:space="preserve"> Jan and even if Instance 2 combined with WI later 13</w:t>
      </w:r>
      <w:r w:rsidRPr="000F51FD">
        <w:rPr>
          <w:vertAlign w:val="superscript"/>
        </w:rPr>
        <w:t>th</w:t>
      </w:r>
      <w:r>
        <w:t xml:space="preserve"> Jan, the cooling period expiry will be set for 9</w:t>
      </w:r>
      <w:r w:rsidRPr="000F51FD">
        <w:rPr>
          <w:vertAlign w:val="superscript"/>
        </w:rPr>
        <w:t>th</w:t>
      </w:r>
      <w:r>
        <w:t xml:space="preserve"> Jan. (i.e., 5 days post approval email is sent). </w:t>
      </w:r>
    </w:p>
    <w:p w14:paraId="2574CA6A" w14:textId="77777777" w:rsidR="00FF0FB4" w:rsidRDefault="00FF0FB4" w:rsidP="003E3F52">
      <w:pPr>
        <w:pStyle w:val="ListParagraph"/>
        <w:numPr>
          <w:ilvl w:val="0"/>
          <w:numId w:val="40"/>
        </w:numPr>
        <w:spacing w:line="360" w:lineRule="auto"/>
      </w:pPr>
      <w:r>
        <w:t>In this case the WI will move ahead on 13</w:t>
      </w:r>
      <w:r w:rsidRPr="0018186D">
        <w:rPr>
          <w:vertAlign w:val="superscript"/>
        </w:rPr>
        <w:t>th</w:t>
      </w:r>
      <w:r>
        <w:t xml:space="preserve"> Jan to the Disbursal stage. </w:t>
      </w:r>
    </w:p>
    <w:p w14:paraId="0C85FEE1" w14:textId="77777777" w:rsidR="00FF0FB4" w:rsidRDefault="00FF0FB4" w:rsidP="003E3F52">
      <w:pPr>
        <w:pStyle w:val="ListParagraph"/>
        <w:numPr>
          <w:ilvl w:val="0"/>
          <w:numId w:val="40"/>
        </w:numPr>
        <w:spacing w:line="360" w:lineRule="auto"/>
      </w:pPr>
      <w:r>
        <w:t xml:space="preserve">If post expiry of cooling period, Instance 2 is not done WI will wait for Instance 2. As soon as Instance 2 is completed, the WI will move ahead. </w:t>
      </w:r>
    </w:p>
    <w:p w14:paraId="0B8FC453" w14:textId="77777777" w:rsidR="00FF0FB4" w:rsidRDefault="00FF0FB4" w:rsidP="003E3F52">
      <w:pPr>
        <w:pStyle w:val="ListParagraph"/>
        <w:numPr>
          <w:ilvl w:val="0"/>
          <w:numId w:val="99"/>
        </w:numPr>
        <w:spacing w:line="360" w:lineRule="auto"/>
      </w:pPr>
      <w:r w:rsidRPr="004B17E5">
        <w:rPr>
          <w:b/>
          <w:bCs/>
        </w:rPr>
        <w:t>Scenario 2: Five days Cooling Period was required; and Instance 1 was completed after Instance 2</w:t>
      </w:r>
      <w:r>
        <w:t>:</w:t>
      </w:r>
    </w:p>
    <w:p w14:paraId="256B5BAD" w14:textId="77777777" w:rsidR="00FF0FB4" w:rsidRDefault="00FF0FB4" w:rsidP="003E3F52">
      <w:pPr>
        <w:pStyle w:val="ListParagraph"/>
        <w:numPr>
          <w:ilvl w:val="0"/>
          <w:numId w:val="41"/>
        </w:numPr>
        <w:spacing w:line="360" w:lineRule="auto"/>
      </w:pPr>
      <w:commentRangeStart w:id="133"/>
      <w:commentRangeStart w:id="134"/>
      <w:r>
        <w:t>Let’s suppose Instance 2 (LC/STL) was completed on 1</w:t>
      </w:r>
      <w:r w:rsidRPr="00960AC5">
        <w:rPr>
          <w:vertAlign w:val="superscript"/>
        </w:rPr>
        <w:t>st</w:t>
      </w:r>
      <w:r>
        <w:t xml:space="preserve"> Jan and WI went to Collect queue. The Instance 1 (Doc Stamping) was completed on 4</w:t>
      </w:r>
      <w:r w:rsidRPr="001C4F2D">
        <w:rPr>
          <w:vertAlign w:val="superscript"/>
        </w:rPr>
        <w:t>th</w:t>
      </w:r>
      <w:r>
        <w:t xml:space="preserve"> Jan and WI went to Collect Stage. </w:t>
      </w:r>
      <w:commentRangeEnd w:id="133"/>
      <w:r>
        <w:rPr>
          <w:rStyle w:val="CommentReference"/>
          <w:sz w:val="24"/>
          <w:szCs w:val="20"/>
        </w:rPr>
        <w:commentReference w:id="133"/>
      </w:r>
      <w:commentRangeEnd w:id="134"/>
      <w:r>
        <w:rPr>
          <w:rStyle w:val="CommentReference"/>
          <w:sz w:val="24"/>
          <w:szCs w:val="20"/>
        </w:rPr>
        <w:commentReference w:id="134"/>
      </w:r>
      <w:r>
        <w:t>Where approval email was sent to the customer on 3</w:t>
      </w:r>
      <w:r w:rsidRPr="002863E4">
        <w:rPr>
          <w:vertAlign w:val="superscript"/>
        </w:rPr>
        <w:t>rd</w:t>
      </w:r>
      <w:r>
        <w:t xml:space="preserve"> Jan. </w:t>
      </w:r>
    </w:p>
    <w:p w14:paraId="22A8C62E" w14:textId="77777777" w:rsidR="00FF0FB4" w:rsidRDefault="00FF0FB4" w:rsidP="003E3F52">
      <w:pPr>
        <w:pStyle w:val="ListParagraph"/>
        <w:numPr>
          <w:ilvl w:val="0"/>
          <w:numId w:val="41"/>
        </w:numPr>
        <w:spacing w:line="360" w:lineRule="auto"/>
      </w:pPr>
      <w:r>
        <w:t>Now to serve the cooling period, the duration of the cooling period will start from 3</w:t>
      </w:r>
      <w:r w:rsidRPr="002863E4">
        <w:rPr>
          <w:vertAlign w:val="superscript"/>
        </w:rPr>
        <w:t>rd</w:t>
      </w:r>
      <w:r>
        <w:t xml:space="preserve"> Jan onwards even if Instance 2 was completed on 1</w:t>
      </w:r>
      <w:r w:rsidRPr="008D48EB">
        <w:rPr>
          <w:vertAlign w:val="superscript"/>
        </w:rPr>
        <w:t>st</w:t>
      </w:r>
      <w:r>
        <w:t xml:space="preserve"> Jan itself, the cooling period expiry will be set for 8</w:t>
      </w:r>
      <w:r w:rsidRPr="004B4A66">
        <w:rPr>
          <w:vertAlign w:val="superscript"/>
        </w:rPr>
        <w:t>th</w:t>
      </w:r>
      <w:r>
        <w:t xml:space="preserve"> Jan (i.e., 5 days post approval email is sent). </w:t>
      </w:r>
    </w:p>
    <w:p w14:paraId="3FC78D61" w14:textId="77777777" w:rsidR="00FF0FB4" w:rsidRDefault="00FF0FB4" w:rsidP="003E3F52">
      <w:pPr>
        <w:pStyle w:val="ListParagraph"/>
        <w:numPr>
          <w:ilvl w:val="0"/>
          <w:numId w:val="41"/>
        </w:numPr>
        <w:spacing w:line="360" w:lineRule="auto"/>
      </w:pPr>
      <w:r>
        <w:t xml:space="preserve">In this case, where Instance 2 is already completed, post expiry of Cooling period the WI will move ahead. </w:t>
      </w:r>
    </w:p>
    <w:p w14:paraId="1FC60E11" w14:textId="77777777" w:rsidR="00FF0FB4" w:rsidRDefault="00FF0FB4" w:rsidP="00FF0FB4">
      <w:pPr>
        <w:spacing w:line="360" w:lineRule="auto"/>
      </w:pPr>
    </w:p>
    <w:p w14:paraId="0C166E02" w14:textId="77777777" w:rsidR="00FF0FB4" w:rsidRDefault="00FF0FB4" w:rsidP="00FF0FB4">
      <w:pPr>
        <w:spacing w:line="360" w:lineRule="auto"/>
      </w:pPr>
      <w:r>
        <w:lastRenderedPageBreak/>
        <w:t xml:space="preserve">The WI will move as per: </w:t>
      </w:r>
    </w:p>
    <w:p w14:paraId="5386EF4F" w14:textId="77777777" w:rsidR="00FF0FB4" w:rsidRDefault="00FF0FB4" w:rsidP="00FF0FB4">
      <w:pPr>
        <w:spacing w:line="360" w:lineRule="auto"/>
      </w:pPr>
    </w:p>
    <w:tbl>
      <w:tblPr>
        <w:tblStyle w:val="TableGrid"/>
        <w:tblW w:w="0" w:type="auto"/>
        <w:tblLook w:val="04A0" w:firstRow="1" w:lastRow="0" w:firstColumn="1" w:lastColumn="0" w:noHBand="0" w:noVBand="1"/>
      </w:tblPr>
      <w:tblGrid>
        <w:gridCol w:w="3005"/>
        <w:gridCol w:w="3005"/>
        <w:gridCol w:w="3006"/>
      </w:tblGrid>
      <w:tr w:rsidR="00FF0FB4" w:rsidRPr="005A2F83" w14:paraId="7D47B512" w14:textId="77777777" w:rsidTr="00095AEB">
        <w:tc>
          <w:tcPr>
            <w:tcW w:w="3005" w:type="dxa"/>
          </w:tcPr>
          <w:p w14:paraId="7A978675" w14:textId="77777777" w:rsidR="00FF0FB4" w:rsidRPr="005A2F83" w:rsidRDefault="00FF0FB4" w:rsidP="00095AEB">
            <w:pPr>
              <w:spacing w:line="360" w:lineRule="auto"/>
              <w:rPr>
                <w:b/>
                <w:bCs/>
                <w:sz w:val="22"/>
                <w:szCs w:val="22"/>
              </w:rPr>
            </w:pPr>
            <w:r w:rsidRPr="005A2F83">
              <w:rPr>
                <w:b/>
                <w:bCs/>
                <w:sz w:val="22"/>
                <w:szCs w:val="22"/>
              </w:rPr>
              <w:t>Decision</w:t>
            </w:r>
          </w:p>
        </w:tc>
        <w:tc>
          <w:tcPr>
            <w:tcW w:w="3005" w:type="dxa"/>
          </w:tcPr>
          <w:p w14:paraId="220E31C3" w14:textId="77777777" w:rsidR="00FF0FB4" w:rsidRPr="005A2F83" w:rsidRDefault="00FF0FB4" w:rsidP="00095AEB">
            <w:pPr>
              <w:spacing w:line="360" w:lineRule="auto"/>
              <w:rPr>
                <w:b/>
                <w:bCs/>
                <w:sz w:val="22"/>
                <w:szCs w:val="22"/>
              </w:rPr>
            </w:pPr>
            <w:r w:rsidRPr="005A2F83">
              <w:rPr>
                <w:b/>
                <w:bCs/>
                <w:sz w:val="22"/>
                <w:szCs w:val="22"/>
              </w:rPr>
              <w:t>Condition</w:t>
            </w:r>
          </w:p>
        </w:tc>
        <w:tc>
          <w:tcPr>
            <w:tcW w:w="3006" w:type="dxa"/>
          </w:tcPr>
          <w:p w14:paraId="1597D80A" w14:textId="77777777" w:rsidR="00FF0FB4" w:rsidRPr="005A2F83" w:rsidRDefault="00FF0FB4" w:rsidP="00095AEB">
            <w:pPr>
              <w:spacing w:line="360" w:lineRule="auto"/>
              <w:rPr>
                <w:b/>
                <w:bCs/>
                <w:sz w:val="22"/>
                <w:szCs w:val="22"/>
              </w:rPr>
            </w:pPr>
            <w:r w:rsidRPr="005A2F83">
              <w:rPr>
                <w:b/>
                <w:bCs/>
                <w:sz w:val="22"/>
                <w:szCs w:val="22"/>
              </w:rPr>
              <w:t xml:space="preserve">WI moves to </w:t>
            </w:r>
          </w:p>
        </w:tc>
      </w:tr>
      <w:tr w:rsidR="00FF0FB4" w:rsidRPr="005A2F83" w14:paraId="2F059287" w14:textId="77777777" w:rsidTr="00095AEB">
        <w:tc>
          <w:tcPr>
            <w:tcW w:w="3005" w:type="dxa"/>
          </w:tcPr>
          <w:p w14:paraId="42FA71A5" w14:textId="77777777" w:rsidR="00FF0FB4" w:rsidRPr="005A2F83" w:rsidRDefault="00FF0FB4" w:rsidP="00095AEB">
            <w:pPr>
              <w:spacing w:line="360" w:lineRule="auto"/>
              <w:rPr>
                <w:sz w:val="22"/>
                <w:szCs w:val="22"/>
              </w:rPr>
            </w:pPr>
            <w:r w:rsidRPr="005A2F83">
              <w:rPr>
                <w:sz w:val="22"/>
                <w:szCs w:val="22"/>
              </w:rPr>
              <w:t>Success</w:t>
            </w:r>
          </w:p>
        </w:tc>
        <w:tc>
          <w:tcPr>
            <w:tcW w:w="3005" w:type="dxa"/>
          </w:tcPr>
          <w:p w14:paraId="1CE69565" w14:textId="77777777" w:rsidR="00FF0FB4" w:rsidRPr="005A2F83" w:rsidRDefault="00FF0FB4" w:rsidP="00095AEB">
            <w:pPr>
              <w:spacing w:line="360" w:lineRule="auto"/>
              <w:rPr>
                <w:sz w:val="22"/>
                <w:szCs w:val="22"/>
              </w:rPr>
            </w:pPr>
            <w:r w:rsidRPr="005A2F83">
              <w:rPr>
                <w:sz w:val="22"/>
                <w:szCs w:val="22"/>
              </w:rPr>
              <w:t>Both Instances Collected and Cooling Period = No</w:t>
            </w:r>
          </w:p>
        </w:tc>
        <w:tc>
          <w:tcPr>
            <w:tcW w:w="3006" w:type="dxa"/>
          </w:tcPr>
          <w:p w14:paraId="54FDFDFC" w14:textId="77777777" w:rsidR="00FF0FB4" w:rsidRPr="005A2F83" w:rsidRDefault="00FF0FB4" w:rsidP="00095AEB">
            <w:pPr>
              <w:spacing w:line="360" w:lineRule="auto"/>
              <w:rPr>
                <w:sz w:val="22"/>
                <w:szCs w:val="22"/>
              </w:rPr>
            </w:pPr>
            <w:r w:rsidRPr="005A2F83">
              <w:rPr>
                <w:sz w:val="22"/>
                <w:szCs w:val="22"/>
              </w:rPr>
              <w:t>Disbursal Checker</w:t>
            </w:r>
          </w:p>
        </w:tc>
      </w:tr>
      <w:tr w:rsidR="00FF0FB4" w:rsidRPr="005A2F83" w14:paraId="3491244D" w14:textId="77777777" w:rsidTr="00095AEB">
        <w:tc>
          <w:tcPr>
            <w:tcW w:w="3005" w:type="dxa"/>
          </w:tcPr>
          <w:p w14:paraId="03D300B1" w14:textId="71999B84" w:rsidR="00FF0FB4" w:rsidRPr="005A2F83" w:rsidRDefault="00FF0FB4" w:rsidP="00095AEB">
            <w:pPr>
              <w:spacing w:line="360" w:lineRule="auto"/>
              <w:rPr>
                <w:sz w:val="22"/>
                <w:szCs w:val="22"/>
              </w:rPr>
            </w:pPr>
          </w:p>
        </w:tc>
        <w:tc>
          <w:tcPr>
            <w:tcW w:w="3005" w:type="dxa"/>
          </w:tcPr>
          <w:p w14:paraId="50CE29E4" w14:textId="77777777" w:rsidR="00FF0FB4" w:rsidRPr="005A2F83" w:rsidRDefault="00FF0FB4" w:rsidP="00095AEB">
            <w:pPr>
              <w:spacing w:line="360" w:lineRule="auto"/>
              <w:rPr>
                <w:sz w:val="22"/>
                <w:szCs w:val="22"/>
              </w:rPr>
            </w:pPr>
            <w:r w:rsidRPr="005A2F83">
              <w:rPr>
                <w:sz w:val="22"/>
                <w:szCs w:val="22"/>
              </w:rPr>
              <w:t>Both Instances Collected and Cooling Period = Yes &amp; Served (After expiry)</w:t>
            </w:r>
          </w:p>
        </w:tc>
        <w:tc>
          <w:tcPr>
            <w:tcW w:w="3006" w:type="dxa"/>
          </w:tcPr>
          <w:p w14:paraId="1029F463" w14:textId="77777777" w:rsidR="00FF0FB4" w:rsidRPr="005A2F83" w:rsidRDefault="00FF0FB4" w:rsidP="00095AEB">
            <w:pPr>
              <w:spacing w:line="360" w:lineRule="auto"/>
              <w:rPr>
                <w:sz w:val="22"/>
                <w:szCs w:val="22"/>
              </w:rPr>
            </w:pPr>
            <w:r w:rsidRPr="005A2F83">
              <w:rPr>
                <w:sz w:val="22"/>
                <w:szCs w:val="22"/>
              </w:rPr>
              <w:t xml:space="preserve">Disbursal Checker </w:t>
            </w:r>
          </w:p>
        </w:tc>
      </w:tr>
      <w:tr w:rsidR="00C7609B" w:rsidRPr="005A2F83" w14:paraId="35D44CC9" w14:textId="77777777" w:rsidTr="00095AEB">
        <w:tc>
          <w:tcPr>
            <w:tcW w:w="3005" w:type="dxa"/>
          </w:tcPr>
          <w:p w14:paraId="75003AB6" w14:textId="1C047217" w:rsidR="00C7609B" w:rsidRPr="005A2F83" w:rsidRDefault="00C7609B" w:rsidP="00095AEB">
            <w:pPr>
              <w:spacing w:line="360" w:lineRule="auto"/>
              <w:rPr>
                <w:sz w:val="22"/>
                <w:szCs w:val="22"/>
              </w:rPr>
            </w:pPr>
          </w:p>
        </w:tc>
        <w:tc>
          <w:tcPr>
            <w:tcW w:w="3005" w:type="dxa"/>
          </w:tcPr>
          <w:p w14:paraId="3E69A492" w14:textId="77777777" w:rsidR="0077775D" w:rsidRPr="005A2F83" w:rsidRDefault="0077775D" w:rsidP="0077775D">
            <w:pPr>
              <w:suppressAutoHyphens w:val="0"/>
              <w:spacing w:line="240" w:lineRule="auto"/>
              <w:rPr>
                <w:rFonts w:cs="Calibri"/>
                <w:color w:val="000000"/>
                <w:sz w:val="22"/>
                <w:szCs w:val="22"/>
                <w:lang w:eastAsia="en-US"/>
              </w:rPr>
            </w:pPr>
            <w:r w:rsidRPr="005A2F83">
              <w:rPr>
                <w:rFonts w:cs="Calibri"/>
                <w:color w:val="000000"/>
                <w:sz w:val="22"/>
                <w:szCs w:val="22"/>
              </w:rPr>
              <w:t xml:space="preserve">If Sub-Product = Secondary Bank LC | STL Required | Cross Sell = CC | Primary MCQ Issuance Before CC = No </w:t>
            </w:r>
          </w:p>
          <w:p w14:paraId="24D95CAB" w14:textId="0F2AC5C7" w:rsidR="00C7609B" w:rsidRPr="005A2F83" w:rsidRDefault="00C7609B" w:rsidP="00095AEB">
            <w:pPr>
              <w:spacing w:line="360" w:lineRule="auto"/>
              <w:rPr>
                <w:sz w:val="22"/>
                <w:szCs w:val="22"/>
              </w:rPr>
            </w:pPr>
          </w:p>
        </w:tc>
        <w:tc>
          <w:tcPr>
            <w:tcW w:w="3006" w:type="dxa"/>
          </w:tcPr>
          <w:p w14:paraId="41C4CC09" w14:textId="4D7CCCED" w:rsidR="00C7609B" w:rsidRPr="005A2F83" w:rsidRDefault="005A2F83" w:rsidP="00095AEB">
            <w:pPr>
              <w:spacing w:line="360" w:lineRule="auto"/>
              <w:rPr>
                <w:sz w:val="22"/>
                <w:szCs w:val="22"/>
              </w:rPr>
            </w:pPr>
            <w:r w:rsidRPr="005A2F83">
              <w:rPr>
                <w:sz w:val="22"/>
                <w:szCs w:val="22"/>
              </w:rPr>
              <w:t>Card CRU (Child WI)</w:t>
            </w:r>
          </w:p>
        </w:tc>
      </w:tr>
      <w:tr w:rsidR="005A2F83" w:rsidRPr="005A2F83" w14:paraId="1F35E809" w14:textId="77777777" w:rsidTr="00095AEB">
        <w:tc>
          <w:tcPr>
            <w:tcW w:w="3005" w:type="dxa"/>
          </w:tcPr>
          <w:p w14:paraId="149791F0" w14:textId="77777777" w:rsidR="005A2F83" w:rsidRPr="005A2F83" w:rsidRDefault="005A2F83" w:rsidP="00095AEB">
            <w:pPr>
              <w:spacing w:line="360" w:lineRule="auto"/>
              <w:rPr>
                <w:sz w:val="22"/>
                <w:szCs w:val="22"/>
              </w:rPr>
            </w:pPr>
          </w:p>
        </w:tc>
        <w:tc>
          <w:tcPr>
            <w:tcW w:w="3005" w:type="dxa"/>
          </w:tcPr>
          <w:p w14:paraId="5593E0DA" w14:textId="737AFECE" w:rsidR="005A2F83" w:rsidRPr="005A2F83" w:rsidRDefault="005A2F83" w:rsidP="005A2F83">
            <w:pPr>
              <w:suppressAutoHyphens w:val="0"/>
              <w:spacing w:line="240" w:lineRule="auto"/>
              <w:rPr>
                <w:rFonts w:cs="Calibri"/>
                <w:color w:val="000000"/>
                <w:sz w:val="22"/>
                <w:szCs w:val="22"/>
                <w:lang w:eastAsia="en-US"/>
              </w:rPr>
            </w:pPr>
            <w:r w:rsidRPr="005A2F83">
              <w:rPr>
                <w:rFonts w:cs="Calibri"/>
                <w:color w:val="000000"/>
                <w:sz w:val="22"/>
                <w:szCs w:val="22"/>
              </w:rPr>
              <w:t xml:space="preserve">If Sub-Product = Secondary Bank LC | STL Not Required | Cross Sell = CC | Primary MCQ issuance Before CC = No </w:t>
            </w:r>
          </w:p>
          <w:p w14:paraId="15C64EF9" w14:textId="77777777" w:rsidR="005A2F83" w:rsidRPr="005A2F83" w:rsidRDefault="005A2F83" w:rsidP="0077775D">
            <w:pPr>
              <w:suppressAutoHyphens w:val="0"/>
              <w:spacing w:line="240" w:lineRule="auto"/>
              <w:rPr>
                <w:rFonts w:cs="Calibri"/>
                <w:color w:val="000000"/>
                <w:sz w:val="22"/>
                <w:szCs w:val="22"/>
              </w:rPr>
            </w:pPr>
          </w:p>
        </w:tc>
        <w:tc>
          <w:tcPr>
            <w:tcW w:w="3006" w:type="dxa"/>
          </w:tcPr>
          <w:p w14:paraId="73D0756E" w14:textId="4114C84D" w:rsidR="005A2F83" w:rsidRPr="005A2F83" w:rsidRDefault="005A2F83" w:rsidP="00095AEB">
            <w:pPr>
              <w:spacing w:line="360" w:lineRule="auto"/>
              <w:rPr>
                <w:sz w:val="22"/>
                <w:szCs w:val="22"/>
              </w:rPr>
            </w:pPr>
            <w:r w:rsidRPr="005A2F83">
              <w:rPr>
                <w:sz w:val="22"/>
                <w:szCs w:val="22"/>
              </w:rPr>
              <w:t>Card CRU (Child WI)</w:t>
            </w:r>
          </w:p>
        </w:tc>
      </w:tr>
    </w:tbl>
    <w:p w14:paraId="3F2A6980" w14:textId="77777777" w:rsidR="00FF0FB4" w:rsidRDefault="00FF0FB4" w:rsidP="00FF0FB4"/>
    <w:p w14:paraId="591E30EF" w14:textId="77777777" w:rsidR="00FF0FB4" w:rsidRDefault="00FF0FB4" w:rsidP="00FF0FB4"/>
    <w:p w14:paraId="76482E11" w14:textId="77777777" w:rsidR="00FF0FB4" w:rsidRDefault="00FF0FB4" w:rsidP="005F30F3">
      <w:pPr>
        <w:pStyle w:val="Heading3"/>
        <w:numPr>
          <w:ilvl w:val="2"/>
          <w:numId w:val="116"/>
        </w:numPr>
      </w:pPr>
      <w:bookmarkStart w:id="135" w:name="_Toc206760693"/>
      <w:r>
        <w:t>Access Details</w:t>
      </w:r>
      <w:bookmarkEnd w:id="135"/>
      <w:r>
        <w:t xml:space="preserve"> </w:t>
      </w:r>
    </w:p>
    <w:p w14:paraId="4A1C3BEF" w14:textId="77777777" w:rsidR="00FF0FB4" w:rsidRDefault="00FF0FB4" w:rsidP="00FF0FB4"/>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FF0FB4" w:rsidRPr="009B444E" w14:paraId="712CC7F2" w14:textId="77777777" w:rsidTr="00095AEB">
        <w:tc>
          <w:tcPr>
            <w:tcW w:w="3681" w:type="dxa"/>
          </w:tcPr>
          <w:p w14:paraId="3834201C" w14:textId="77777777" w:rsidR="00FF0FB4" w:rsidRPr="009B444E" w:rsidRDefault="00FF0FB4" w:rsidP="00095AEB">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42C0954F" w14:textId="77777777" w:rsidR="00FF0FB4" w:rsidRPr="009B444E" w:rsidRDefault="00FF0FB4" w:rsidP="00095AEB">
            <w:pPr>
              <w:pStyle w:val="ListParagraph"/>
              <w:spacing w:line="360" w:lineRule="auto"/>
              <w:ind w:left="43"/>
              <w:jc w:val="both"/>
              <w:rPr>
                <w:rFonts w:eastAsia="Calibri" w:cs="Arial"/>
                <w:szCs w:val="24"/>
              </w:rPr>
            </w:pPr>
            <w:r w:rsidRPr="009B444E">
              <w:rPr>
                <w:rFonts w:eastAsia="Calibri" w:cs="Arial"/>
                <w:szCs w:val="24"/>
              </w:rPr>
              <w:t xml:space="preserve">The </w:t>
            </w:r>
            <w:r>
              <w:rPr>
                <w:rFonts w:eastAsia="Calibri" w:cs="Arial"/>
                <w:szCs w:val="24"/>
              </w:rPr>
              <w:t xml:space="preserve">system </w:t>
            </w:r>
            <w:r w:rsidRPr="009B444E">
              <w:rPr>
                <w:rFonts w:eastAsia="Calibri" w:cs="Arial"/>
                <w:szCs w:val="24"/>
              </w:rPr>
              <w:t xml:space="preserve">queue will be accessed by </w:t>
            </w:r>
            <w:r>
              <w:rPr>
                <w:rFonts w:eastAsia="Calibri" w:cs="Arial"/>
                <w:szCs w:val="24"/>
              </w:rPr>
              <w:t xml:space="preserve">users added to the Query group. </w:t>
            </w:r>
          </w:p>
        </w:tc>
      </w:tr>
      <w:tr w:rsidR="00FF0FB4" w:rsidRPr="009B444E" w14:paraId="165CC916" w14:textId="77777777" w:rsidTr="00095AEB">
        <w:tc>
          <w:tcPr>
            <w:tcW w:w="3681" w:type="dxa"/>
          </w:tcPr>
          <w:p w14:paraId="5DFF7D5B" w14:textId="77777777" w:rsidR="00FF0FB4" w:rsidRPr="009B444E" w:rsidRDefault="00FF0FB4" w:rsidP="00095AEB">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2D79025F" w14:textId="77777777" w:rsidR="00FF0FB4" w:rsidRPr="009B444E" w:rsidRDefault="00FF0FB4" w:rsidP="00095AEB">
            <w:pPr>
              <w:pStyle w:val="ListParagraph"/>
              <w:spacing w:line="360" w:lineRule="auto"/>
              <w:ind w:left="0"/>
              <w:jc w:val="both"/>
              <w:rPr>
                <w:rFonts w:eastAsia="Calibri" w:cs="Arial"/>
                <w:szCs w:val="24"/>
              </w:rPr>
            </w:pPr>
            <w:r>
              <w:rPr>
                <w:rFonts w:eastAsia="Calibri" w:cs="Arial"/>
                <w:szCs w:val="24"/>
              </w:rPr>
              <w:t>NA</w:t>
            </w:r>
          </w:p>
        </w:tc>
      </w:tr>
      <w:tr w:rsidR="00FF0FB4" w:rsidRPr="009B444E" w14:paraId="7B0739B0" w14:textId="77777777" w:rsidTr="00095AEB">
        <w:tc>
          <w:tcPr>
            <w:tcW w:w="3681" w:type="dxa"/>
          </w:tcPr>
          <w:p w14:paraId="009B0AEA" w14:textId="77777777" w:rsidR="00FF0FB4" w:rsidRPr="009B444E" w:rsidRDefault="00FF0FB4" w:rsidP="00095AEB">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56FE7624" w14:textId="77777777" w:rsidR="00FF0FB4" w:rsidRPr="009B444E" w:rsidRDefault="00FF0FB4" w:rsidP="00095AEB">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FF0FB4" w:rsidRPr="009B444E" w14:paraId="0029DB33" w14:textId="77777777" w:rsidTr="00095AEB">
        <w:tc>
          <w:tcPr>
            <w:tcW w:w="3681" w:type="dxa"/>
          </w:tcPr>
          <w:p w14:paraId="5F3D0ED8" w14:textId="77777777" w:rsidR="00FF0FB4" w:rsidRPr="009B444E" w:rsidRDefault="00FF0FB4" w:rsidP="00095AEB">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446F62B0" w14:textId="77777777" w:rsidR="00FF0FB4" w:rsidRPr="009B444E" w:rsidRDefault="00FF0FB4" w:rsidP="00095AEB">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FF0FB4" w:rsidRPr="009B444E" w14:paraId="2BF9E8F3" w14:textId="77777777" w:rsidTr="00095AEB">
        <w:tc>
          <w:tcPr>
            <w:tcW w:w="3681" w:type="dxa"/>
          </w:tcPr>
          <w:p w14:paraId="60CADE29" w14:textId="77777777" w:rsidR="00FF0FB4" w:rsidRPr="009B444E" w:rsidRDefault="00FF0FB4" w:rsidP="00095AEB">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61B9B24C" w14:textId="77777777" w:rsidR="00FF0FB4" w:rsidRPr="009B444E" w:rsidRDefault="00FF0FB4" w:rsidP="00095AEB">
            <w:pPr>
              <w:pStyle w:val="ListParagraph"/>
              <w:spacing w:line="360" w:lineRule="auto"/>
              <w:ind w:left="0"/>
              <w:jc w:val="both"/>
              <w:rPr>
                <w:rFonts w:eastAsia="Calibri" w:cs="Arial"/>
                <w:szCs w:val="24"/>
              </w:rPr>
            </w:pPr>
            <w:r w:rsidRPr="009B444E">
              <w:rPr>
                <w:rFonts w:eastAsia="Calibri" w:cs="Arial"/>
                <w:szCs w:val="24"/>
              </w:rPr>
              <w:t>None</w:t>
            </w:r>
          </w:p>
        </w:tc>
      </w:tr>
    </w:tbl>
    <w:p w14:paraId="2D6A75DD" w14:textId="77777777" w:rsidR="00FF0FB4" w:rsidRDefault="00FF0FB4" w:rsidP="00FF0FB4"/>
    <w:p w14:paraId="683872FA" w14:textId="77777777" w:rsidR="00FF0FB4" w:rsidRDefault="00FF0FB4" w:rsidP="00FF0FB4"/>
    <w:p w14:paraId="589FDCE6" w14:textId="4795D6D5" w:rsidR="00FF0FB4" w:rsidRDefault="009A7BFB" w:rsidP="005F30F3">
      <w:pPr>
        <w:pStyle w:val="Heading2"/>
        <w:numPr>
          <w:ilvl w:val="1"/>
          <w:numId w:val="116"/>
        </w:numPr>
      </w:pPr>
      <w:bookmarkStart w:id="136" w:name="_Toc206760694"/>
      <w:r>
        <w:t>Collect 2</w:t>
      </w:r>
      <w:bookmarkEnd w:id="136"/>
    </w:p>
    <w:p w14:paraId="7E0773AB" w14:textId="77777777" w:rsidR="009A7BFB" w:rsidRPr="009A7BFB" w:rsidRDefault="009A7BFB" w:rsidP="009A7BFB"/>
    <w:p w14:paraId="7C86EB30" w14:textId="3CD6E3C8" w:rsidR="009A7BFB" w:rsidRDefault="006D17DE" w:rsidP="005F30F3">
      <w:pPr>
        <w:pStyle w:val="Heading3"/>
        <w:numPr>
          <w:ilvl w:val="2"/>
          <w:numId w:val="116"/>
        </w:numPr>
        <w:ind w:left="1080"/>
      </w:pPr>
      <w:bookmarkStart w:id="137" w:name="_Toc206760695"/>
      <w:r>
        <w:t>Description</w:t>
      </w:r>
      <w:bookmarkEnd w:id="137"/>
      <w:r>
        <w:t xml:space="preserve"> </w:t>
      </w:r>
    </w:p>
    <w:p w14:paraId="09F2F1B3" w14:textId="77777777" w:rsidR="006D17DE" w:rsidRDefault="006D17DE" w:rsidP="003E3F52">
      <w:pPr>
        <w:pStyle w:val="ListParagraph"/>
        <w:numPr>
          <w:ilvl w:val="0"/>
          <w:numId w:val="93"/>
        </w:numPr>
        <w:spacing w:line="360" w:lineRule="auto"/>
      </w:pPr>
      <w:r>
        <w:t>This will be a system queue. i.e., the users will not have access to this queue.</w:t>
      </w:r>
    </w:p>
    <w:p w14:paraId="482F0AD0" w14:textId="77777777" w:rsidR="006D17DE" w:rsidRDefault="006D17DE" w:rsidP="003E3F52">
      <w:pPr>
        <w:pStyle w:val="ListParagraph"/>
        <w:numPr>
          <w:ilvl w:val="0"/>
          <w:numId w:val="93"/>
        </w:numPr>
        <w:spacing w:line="360" w:lineRule="auto"/>
      </w:pPr>
      <w:r>
        <w:t xml:space="preserve">The purpose of this queue is to hold the Parent WI if Child WI is not completed. </w:t>
      </w:r>
    </w:p>
    <w:p w14:paraId="4FBE9C89" w14:textId="1D359FF4" w:rsidR="006D17DE" w:rsidRDefault="006D17DE" w:rsidP="003E3F52">
      <w:pPr>
        <w:pStyle w:val="ListParagraph"/>
        <w:numPr>
          <w:ilvl w:val="0"/>
          <w:numId w:val="93"/>
        </w:numPr>
        <w:spacing w:line="360" w:lineRule="auto"/>
      </w:pPr>
      <w:r w:rsidRPr="004B17E5">
        <w:rPr>
          <w:b/>
          <w:bCs/>
        </w:rPr>
        <w:lastRenderedPageBreak/>
        <w:t>Instance 1</w:t>
      </w:r>
      <w:r>
        <w:rPr>
          <w:b/>
          <w:bCs/>
        </w:rPr>
        <w:t xml:space="preserve"> (</w:t>
      </w:r>
      <w:r w:rsidR="005118E5">
        <w:rPr>
          <w:b/>
          <w:bCs/>
        </w:rPr>
        <w:t>Parent</w:t>
      </w:r>
      <w:r>
        <w:rPr>
          <w:b/>
          <w:bCs/>
        </w:rPr>
        <w:t>)</w:t>
      </w:r>
      <w:r w:rsidRPr="004B17E5">
        <w:rPr>
          <w:b/>
          <w:bCs/>
        </w:rPr>
        <w:t>:</w:t>
      </w:r>
      <w:r>
        <w:t xml:space="preserve"> </w:t>
      </w:r>
      <w:r w:rsidR="005118E5">
        <w:t xml:space="preserve">WI moving from Original Verification on decision taken by the user as ‘Originals Verified’. </w:t>
      </w:r>
    </w:p>
    <w:p w14:paraId="7F9A622B" w14:textId="34DA4B64" w:rsidR="005118E5" w:rsidRDefault="006D17DE" w:rsidP="003E3F52">
      <w:pPr>
        <w:pStyle w:val="ListParagraph"/>
        <w:numPr>
          <w:ilvl w:val="0"/>
          <w:numId w:val="94"/>
        </w:numPr>
        <w:spacing w:line="360" w:lineRule="auto"/>
      </w:pPr>
      <w:r w:rsidRPr="005118E5">
        <w:rPr>
          <w:b/>
          <w:bCs/>
        </w:rPr>
        <w:t>Instance 2 (</w:t>
      </w:r>
      <w:r w:rsidR="005118E5" w:rsidRPr="005118E5">
        <w:rPr>
          <w:b/>
          <w:bCs/>
        </w:rPr>
        <w:t>Child</w:t>
      </w:r>
      <w:r w:rsidRPr="005118E5">
        <w:rPr>
          <w:b/>
          <w:bCs/>
        </w:rPr>
        <w:t>):</w:t>
      </w:r>
      <w:r w:rsidR="00DE7412">
        <w:rPr>
          <w:b/>
          <w:bCs/>
        </w:rPr>
        <w:t xml:space="preserve"> </w:t>
      </w:r>
      <w:r w:rsidR="005118E5">
        <w:t xml:space="preserve">Disbursal Communication child WIs </w:t>
      </w:r>
      <w:r w:rsidR="00DE7412">
        <w:t xml:space="preserve">for PL &amp; CC Products. </w:t>
      </w:r>
    </w:p>
    <w:p w14:paraId="27140D9A" w14:textId="60D251D6" w:rsidR="006D17DE" w:rsidRDefault="006D17DE" w:rsidP="003E3F52">
      <w:pPr>
        <w:pStyle w:val="ListParagraph"/>
        <w:numPr>
          <w:ilvl w:val="0"/>
          <w:numId w:val="94"/>
        </w:numPr>
        <w:spacing w:line="360" w:lineRule="auto"/>
      </w:pPr>
      <w:r>
        <w:t xml:space="preserve">If the Parent WI is completed first, it will wait on this queue for the child WI to get completed. </w:t>
      </w:r>
    </w:p>
    <w:p w14:paraId="475A8B36" w14:textId="073C0A90" w:rsidR="006D17DE" w:rsidRDefault="006D17DE" w:rsidP="003E3F52">
      <w:pPr>
        <w:pStyle w:val="ListParagraph"/>
        <w:numPr>
          <w:ilvl w:val="0"/>
          <w:numId w:val="94"/>
        </w:numPr>
        <w:spacing w:line="360" w:lineRule="auto"/>
      </w:pPr>
      <w:r>
        <w:t>If Child WI</w:t>
      </w:r>
      <w:r w:rsidR="009A26B3">
        <w:t>s</w:t>
      </w:r>
      <w:r>
        <w:t xml:space="preserve"> </w:t>
      </w:r>
      <w:r w:rsidR="009A26B3">
        <w:t>are</w:t>
      </w:r>
      <w:r>
        <w:t xml:space="preserve"> completed first, it will immediately be combined with Parent and WI will move ahead. </w:t>
      </w:r>
    </w:p>
    <w:p w14:paraId="779B6E48" w14:textId="77777777" w:rsidR="006D17DE" w:rsidRDefault="006D17DE" w:rsidP="003E3F52">
      <w:pPr>
        <w:pStyle w:val="ListParagraph"/>
        <w:numPr>
          <w:ilvl w:val="0"/>
          <w:numId w:val="94"/>
        </w:numPr>
        <w:spacing w:line="360" w:lineRule="auto"/>
      </w:pPr>
      <w:r>
        <w:t xml:space="preserve">The decisions of users for each instance will be combined into one WI and will be reflected in the decision history. </w:t>
      </w:r>
    </w:p>
    <w:p w14:paraId="20E2ADEE" w14:textId="77777777" w:rsidR="006D17DE" w:rsidRDefault="006D17DE" w:rsidP="003E3F52">
      <w:pPr>
        <w:pStyle w:val="ListParagraph"/>
        <w:numPr>
          <w:ilvl w:val="0"/>
          <w:numId w:val="94"/>
        </w:numPr>
        <w:spacing w:line="360" w:lineRule="auto"/>
      </w:pPr>
      <w:r>
        <w:t xml:space="preserve">If Parent WI is rejected from any stage, automatically child WI will also be rejected and will move ahead for Discard. </w:t>
      </w:r>
    </w:p>
    <w:p w14:paraId="33373AFC" w14:textId="77777777" w:rsidR="006D17DE" w:rsidRDefault="006D17DE" w:rsidP="003E3F52">
      <w:pPr>
        <w:pStyle w:val="ListParagraph"/>
        <w:numPr>
          <w:ilvl w:val="0"/>
          <w:numId w:val="94"/>
        </w:numPr>
        <w:spacing w:line="360" w:lineRule="auto"/>
      </w:pPr>
      <w:r>
        <w:t xml:space="preserve">If child WI will be rejected / auto-discarded from any stage, then Parent WI will be notified with same information. </w:t>
      </w:r>
    </w:p>
    <w:p w14:paraId="68DE9FE0" w14:textId="684B0A5E" w:rsidR="006D17DE" w:rsidRDefault="006D17DE" w:rsidP="003E3F52">
      <w:pPr>
        <w:pStyle w:val="ListParagraph"/>
        <w:numPr>
          <w:ilvl w:val="0"/>
          <w:numId w:val="62"/>
        </w:numPr>
        <w:spacing w:line="360" w:lineRule="auto"/>
      </w:pPr>
      <w:r>
        <w:t xml:space="preserve">If during that time the main WI is locked by a user, then system will throw alert to the user informing </w:t>
      </w:r>
      <w:r w:rsidR="002A3D7B">
        <w:t>about the</w:t>
      </w:r>
      <w:r>
        <w:t xml:space="preserve"> child WI which got discarded. </w:t>
      </w:r>
    </w:p>
    <w:p w14:paraId="7AEF19DF" w14:textId="13F2529A" w:rsidR="006D17DE" w:rsidRDefault="006D17DE" w:rsidP="003E3F52">
      <w:pPr>
        <w:pStyle w:val="ListParagraph"/>
        <w:numPr>
          <w:ilvl w:val="0"/>
          <w:numId w:val="62"/>
        </w:numPr>
        <w:spacing w:line="360" w:lineRule="auto"/>
      </w:pPr>
      <w:r>
        <w:t xml:space="preserve">If during that time the main WI is in a queue and not opened / locked by the user, then the status will be updated in the decision history as well as alert will be provided to the user whenever a user opens that WI. </w:t>
      </w:r>
    </w:p>
    <w:p w14:paraId="09493E3D" w14:textId="17781AB8" w:rsidR="004F06B8" w:rsidRDefault="004F06B8" w:rsidP="004F06B8">
      <w:pPr>
        <w:pStyle w:val="ListParagraph"/>
        <w:numPr>
          <w:ilvl w:val="0"/>
          <w:numId w:val="62"/>
        </w:numPr>
        <w:spacing w:line="360" w:lineRule="auto"/>
      </w:pPr>
      <w:r>
        <w:t>In such cases, the user can only send the main WI to Initiator Return Stage by selecting Return to Source as the decision.</w:t>
      </w:r>
    </w:p>
    <w:p w14:paraId="042AD125" w14:textId="77777777" w:rsidR="009C0C70" w:rsidRDefault="009C0C70" w:rsidP="009C0C70">
      <w:pPr>
        <w:spacing w:line="360" w:lineRule="auto"/>
      </w:pPr>
    </w:p>
    <w:p w14:paraId="0FB8E902" w14:textId="30A00FDA" w:rsidR="009C0C70" w:rsidRPr="006D17DE" w:rsidRDefault="009C0C70" w:rsidP="003E3F52">
      <w:pPr>
        <w:pStyle w:val="ListParagraph"/>
        <w:numPr>
          <w:ilvl w:val="0"/>
          <w:numId w:val="94"/>
        </w:numPr>
        <w:spacing w:line="360" w:lineRule="auto"/>
      </w:pPr>
      <w:r>
        <w:t xml:space="preserve">The WI will move to Exit once both Parent-Child Instances are Collected. </w:t>
      </w:r>
    </w:p>
    <w:p w14:paraId="245D35B6" w14:textId="77777777" w:rsidR="009A7BFB" w:rsidRDefault="009A7BFB" w:rsidP="00FF0FB4"/>
    <w:p w14:paraId="1B196C0A" w14:textId="3DBEA41F" w:rsidR="00AF06AB" w:rsidRDefault="00AF06AB" w:rsidP="005F30F3">
      <w:pPr>
        <w:pStyle w:val="Heading3"/>
        <w:numPr>
          <w:ilvl w:val="2"/>
          <w:numId w:val="116"/>
        </w:numPr>
      </w:pPr>
      <w:bookmarkStart w:id="138" w:name="_Toc206760696"/>
      <w:r>
        <w:t>Access Details</w:t>
      </w:r>
      <w:bookmarkEnd w:id="138"/>
      <w:r>
        <w:t xml:space="preserve"> </w:t>
      </w:r>
    </w:p>
    <w:p w14:paraId="3D14BFF8" w14:textId="77777777" w:rsidR="00412625" w:rsidRDefault="00412625" w:rsidP="00412625"/>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412625" w:rsidRPr="009B444E" w14:paraId="06FC751A" w14:textId="77777777" w:rsidTr="002800C4">
        <w:tc>
          <w:tcPr>
            <w:tcW w:w="3681" w:type="dxa"/>
          </w:tcPr>
          <w:p w14:paraId="3BF37468" w14:textId="77777777" w:rsidR="00412625" w:rsidRPr="009B444E" w:rsidRDefault="00412625" w:rsidP="002800C4">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05C58E9B" w14:textId="77777777" w:rsidR="00412625" w:rsidRPr="009B444E" w:rsidRDefault="00412625" w:rsidP="002800C4">
            <w:pPr>
              <w:pStyle w:val="ListParagraph"/>
              <w:spacing w:line="360" w:lineRule="auto"/>
              <w:ind w:left="43"/>
              <w:jc w:val="both"/>
              <w:rPr>
                <w:rFonts w:eastAsia="Calibri" w:cs="Arial"/>
                <w:szCs w:val="24"/>
              </w:rPr>
            </w:pPr>
            <w:r w:rsidRPr="009B444E">
              <w:rPr>
                <w:rFonts w:eastAsia="Calibri" w:cs="Arial"/>
                <w:szCs w:val="24"/>
              </w:rPr>
              <w:t xml:space="preserve">The </w:t>
            </w:r>
            <w:r>
              <w:rPr>
                <w:rFonts w:eastAsia="Calibri" w:cs="Arial"/>
                <w:szCs w:val="24"/>
              </w:rPr>
              <w:t xml:space="preserve">system </w:t>
            </w:r>
            <w:r w:rsidRPr="009B444E">
              <w:rPr>
                <w:rFonts w:eastAsia="Calibri" w:cs="Arial"/>
                <w:szCs w:val="24"/>
              </w:rPr>
              <w:t xml:space="preserve">queue will be accessed by </w:t>
            </w:r>
            <w:r>
              <w:rPr>
                <w:rFonts w:eastAsia="Calibri" w:cs="Arial"/>
                <w:szCs w:val="24"/>
              </w:rPr>
              <w:t xml:space="preserve">users added to the Query group. </w:t>
            </w:r>
          </w:p>
        </w:tc>
      </w:tr>
      <w:tr w:rsidR="00412625" w:rsidRPr="009B444E" w14:paraId="444E6EC9" w14:textId="77777777" w:rsidTr="002800C4">
        <w:tc>
          <w:tcPr>
            <w:tcW w:w="3681" w:type="dxa"/>
          </w:tcPr>
          <w:p w14:paraId="1E25210B" w14:textId="77777777" w:rsidR="00412625" w:rsidRPr="009B444E" w:rsidRDefault="00412625" w:rsidP="002800C4">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11715820" w14:textId="77777777" w:rsidR="00412625" w:rsidRPr="009B444E" w:rsidRDefault="00412625" w:rsidP="002800C4">
            <w:pPr>
              <w:pStyle w:val="ListParagraph"/>
              <w:spacing w:line="360" w:lineRule="auto"/>
              <w:ind w:left="0"/>
              <w:jc w:val="both"/>
              <w:rPr>
                <w:rFonts w:eastAsia="Calibri" w:cs="Arial"/>
                <w:szCs w:val="24"/>
              </w:rPr>
            </w:pPr>
            <w:r>
              <w:rPr>
                <w:rFonts w:eastAsia="Calibri" w:cs="Arial"/>
                <w:szCs w:val="24"/>
              </w:rPr>
              <w:t>NA</w:t>
            </w:r>
          </w:p>
        </w:tc>
      </w:tr>
      <w:tr w:rsidR="00412625" w:rsidRPr="009B444E" w14:paraId="6D191899" w14:textId="77777777" w:rsidTr="002800C4">
        <w:tc>
          <w:tcPr>
            <w:tcW w:w="3681" w:type="dxa"/>
          </w:tcPr>
          <w:p w14:paraId="0FFCE07A" w14:textId="77777777" w:rsidR="00412625" w:rsidRPr="009B444E" w:rsidRDefault="00412625" w:rsidP="002800C4">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733C586C" w14:textId="77777777" w:rsidR="00412625" w:rsidRPr="009B444E" w:rsidRDefault="00412625" w:rsidP="002800C4">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412625" w:rsidRPr="009B444E" w14:paraId="410DC27A" w14:textId="77777777" w:rsidTr="002800C4">
        <w:tc>
          <w:tcPr>
            <w:tcW w:w="3681" w:type="dxa"/>
          </w:tcPr>
          <w:p w14:paraId="76D19F0A" w14:textId="77777777" w:rsidR="00412625" w:rsidRPr="009B444E" w:rsidRDefault="00412625" w:rsidP="002800C4">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62CF2D67" w14:textId="77777777" w:rsidR="00412625" w:rsidRPr="009B444E" w:rsidRDefault="00412625" w:rsidP="002800C4">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412625" w:rsidRPr="009B444E" w14:paraId="20C9AE15" w14:textId="77777777" w:rsidTr="002800C4">
        <w:tc>
          <w:tcPr>
            <w:tcW w:w="3681" w:type="dxa"/>
          </w:tcPr>
          <w:p w14:paraId="47EA980A" w14:textId="77777777" w:rsidR="00412625" w:rsidRPr="009B444E" w:rsidRDefault="00412625" w:rsidP="002800C4">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0DD789AF" w14:textId="77777777" w:rsidR="00412625" w:rsidRPr="009B444E" w:rsidRDefault="00412625" w:rsidP="002800C4">
            <w:pPr>
              <w:pStyle w:val="ListParagraph"/>
              <w:spacing w:line="360" w:lineRule="auto"/>
              <w:ind w:left="0"/>
              <w:jc w:val="both"/>
              <w:rPr>
                <w:rFonts w:eastAsia="Calibri" w:cs="Arial"/>
                <w:szCs w:val="24"/>
              </w:rPr>
            </w:pPr>
            <w:r w:rsidRPr="009B444E">
              <w:rPr>
                <w:rFonts w:eastAsia="Calibri" w:cs="Arial"/>
                <w:szCs w:val="24"/>
              </w:rPr>
              <w:t>None</w:t>
            </w:r>
          </w:p>
        </w:tc>
      </w:tr>
    </w:tbl>
    <w:p w14:paraId="3173A0FA" w14:textId="77777777" w:rsidR="00412625" w:rsidRPr="00412625" w:rsidRDefault="00412625" w:rsidP="00412625"/>
    <w:p w14:paraId="21B70109" w14:textId="77777777" w:rsidR="00AF06AB" w:rsidRPr="00AF06AB" w:rsidRDefault="00AF06AB" w:rsidP="00AF06AB"/>
    <w:p w14:paraId="07EA5BF8" w14:textId="77777777" w:rsidR="00FF0FB4" w:rsidRDefault="00FF0FB4" w:rsidP="00FF0FB4"/>
    <w:p w14:paraId="44D6E899" w14:textId="77777777" w:rsidR="00FF0FB4" w:rsidRDefault="00FF0FB4" w:rsidP="00FF0FB4"/>
    <w:p w14:paraId="4702D835" w14:textId="77777777" w:rsidR="009C0C70" w:rsidRDefault="009C0C70" w:rsidP="00FF0FB4"/>
    <w:p w14:paraId="1C33D22D" w14:textId="77777777" w:rsidR="009C0C70" w:rsidRPr="00465A64" w:rsidRDefault="009C0C70" w:rsidP="00FF0FB4"/>
    <w:p w14:paraId="1EAFB826" w14:textId="39986C22" w:rsidR="00D5086C" w:rsidRDefault="00D5086C" w:rsidP="005F30F3">
      <w:pPr>
        <w:pStyle w:val="Heading2"/>
        <w:numPr>
          <w:ilvl w:val="1"/>
          <w:numId w:val="116"/>
        </w:numPr>
      </w:pPr>
      <w:bookmarkStart w:id="139" w:name="_Toc206760697"/>
      <w:r>
        <w:t>Integration Error Handling</w:t>
      </w:r>
      <w:bookmarkEnd w:id="139"/>
      <w:r>
        <w:t xml:space="preserve"> </w:t>
      </w:r>
    </w:p>
    <w:p w14:paraId="2BE2DF2C" w14:textId="77777777" w:rsidR="00D5086C" w:rsidRDefault="00D5086C" w:rsidP="00D5086C"/>
    <w:p w14:paraId="7403161D" w14:textId="30E025A5" w:rsidR="009C0C70" w:rsidRPr="009C0C70" w:rsidRDefault="006130F7" w:rsidP="005F30F3">
      <w:pPr>
        <w:pStyle w:val="Heading3"/>
        <w:numPr>
          <w:ilvl w:val="2"/>
          <w:numId w:val="116"/>
        </w:numPr>
      </w:pPr>
      <w:bookmarkStart w:id="140" w:name="_Toc206760698"/>
      <w:r>
        <w:t>Description</w:t>
      </w:r>
      <w:bookmarkEnd w:id="140"/>
    </w:p>
    <w:p w14:paraId="2BFC1D14" w14:textId="128C6FD8" w:rsidR="006130F7" w:rsidRDefault="006130F7" w:rsidP="006130F7"/>
    <w:p w14:paraId="3A802742" w14:textId="4B171250" w:rsidR="006130F7" w:rsidRDefault="006130F7" w:rsidP="003E3F52">
      <w:pPr>
        <w:pStyle w:val="ListParagraph"/>
        <w:numPr>
          <w:ilvl w:val="0"/>
          <w:numId w:val="100"/>
        </w:numPr>
        <w:spacing w:line="360" w:lineRule="auto"/>
      </w:pPr>
      <w:r>
        <w:t xml:space="preserve">This will be a user queue. i.e., the users will have access to this queue. </w:t>
      </w:r>
    </w:p>
    <w:p w14:paraId="0EB96B96" w14:textId="2B910DF0" w:rsidR="006130F7" w:rsidRDefault="006130F7" w:rsidP="003E3F52">
      <w:pPr>
        <w:pStyle w:val="ListParagraph"/>
        <w:numPr>
          <w:ilvl w:val="0"/>
          <w:numId w:val="100"/>
        </w:numPr>
        <w:spacing w:line="360" w:lineRule="auto"/>
      </w:pPr>
      <w:r>
        <w:t xml:space="preserve">The WI will route to this queue based on the conditions below: </w:t>
      </w:r>
    </w:p>
    <w:p w14:paraId="34FF11BF" w14:textId="1087B748" w:rsidR="006130F7" w:rsidRDefault="001735C1" w:rsidP="003E3F52">
      <w:pPr>
        <w:pStyle w:val="ListParagraph"/>
        <w:numPr>
          <w:ilvl w:val="0"/>
          <w:numId w:val="50"/>
        </w:numPr>
        <w:spacing w:line="360" w:lineRule="auto"/>
      </w:pPr>
      <w:r>
        <w:t>The WI can move from all the system queues where any API failure happens</w:t>
      </w:r>
      <w:r w:rsidR="002C3E8D">
        <w:t xml:space="preserve">. </w:t>
      </w:r>
    </w:p>
    <w:p w14:paraId="2657FFD8" w14:textId="12AE61F4" w:rsidR="002C3E8D" w:rsidRDefault="002C3E8D" w:rsidP="003E3F52">
      <w:pPr>
        <w:pStyle w:val="ListParagraph"/>
        <w:numPr>
          <w:ilvl w:val="0"/>
          <w:numId w:val="101"/>
        </w:numPr>
        <w:spacing w:line="360" w:lineRule="auto"/>
      </w:pPr>
      <w:r>
        <w:t xml:space="preserve">The user at this queue will open the WI and resolve the error. </w:t>
      </w:r>
    </w:p>
    <w:p w14:paraId="1453E50A" w14:textId="63382411" w:rsidR="002C3E8D" w:rsidRDefault="002C3E8D" w:rsidP="003E3F52">
      <w:pPr>
        <w:pStyle w:val="ListParagraph"/>
        <w:numPr>
          <w:ilvl w:val="0"/>
          <w:numId w:val="101"/>
        </w:numPr>
        <w:spacing w:line="360" w:lineRule="auto"/>
      </w:pPr>
      <w:r>
        <w:t xml:space="preserve">The user will have the following decisions: </w:t>
      </w:r>
    </w:p>
    <w:p w14:paraId="73FADD5D" w14:textId="00F53FDA" w:rsidR="002C3E8D" w:rsidRDefault="002C3E8D" w:rsidP="003E3F52">
      <w:pPr>
        <w:pStyle w:val="ListParagraph"/>
        <w:numPr>
          <w:ilvl w:val="0"/>
          <w:numId w:val="50"/>
        </w:numPr>
        <w:spacing w:line="360" w:lineRule="auto"/>
      </w:pPr>
      <w:r>
        <w:t xml:space="preserve">Re-trigger: The </w:t>
      </w:r>
      <w:r w:rsidR="00180005">
        <w:t xml:space="preserve">user will take this decision if he resolves the issue and now wants to reintegrate the WI. </w:t>
      </w:r>
    </w:p>
    <w:p w14:paraId="07FA9169" w14:textId="5397A8F1" w:rsidR="00180005" w:rsidRDefault="00180005" w:rsidP="003E3F52">
      <w:pPr>
        <w:pStyle w:val="ListParagraph"/>
        <w:numPr>
          <w:ilvl w:val="0"/>
          <w:numId w:val="102"/>
        </w:numPr>
        <w:spacing w:line="360" w:lineRule="auto"/>
      </w:pPr>
      <w:r>
        <w:t xml:space="preserve">The </w:t>
      </w:r>
      <w:r w:rsidR="006B35C4">
        <w:t xml:space="preserve">WI will move to the previous queue from where it was routed for re integration of failed API. </w:t>
      </w:r>
    </w:p>
    <w:p w14:paraId="5EA7E172" w14:textId="77777777" w:rsidR="006C76BB" w:rsidRDefault="006C76BB" w:rsidP="006C76BB">
      <w:pPr>
        <w:spacing w:line="360" w:lineRule="auto"/>
      </w:pPr>
    </w:p>
    <w:p w14:paraId="705D75AE" w14:textId="10323C4F" w:rsidR="006C76BB" w:rsidRPr="002F7252" w:rsidRDefault="006C76BB" w:rsidP="006C76BB">
      <w:pPr>
        <w:spacing w:line="360" w:lineRule="auto"/>
        <w:rPr>
          <w:b/>
          <w:bCs/>
        </w:rPr>
      </w:pPr>
      <w:r>
        <w:t xml:space="preserve">The WI will move as per: </w:t>
      </w:r>
    </w:p>
    <w:tbl>
      <w:tblPr>
        <w:tblStyle w:val="TableGrid"/>
        <w:tblW w:w="0" w:type="auto"/>
        <w:tblLook w:val="04A0" w:firstRow="1" w:lastRow="0" w:firstColumn="1" w:lastColumn="0" w:noHBand="0" w:noVBand="1"/>
      </w:tblPr>
      <w:tblGrid>
        <w:gridCol w:w="3005"/>
        <w:gridCol w:w="3005"/>
        <w:gridCol w:w="3006"/>
      </w:tblGrid>
      <w:tr w:rsidR="006C76BB" w:rsidRPr="002F7252" w14:paraId="4E35F790" w14:textId="77777777" w:rsidTr="006C76BB">
        <w:tc>
          <w:tcPr>
            <w:tcW w:w="3005" w:type="dxa"/>
          </w:tcPr>
          <w:p w14:paraId="66C53ADA" w14:textId="3BE92B6A" w:rsidR="006C76BB" w:rsidRPr="002F7252" w:rsidRDefault="006C76BB" w:rsidP="006C76BB">
            <w:pPr>
              <w:spacing w:line="360" w:lineRule="auto"/>
              <w:rPr>
                <w:b/>
                <w:bCs/>
              </w:rPr>
            </w:pPr>
            <w:r w:rsidRPr="002F7252">
              <w:rPr>
                <w:b/>
                <w:bCs/>
              </w:rPr>
              <w:t>Decision</w:t>
            </w:r>
          </w:p>
        </w:tc>
        <w:tc>
          <w:tcPr>
            <w:tcW w:w="3005" w:type="dxa"/>
          </w:tcPr>
          <w:p w14:paraId="376FB156" w14:textId="3456EB49" w:rsidR="006C76BB" w:rsidRPr="002F7252" w:rsidRDefault="006C76BB" w:rsidP="006C76BB">
            <w:pPr>
              <w:spacing w:line="360" w:lineRule="auto"/>
              <w:rPr>
                <w:b/>
                <w:bCs/>
              </w:rPr>
            </w:pPr>
            <w:r w:rsidRPr="002F7252">
              <w:rPr>
                <w:b/>
                <w:bCs/>
              </w:rPr>
              <w:t>Condition</w:t>
            </w:r>
          </w:p>
        </w:tc>
        <w:tc>
          <w:tcPr>
            <w:tcW w:w="3006" w:type="dxa"/>
          </w:tcPr>
          <w:p w14:paraId="52F2F88C" w14:textId="5C2EFF87" w:rsidR="006C76BB" w:rsidRPr="002F7252" w:rsidRDefault="006C76BB" w:rsidP="006C76BB">
            <w:pPr>
              <w:spacing w:line="360" w:lineRule="auto"/>
              <w:rPr>
                <w:b/>
                <w:bCs/>
              </w:rPr>
            </w:pPr>
            <w:r w:rsidRPr="002F7252">
              <w:rPr>
                <w:b/>
                <w:bCs/>
              </w:rPr>
              <w:t xml:space="preserve">WI moves to </w:t>
            </w:r>
          </w:p>
        </w:tc>
      </w:tr>
      <w:tr w:rsidR="006C76BB" w14:paraId="25908E57" w14:textId="77777777" w:rsidTr="006C76BB">
        <w:tc>
          <w:tcPr>
            <w:tcW w:w="3005" w:type="dxa"/>
          </w:tcPr>
          <w:p w14:paraId="07672DF3" w14:textId="025A40FB" w:rsidR="006C76BB" w:rsidRDefault="006C76BB" w:rsidP="006C76BB">
            <w:pPr>
              <w:spacing w:line="360" w:lineRule="auto"/>
            </w:pPr>
            <w:r>
              <w:t>Re-Trigger</w:t>
            </w:r>
          </w:p>
        </w:tc>
        <w:tc>
          <w:tcPr>
            <w:tcW w:w="3005" w:type="dxa"/>
          </w:tcPr>
          <w:p w14:paraId="1C5A8691" w14:textId="77777777" w:rsidR="006C76BB" w:rsidRDefault="006C76BB" w:rsidP="006C76BB">
            <w:pPr>
              <w:spacing w:line="360" w:lineRule="auto"/>
            </w:pPr>
          </w:p>
        </w:tc>
        <w:tc>
          <w:tcPr>
            <w:tcW w:w="3006" w:type="dxa"/>
          </w:tcPr>
          <w:p w14:paraId="57E9207F" w14:textId="35AC7672" w:rsidR="006C76BB" w:rsidRDefault="006C76BB" w:rsidP="006C76BB">
            <w:pPr>
              <w:spacing w:line="360" w:lineRule="auto"/>
            </w:pPr>
            <w:r>
              <w:t>Previous Queue</w:t>
            </w:r>
          </w:p>
        </w:tc>
      </w:tr>
    </w:tbl>
    <w:p w14:paraId="2AF17A1B" w14:textId="77777777" w:rsidR="006C76BB" w:rsidRDefault="006C76BB" w:rsidP="006C76BB">
      <w:pPr>
        <w:spacing w:line="360" w:lineRule="auto"/>
      </w:pPr>
    </w:p>
    <w:p w14:paraId="23A7FC54" w14:textId="2EE9AFE7" w:rsidR="006C76BB" w:rsidRDefault="006C76BB" w:rsidP="005F30F3">
      <w:pPr>
        <w:pStyle w:val="Heading3"/>
        <w:numPr>
          <w:ilvl w:val="2"/>
          <w:numId w:val="116"/>
        </w:numPr>
      </w:pPr>
      <w:bookmarkStart w:id="141" w:name="_Toc206760699"/>
      <w:r>
        <w:t>Access Details</w:t>
      </w:r>
      <w:bookmarkEnd w:id="141"/>
      <w:r>
        <w:t xml:space="preserve"> </w:t>
      </w:r>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6C76BB" w:rsidRPr="009B444E" w14:paraId="338C484D" w14:textId="77777777" w:rsidTr="003206E8">
        <w:tc>
          <w:tcPr>
            <w:tcW w:w="3681" w:type="dxa"/>
          </w:tcPr>
          <w:p w14:paraId="155CB410" w14:textId="77777777" w:rsidR="006C76BB" w:rsidRPr="009B444E" w:rsidRDefault="006C76BB" w:rsidP="003206E8">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20749531" w14:textId="7F0B66C0" w:rsidR="006C76BB" w:rsidRPr="009B444E" w:rsidRDefault="006C76BB" w:rsidP="003206E8">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 xml:space="preserve">users added to the </w:t>
            </w:r>
            <w:r w:rsidR="00A63231">
              <w:rPr>
                <w:rFonts w:eastAsia="Calibri" w:cs="Arial"/>
                <w:szCs w:val="24"/>
              </w:rPr>
              <w:t xml:space="preserve">Error Handling </w:t>
            </w:r>
            <w:r>
              <w:rPr>
                <w:rFonts w:eastAsia="Calibri" w:cs="Arial"/>
                <w:szCs w:val="24"/>
              </w:rPr>
              <w:t xml:space="preserve">group. </w:t>
            </w:r>
          </w:p>
        </w:tc>
      </w:tr>
      <w:tr w:rsidR="006C76BB" w:rsidRPr="009B444E" w14:paraId="7E83BCD1" w14:textId="77777777" w:rsidTr="003206E8">
        <w:tc>
          <w:tcPr>
            <w:tcW w:w="3681" w:type="dxa"/>
          </w:tcPr>
          <w:p w14:paraId="27BE8119" w14:textId="77777777" w:rsidR="006C76BB" w:rsidRPr="009B444E" w:rsidRDefault="006C76BB" w:rsidP="003206E8">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526B6EBA" w14:textId="77777777" w:rsidR="006C76BB" w:rsidRPr="009B444E" w:rsidRDefault="006C76BB" w:rsidP="003206E8">
            <w:pPr>
              <w:pStyle w:val="ListParagraph"/>
              <w:spacing w:line="360" w:lineRule="auto"/>
              <w:ind w:left="0"/>
              <w:jc w:val="both"/>
              <w:rPr>
                <w:rFonts w:eastAsia="Calibri" w:cs="Arial"/>
                <w:szCs w:val="24"/>
              </w:rPr>
            </w:pPr>
            <w:r>
              <w:rPr>
                <w:rFonts w:eastAsia="Calibri" w:cs="Arial"/>
                <w:szCs w:val="24"/>
              </w:rPr>
              <w:t>NA</w:t>
            </w:r>
          </w:p>
        </w:tc>
      </w:tr>
      <w:tr w:rsidR="006C76BB" w:rsidRPr="009B444E" w14:paraId="7DB3A4D0" w14:textId="77777777" w:rsidTr="003206E8">
        <w:tc>
          <w:tcPr>
            <w:tcW w:w="3681" w:type="dxa"/>
          </w:tcPr>
          <w:p w14:paraId="1EEFA9AB" w14:textId="77777777" w:rsidR="006C76BB" w:rsidRPr="009B444E" w:rsidRDefault="006C76BB" w:rsidP="003206E8">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6B4CD5D1" w14:textId="77777777" w:rsidR="006C76BB" w:rsidRPr="009B444E" w:rsidRDefault="006C76BB" w:rsidP="003206E8">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6C76BB" w:rsidRPr="009B444E" w14:paraId="68E78C76" w14:textId="77777777" w:rsidTr="003206E8">
        <w:tc>
          <w:tcPr>
            <w:tcW w:w="3681" w:type="dxa"/>
          </w:tcPr>
          <w:p w14:paraId="6FC6C35C" w14:textId="77777777" w:rsidR="006C76BB" w:rsidRPr="009B444E" w:rsidRDefault="006C76BB" w:rsidP="003206E8">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37418DBE" w14:textId="77777777" w:rsidR="006C76BB" w:rsidRPr="009B444E" w:rsidRDefault="006C76BB" w:rsidP="003206E8">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6C76BB" w:rsidRPr="009B444E" w14:paraId="0581208B" w14:textId="77777777" w:rsidTr="003206E8">
        <w:tc>
          <w:tcPr>
            <w:tcW w:w="3681" w:type="dxa"/>
          </w:tcPr>
          <w:p w14:paraId="16046DED" w14:textId="77777777" w:rsidR="006C76BB" w:rsidRPr="009B444E" w:rsidRDefault="006C76BB" w:rsidP="003206E8">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42F9D585" w14:textId="77777777" w:rsidR="006C76BB" w:rsidRPr="009B444E" w:rsidRDefault="006C76BB" w:rsidP="003206E8">
            <w:pPr>
              <w:pStyle w:val="ListParagraph"/>
              <w:spacing w:line="360" w:lineRule="auto"/>
              <w:ind w:left="0"/>
              <w:jc w:val="both"/>
              <w:rPr>
                <w:rFonts w:eastAsia="Calibri" w:cs="Arial"/>
                <w:szCs w:val="24"/>
              </w:rPr>
            </w:pPr>
            <w:r w:rsidRPr="009B444E">
              <w:rPr>
                <w:rFonts w:eastAsia="Calibri" w:cs="Arial"/>
                <w:szCs w:val="24"/>
              </w:rPr>
              <w:t>None</w:t>
            </w:r>
          </w:p>
        </w:tc>
      </w:tr>
    </w:tbl>
    <w:p w14:paraId="72697589" w14:textId="77777777" w:rsidR="006C76BB" w:rsidRDefault="006C76BB" w:rsidP="006C76BB"/>
    <w:p w14:paraId="6A47B968" w14:textId="77777777" w:rsidR="006C76BB" w:rsidRPr="006C76BB" w:rsidRDefault="006C76BB" w:rsidP="006C76BB"/>
    <w:p w14:paraId="13F9F704" w14:textId="77777777" w:rsidR="00246FAF" w:rsidRDefault="00246FAF" w:rsidP="00043352">
      <w:pPr>
        <w:spacing w:line="360" w:lineRule="auto"/>
      </w:pPr>
    </w:p>
    <w:p w14:paraId="63E5305C" w14:textId="622A24E5" w:rsidR="00A63231" w:rsidRDefault="00A63231" w:rsidP="005F30F3">
      <w:pPr>
        <w:pStyle w:val="Heading2"/>
        <w:numPr>
          <w:ilvl w:val="1"/>
          <w:numId w:val="116"/>
        </w:numPr>
      </w:pPr>
      <w:bookmarkStart w:id="142" w:name="_Toc206760700"/>
      <w:r>
        <w:t>Account Closure</w:t>
      </w:r>
      <w:bookmarkEnd w:id="142"/>
      <w:r>
        <w:t xml:space="preserve"> </w:t>
      </w:r>
    </w:p>
    <w:p w14:paraId="0C0E7399" w14:textId="77777777" w:rsidR="003E3F52" w:rsidRDefault="003E3F52" w:rsidP="003E3F52"/>
    <w:p w14:paraId="32C0BB1E" w14:textId="33436B10" w:rsidR="003E3F52" w:rsidRDefault="00554A86" w:rsidP="005F30F3">
      <w:pPr>
        <w:pStyle w:val="Heading3"/>
        <w:numPr>
          <w:ilvl w:val="2"/>
          <w:numId w:val="116"/>
        </w:numPr>
      </w:pPr>
      <w:bookmarkStart w:id="143" w:name="_Toc206760701"/>
      <w:r>
        <w:t>Description</w:t>
      </w:r>
      <w:bookmarkEnd w:id="143"/>
      <w:r>
        <w:t xml:space="preserve"> </w:t>
      </w:r>
    </w:p>
    <w:p w14:paraId="61592092" w14:textId="74AF6113" w:rsidR="00554A86" w:rsidRDefault="00554A86" w:rsidP="00554A86">
      <w:pPr>
        <w:pStyle w:val="ListParagraph"/>
        <w:numPr>
          <w:ilvl w:val="0"/>
          <w:numId w:val="102"/>
        </w:numPr>
        <w:spacing w:line="360" w:lineRule="auto"/>
      </w:pPr>
      <w:r>
        <w:t xml:space="preserve">This will be a user queue. i.e., the users will have access to this queue. </w:t>
      </w:r>
    </w:p>
    <w:p w14:paraId="3EB839D1" w14:textId="01523DB9" w:rsidR="00554A86" w:rsidRDefault="00554A86" w:rsidP="00554A86">
      <w:pPr>
        <w:pStyle w:val="ListParagraph"/>
        <w:numPr>
          <w:ilvl w:val="0"/>
          <w:numId w:val="102"/>
        </w:numPr>
        <w:spacing w:line="360" w:lineRule="auto"/>
      </w:pPr>
      <w:r>
        <w:t>The purpose of this queue is to move such WIs fr</w:t>
      </w:r>
      <w:r w:rsidR="00DA0CB4">
        <w:t xml:space="preserve">om the below stages if the WIs are getting </w:t>
      </w:r>
      <w:r w:rsidR="007B25DE">
        <w:t>auto discarded</w:t>
      </w:r>
      <w:r w:rsidR="00DA0CB4">
        <w:t xml:space="preserve"> and Accounts / Cards are already issued: </w:t>
      </w:r>
    </w:p>
    <w:p w14:paraId="6B4653B0" w14:textId="499512C0" w:rsidR="00DA0CB4" w:rsidRDefault="00DA0CB4" w:rsidP="00DA0CB4">
      <w:pPr>
        <w:pStyle w:val="ListParagraph"/>
        <w:numPr>
          <w:ilvl w:val="0"/>
          <w:numId w:val="103"/>
        </w:numPr>
        <w:spacing w:line="360" w:lineRule="auto"/>
      </w:pPr>
      <w:r>
        <w:t xml:space="preserve">Initiator Return </w:t>
      </w:r>
    </w:p>
    <w:p w14:paraId="6B423FBB" w14:textId="5656ED99" w:rsidR="00DA0CB4" w:rsidRDefault="00DA0CB4" w:rsidP="00DA0CB4">
      <w:pPr>
        <w:pStyle w:val="ListParagraph"/>
        <w:numPr>
          <w:ilvl w:val="0"/>
          <w:numId w:val="103"/>
        </w:numPr>
        <w:spacing w:line="360" w:lineRule="auto"/>
      </w:pPr>
      <w:r>
        <w:t xml:space="preserve">Awaiting Original Validation </w:t>
      </w:r>
    </w:p>
    <w:p w14:paraId="11FED3FA" w14:textId="2D33CCFA" w:rsidR="00DA0CB4" w:rsidRDefault="00DA0CB4" w:rsidP="00DA0CB4">
      <w:pPr>
        <w:pStyle w:val="ListParagraph"/>
        <w:numPr>
          <w:ilvl w:val="0"/>
          <w:numId w:val="103"/>
        </w:numPr>
        <w:spacing w:line="360" w:lineRule="auto"/>
      </w:pPr>
      <w:r>
        <w:t xml:space="preserve">Awaiting LC </w:t>
      </w:r>
    </w:p>
    <w:p w14:paraId="63F61CAB" w14:textId="64684DFB" w:rsidR="00DA0CB4" w:rsidRDefault="00DA0CB4" w:rsidP="00DA0CB4">
      <w:pPr>
        <w:pStyle w:val="ListParagraph"/>
        <w:numPr>
          <w:ilvl w:val="0"/>
          <w:numId w:val="103"/>
        </w:numPr>
        <w:spacing w:line="360" w:lineRule="auto"/>
      </w:pPr>
      <w:r>
        <w:t xml:space="preserve">Awaiting STL </w:t>
      </w:r>
    </w:p>
    <w:p w14:paraId="20EC9D6C" w14:textId="39B2DB70" w:rsidR="00782B52" w:rsidRDefault="007B25DE" w:rsidP="007B25DE">
      <w:pPr>
        <w:pStyle w:val="ListParagraph"/>
        <w:numPr>
          <w:ilvl w:val="0"/>
          <w:numId w:val="102"/>
        </w:numPr>
        <w:spacing w:line="360" w:lineRule="auto"/>
      </w:pPr>
      <w:r>
        <w:t xml:space="preserve">If the main WIs are pending </w:t>
      </w:r>
      <w:r w:rsidR="00782B52">
        <w:t xml:space="preserve">in these queues for more than 30 days, then system will check if in the WI any Cross Sell Product is applicable. If yes, then system will check if for AO, WI is already approved from Awaiting AO stage (i.e., the Account Opening is done) </w:t>
      </w:r>
      <w:r w:rsidR="001A33F4">
        <w:t>and</w:t>
      </w:r>
      <w:r w:rsidR="00782B52">
        <w:t xml:space="preserve"> for CC, if the WI is already approved from Card DDE Stage (i.e., Card Creation is done). </w:t>
      </w:r>
    </w:p>
    <w:p w14:paraId="281D6909" w14:textId="070B6126" w:rsidR="00CF37BA" w:rsidRDefault="00782B52" w:rsidP="007B25DE">
      <w:pPr>
        <w:pStyle w:val="ListParagraph"/>
        <w:numPr>
          <w:ilvl w:val="0"/>
          <w:numId w:val="102"/>
        </w:numPr>
        <w:spacing w:line="360" w:lineRule="auto"/>
      </w:pPr>
      <w:r>
        <w:t xml:space="preserve">In such scenarios, the </w:t>
      </w:r>
      <w:r w:rsidR="0093136F">
        <w:t xml:space="preserve">main WI will move to Account Closure </w:t>
      </w:r>
      <w:r w:rsidR="009462D5">
        <w:t xml:space="preserve">queue for the user to handle the case manually and close the </w:t>
      </w:r>
      <w:r w:rsidR="00C52320">
        <w:t>Accounts or</w:t>
      </w:r>
      <w:r w:rsidR="009462D5">
        <w:t xml:space="preserve"> block Cards which are issued outside </w:t>
      </w:r>
      <w:proofErr w:type="spellStart"/>
      <w:r w:rsidR="009462D5">
        <w:t>iBPS</w:t>
      </w:r>
      <w:proofErr w:type="spellEnd"/>
      <w:r w:rsidR="009462D5">
        <w:t xml:space="preserve">. </w:t>
      </w:r>
    </w:p>
    <w:p w14:paraId="67FC7693" w14:textId="6328FB4A" w:rsidR="007B25DE" w:rsidRPr="00554A86" w:rsidRDefault="00CF37BA" w:rsidP="007B25DE">
      <w:pPr>
        <w:pStyle w:val="ListParagraph"/>
        <w:numPr>
          <w:ilvl w:val="0"/>
          <w:numId w:val="102"/>
        </w:numPr>
        <w:spacing w:line="360" w:lineRule="auto"/>
      </w:pPr>
      <w:r>
        <w:t xml:space="preserve">The user will take the decision as Submit and WI will always move to Original Verification. </w:t>
      </w:r>
      <w:r w:rsidR="009462D5">
        <w:t xml:space="preserve"> </w:t>
      </w:r>
    </w:p>
    <w:p w14:paraId="6DD2F17D" w14:textId="77777777" w:rsidR="00A63231" w:rsidRDefault="00A63231" w:rsidP="00043352">
      <w:pPr>
        <w:spacing w:line="360" w:lineRule="auto"/>
      </w:pPr>
    </w:p>
    <w:p w14:paraId="72692CA6" w14:textId="508D7236" w:rsidR="00A256B5" w:rsidRDefault="00C270BC" w:rsidP="005F30F3">
      <w:pPr>
        <w:pStyle w:val="Heading2"/>
        <w:numPr>
          <w:ilvl w:val="1"/>
          <w:numId w:val="116"/>
        </w:numPr>
      </w:pPr>
      <w:bookmarkStart w:id="144" w:name="_Toc206760702"/>
      <w:r>
        <w:t>Delayed Communication Logic</w:t>
      </w:r>
      <w:bookmarkEnd w:id="144"/>
      <w:r>
        <w:t xml:space="preserve"> </w:t>
      </w:r>
    </w:p>
    <w:p w14:paraId="3C096C53" w14:textId="77777777" w:rsidR="00C270BC" w:rsidRDefault="00C270BC" w:rsidP="00C270BC"/>
    <w:p w14:paraId="5D0F5E3C" w14:textId="22FA9B43" w:rsidR="00C270BC" w:rsidRDefault="00F90A74" w:rsidP="00CF37BA">
      <w:pPr>
        <w:pStyle w:val="ListParagraph"/>
        <w:numPr>
          <w:ilvl w:val="0"/>
          <w:numId w:val="104"/>
        </w:numPr>
        <w:spacing w:line="360" w:lineRule="auto"/>
      </w:pPr>
      <w:r>
        <w:t>For triggering delayed communication to CPF, system will calculate the TAT</w:t>
      </w:r>
      <w:r w:rsidR="00913B51">
        <w:t xml:space="preserve"> of below user work-steps </w:t>
      </w:r>
      <w:r w:rsidR="00ED5882">
        <w:t xml:space="preserve">starting from the Introduction Stage till the WI reaches Disbursal Checker. </w:t>
      </w:r>
    </w:p>
    <w:p w14:paraId="732B1A09" w14:textId="29A0905C" w:rsidR="00ED5882" w:rsidRDefault="00ED5882" w:rsidP="00CF37BA">
      <w:pPr>
        <w:pStyle w:val="ListParagraph"/>
        <w:numPr>
          <w:ilvl w:val="0"/>
          <w:numId w:val="104"/>
        </w:numPr>
        <w:spacing w:line="360" w:lineRule="auto"/>
      </w:pPr>
      <w:r>
        <w:t xml:space="preserve">The work-steps </w:t>
      </w:r>
      <w:r w:rsidR="005D05B9">
        <w:t xml:space="preserve">where TAT to be calculated will be: </w:t>
      </w:r>
    </w:p>
    <w:p w14:paraId="0BF920D5" w14:textId="419F598B" w:rsidR="005D05B9" w:rsidRDefault="005D05B9" w:rsidP="003E3F52">
      <w:pPr>
        <w:pStyle w:val="ListParagraph"/>
        <w:numPr>
          <w:ilvl w:val="0"/>
          <w:numId w:val="61"/>
        </w:numPr>
        <w:spacing w:line="360" w:lineRule="auto"/>
      </w:pPr>
      <w:r>
        <w:t xml:space="preserve">Introduction </w:t>
      </w:r>
      <w:r w:rsidR="00A74BF5">
        <w:t>Checker</w:t>
      </w:r>
    </w:p>
    <w:p w14:paraId="07E4CCF4" w14:textId="49799F18" w:rsidR="00A74BF5" w:rsidRDefault="00A74BF5" w:rsidP="003E3F52">
      <w:pPr>
        <w:pStyle w:val="ListParagraph"/>
        <w:numPr>
          <w:ilvl w:val="0"/>
          <w:numId w:val="61"/>
        </w:numPr>
        <w:spacing w:line="360" w:lineRule="auto"/>
      </w:pPr>
      <w:r>
        <w:t>PB Credit Maker</w:t>
      </w:r>
    </w:p>
    <w:p w14:paraId="7E97AD38" w14:textId="5FBBFE74" w:rsidR="00A74BF5" w:rsidRDefault="00A74BF5" w:rsidP="003E3F52">
      <w:pPr>
        <w:pStyle w:val="ListParagraph"/>
        <w:numPr>
          <w:ilvl w:val="0"/>
          <w:numId w:val="61"/>
        </w:numPr>
        <w:spacing w:line="360" w:lineRule="auto"/>
      </w:pPr>
      <w:r>
        <w:t>PB Credit Checker</w:t>
      </w:r>
    </w:p>
    <w:p w14:paraId="6B21340F" w14:textId="0BC45931" w:rsidR="00A74BF5" w:rsidRDefault="00A74BF5" w:rsidP="003E3F52">
      <w:pPr>
        <w:pStyle w:val="ListParagraph"/>
        <w:numPr>
          <w:ilvl w:val="0"/>
          <w:numId w:val="61"/>
        </w:numPr>
        <w:spacing w:line="360" w:lineRule="auto"/>
      </w:pPr>
      <w:r>
        <w:lastRenderedPageBreak/>
        <w:t xml:space="preserve">Pending Clearance </w:t>
      </w:r>
    </w:p>
    <w:p w14:paraId="06086826" w14:textId="3B35636A" w:rsidR="00A74BF5" w:rsidRDefault="00A74BF5" w:rsidP="003E3F52">
      <w:pPr>
        <w:pStyle w:val="ListParagraph"/>
        <w:numPr>
          <w:ilvl w:val="0"/>
          <w:numId w:val="61"/>
        </w:numPr>
        <w:spacing w:line="360" w:lineRule="auto"/>
      </w:pPr>
      <w:r>
        <w:t>Awaiting Original Validation</w:t>
      </w:r>
    </w:p>
    <w:p w14:paraId="7B93F917" w14:textId="69620481" w:rsidR="00A74BF5" w:rsidRDefault="00A74BF5" w:rsidP="003E3F52">
      <w:pPr>
        <w:pStyle w:val="ListParagraph"/>
        <w:numPr>
          <w:ilvl w:val="0"/>
          <w:numId w:val="61"/>
        </w:numPr>
        <w:spacing w:line="360" w:lineRule="auto"/>
      </w:pPr>
      <w:r>
        <w:t>Awaiting Original Validation Checker</w:t>
      </w:r>
    </w:p>
    <w:p w14:paraId="55EB8A29" w14:textId="0AE211CE" w:rsidR="00A74BF5" w:rsidRDefault="00A74BF5" w:rsidP="003E3F52">
      <w:pPr>
        <w:pStyle w:val="ListParagraph"/>
        <w:numPr>
          <w:ilvl w:val="0"/>
          <w:numId w:val="61"/>
        </w:numPr>
        <w:spacing w:line="360" w:lineRule="auto"/>
      </w:pPr>
      <w:r>
        <w:t>Cons Doc Check</w:t>
      </w:r>
    </w:p>
    <w:p w14:paraId="144E9E99" w14:textId="49073F0D" w:rsidR="00A74BF5" w:rsidRDefault="00A74BF5" w:rsidP="003E3F52">
      <w:pPr>
        <w:pStyle w:val="ListParagraph"/>
        <w:numPr>
          <w:ilvl w:val="0"/>
          <w:numId w:val="61"/>
        </w:numPr>
        <w:spacing w:line="360" w:lineRule="auto"/>
      </w:pPr>
      <w:r>
        <w:t>Awaiting AO</w:t>
      </w:r>
    </w:p>
    <w:p w14:paraId="7F2B53BB" w14:textId="54B52280" w:rsidR="000B1121" w:rsidRDefault="000B1121" w:rsidP="003E3F52">
      <w:pPr>
        <w:pStyle w:val="ListParagraph"/>
        <w:numPr>
          <w:ilvl w:val="0"/>
          <w:numId w:val="61"/>
        </w:numPr>
        <w:spacing w:line="360" w:lineRule="auto"/>
      </w:pPr>
      <w:r>
        <w:t>Awaiting LC</w:t>
      </w:r>
      <w:r w:rsidR="00CF37BA">
        <w:t xml:space="preserve"> or STL</w:t>
      </w:r>
    </w:p>
    <w:p w14:paraId="6647D73E" w14:textId="490948C6" w:rsidR="000B1121" w:rsidRDefault="000B1121" w:rsidP="003E3F52">
      <w:pPr>
        <w:pStyle w:val="ListParagraph"/>
        <w:numPr>
          <w:ilvl w:val="0"/>
          <w:numId w:val="61"/>
        </w:numPr>
        <w:spacing w:line="360" w:lineRule="auto"/>
      </w:pPr>
      <w:r>
        <w:t>Awaiting LC</w:t>
      </w:r>
      <w:r w:rsidR="00CF37BA">
        <w:t xml:space="preserve"> or </w:t>
      </w:r>
      <w:r>
        <w:t>STL Checker</w:t>
      </w:r>
    </w:p>
    <w:p w14:paraId="6C5A2F34" w14:textId="3A74726A" w:rsidR="00271863" w:rsidRDefault="00271863" w:rsidP="003E3F52">
      <w:pPr>
        <w:pStyle w:val="ListParagraph"/>
        <w:numPr>
          <w:ilvl w:val="0"/>
          <w:numId w:val="61"/>
        </w:numPr>
        <w:spacing w:line="360" w:lineRule="auto"/>
      </w:pPr>
      <w:r>
        <w:t xml:space="preserve">Disbursal Resubmission </w:t>
      </w:r>
    </w:p>
    <w:p w14:paraId="3BF836AE" w14:textId="186DFE2B" w:rsidR="00AE21B4" w:rsidRDefault="00AE21B4" w:rsidP="003E3F52">
      <w:pPr>
        <w:pStyle w:val="ListParagraph"/>
        <w:numPr>
          <w:ilvl w:val="0"/>
          <w:numId w:val="61"/>
        </w:numPr>
        <w:spacing w:line="360" w:lineRule="auto"/>
      </w:pPr>
      <w:r>
        <w:t>Card CRU &amp; Card DDE (If applicable as per flow)</w:t>
      </w:r>
    </w:p>
    <w:p w14:paraId="05C51915" w14:textId="6E40B154" w:rsidR="000B1121" w:rsidRDefault="000B1121" w:rsidP="00AE21B4">
      <w:pPr>
        <w:pStyle w:val="ListParagraph"/>
        <w:numPr>
          <w:ilvl w:val="0"/>
          <w:numId w:val="105"/>
        </w:numPr>
        <w:spacing w:line="360" w:lineRule="auto"/>
      </w:pPr>
      <w:r>
        <w:t xml:space="preserve">System will calculate the TAT from the time application is submitted by the Introduction Maker and </w:t>
      </w:r>
      <w:r w:rsidR="00F53C57">
        <w:t>add the TATs of above Work steps.</w:t>
      </w:r>
    </w:p>
    <w:p w14:paraId="6B415474" w14:textId="55B6E9D3" w:rsidR="00131F26" w:rsidRDefault="00F53C57" w:rsidP="00043352">
      <w:pPr>
        <w:pStyle w:val="ListParagraph"/>
        <w:numPr>
          <w:ilvl w:val="0"/>
          <w:numId w:val="105"/>
        </w:numPr>
        <w:spacing w:line="360" w:lineRule="auto"/>
      </w:pPr>
      <w:r>
        <w:t xml:space="preserve">If the TAT exceeds </w:t>
      </w:r>
      <w:r w:rsidR="00786E0D">
        <w:t xml:space="preserve">10 days and WI has still not reached </w:t>
      </w:r>
      <w:r w:rsidR="00044531">
        <w:t xml:space="preserve">Disbursal Checker queue, then system will notify CPF about the delayed communication. </w:t>
      </w:r>
    </w:p>
    <w:p w14:paraId="7DE62884" w14:textId="77777777" w:rsidR="00131F26" w:rsidRDefault="00131F26" w:rsidP="00043352">
      <w:pPr>
        <w:spacing w:line="360" w:lineRule="auto"/>
      </w:pPr>
    </w:p>
    <w:p w14:paraId="0F41401B" w14:textId="54A7B718" w:rsidR="00A256B5" w:rsidRDefault="00937809" w:rsidP="005F30F3">
      <w:pPr>
        <w:pStyle w:val="Heading2"/>
        <w:numPr>
          <w:ilvl w:val="1"/>
          <w:numId w:val="116"/>
        </w:numPr>
      </w:pPr>
      <w:bookmarkStart w:id="145" w:name="_Toc206760703"/>
      <w:r>
        <w:t>Reschedule – Collections Journey</w:t>
      </w:r>
      <w:bookmarkEnd w:id="145"/>
      <w:r>
        <w:t xml:space="preserve"> </w:t>
      </w:r>
    </w:p>
    <w:p w14:paraId="6198C5D2" w14:textId="77777777" w:rsidR="00010020" w:rsidRDefault="00010020" w:rsidP="00010020"/>
    <w:p w14:paraId="7755F125" w14:textId="76DEDF64" w:rsidR="00010020" w:rsidRDefault="00AF1E14" w:rsidP="00AF1E14">
      <w:pPr>
        <w:spacing w:line="360" w:lineRule="auto"/>
      </w:pPr>
      <w:r>
        <w:t>Subsequent sections will display the jou</w:t>
      </w:r>
      <w:r w:rsidR="00BE505A">
        <w:t>rney of PL Process if the user selects ‘Reschedule – Collections’ as the sub-product.</w:t>
      </w:r>
    </w:p>
    <w:p w14:paraId="58DB9E30" w14:textId="72928150" w:rsidR="009221D4" w:rsidRDefault="009221D4" w:rsidP="00AF1E14">
      <w:pPr>
        <w:spacing w:line="360" w:lineRule="auto"/>
      </w:pPr>
      <w:r>
        <w:t>The flow will vary after the Introduction Maker</w:t>
      </w:r>
      <w:r w:rsidR="0062398C">
        <w:t xml:space="preserve"> &amp; Checker</w:t>
      </w:r>
      <w:r>
        <w:t xml:space="preserve"> submits the WI. </w:t>
      </w:r>
    </w:p>
    <w:p w14:paraId="3F49DDED" w14:textId="77777777" w:rsidR="009221D4" w:rsidRDefault="009221D4" w:rsidP="00AF1E14">
      <w:pPr>
        <w:spacing w:line="360" w:lineRule="auto"/>
      </w:pPr>
    </w:p>
    <w:p w14:paraId="42AFAA2C" w14:textId="081CE85C" w:rsidR="002202CB" w:rsidRPr="002202CB" w:rsidRDefault="002202CB" w:rsidP="00AF1E14">
      <w:pPr>
        <w:spacing w:line="360" w:lineRule="auto"/>
        <w:rPr>
          <w:b/>
          <w:bCs/>
        </w:rPr>
      </w:pPr>
      <w:r w:rsidRPr="002202CB">
        <w:rPr>
          <w:b/>
          <w:bCs/>
        </w:rPr>
        <w:t>Positive Flow:</w:t>
      </w:r>
    </w:p>
    <w:p w14:paraId="46F448A2" w14:textId="3FCECFB5" w:rsidR="009221D4" w:rsidRDefault="009221D4" w:rsidP="00C2001C">
      <w:pPr>
        <w:pStyle w:val="ListParagraph"/>
        <w:numPr>
          <w:ilvl w:val="0"/>
          <w:numId w:val="105"/>
        </w:numPr>
        <w:spacing w:line="360" w:lineRule="auto"/>
      </w:pPr>
      <w:r>
        <w:t>Post Introduction Maker</w:t>
      </w:r>
      <w:r w:rsidR="0062398C">
        <w:t xml:space="preserve"> &amp; Checker</w:t>
      </w:r>
      <w:r>
        <w:t xml:space="preserve"> submission, the WI is routed to </w:t>
      </w:r>
      <w:r w:rsidR="0062398C">
        <w:t xml:space="preserve">Data Entry Maker &amp; Checker Teams for the agreement number generation </w:t>
      </w:r>
      <w:r w:rsidR="002202CB">
        <w:t xml:space="preserve">and from the approval provided by the Checker, the WI will move ton </w:t>
      </w:r>
      <w:proofErr w:type="spellStart"/>
      <w:r w:rsidR="002202CB">
        <w:t>Reschedulement</w:t>
      </w:r>
      <w:proofErr w:type="spellEnd"/>
      <w:r w:rsidR="002202CB">
        <w:t xml:space="preserve"> Credit Team. </w:t>
      </w:r>
    </w:p>
    <w:p w14:paraId="3274342F" w14:textId="7A707F20" w:rsidR="002202CB" w:rsidRDefault="002202CB" w:rsidP="00C2001C">
      <w:pPr>
        <w:pStyle w:val="ListParagraph"/>
        <w:numPr>
          <w:ilvl w:val="0"/>
          <w:numId w:val="105"/>
        </w:numPr>
        <w:spacing w:line="360" w:lineRule="auto"/>
      </w:pPr>
      <w:r>
        <w:t xml:space="preserve">Once Credit Team Approves the case, </w:t>
      </w:r>
      <w:r w:rsidR="00820D63">
        <w:t>system will trigger notifications to CPF for Customer Communication for Approval stage and parallelly the WI will be routed to PL Awaiting Docs queue</w:t>
      </w:r>
      <w:r w:rsidR="00C2001C">
        <w:t xml:space="preserve">. From Awaiting Docs stage the WI will be submitted to Cons Doc Check. </w:t>
      </w:r>
    </w:p>
    <w:p w14:paraId="52161035" w14:textId="31C0FFD3" w:rsidR="00C2001C" w:rsidRDefault="00C2001C" w:rsidP="00C2001C">
      <w:pPr>
        <w:pStyle w:val="ListParagraph"/>
        <w:numPr>
          <w:ilvl w:val="0"/>
          <w:numId w:val="105"/>
        </w:numPr>
        <w:spacing w:line="360" w:lineRule="auto"/>
      </w:pPr>
      <w:r>
        <w:t xml:space="preserve">Once Cons Doc Check approves, system will check if customer consent is received or not and if cooling period is required to be served. Post this the WI moves to Disbursal Checker. </w:t>
      </w:r>
    </w:p>
    <w:p w14:paraId="5FFF982C" w14:textId="73A0F888" w:rsidR="00C2001C" w:rsidRDefault="00161DDE" w:rsidP="00C2001C">
      <w:pPr>
        <w:pStyle w:val="ListParagraph"/>
        <w:numPr>
          <w:ilvl w:val="0"/>
          <w:numId w:val="105"/>
        </w:numPr>
        <w:spacing w:line="360" w:lineRule="auto"/>
      </w:pPr>
      <w:r>
        <w:lastRenderedPageBreak/>
        <w:t xml:space="preserve">On Disbursal Checker Approval, the WI moves to Post Disbursal Services and parallelly </w:t>
      </w:r>
      <w:r w:rsidR="006663F8">
        <w:t xml:space="preserve">system will notify CPF about the Disbursal Stage Communication. </w:t>
      </w:r>
    </w:p>
    <w:p w14:paraId="11C95725" w14:textId="4BC5FAB2" w:rsidR="006663F8" w:rsidRDefault="006663F8" w:rsidP="00C2001C">
      <w:pPr>
        <w:pStyle w:val="ListParagraph"/>
        <w:numPr>
          <w:ilvl w:val="0"/>
          <w:numId w:val="105"/>
        </w:numPr>
        <w:spacing w:line="360" w:lineRule="auto"/>
      </w:pPr>
      <w:r>
        <w:t xml:space="preserve">From PDS queue, the WI moves to Original verification and from submission from OV system will check if Disbursal Comms. Were sent successfully. Once Instances are combined, the WI will move to Exit. </w:t>
      </w:r>
    </w:p>
    <w:p w14:paraId="030FEDCD" w14:textId="77777777" w:rsidR="006663F8" w:rsidRDefault="006663F8" w:rsidP="006663F8">
      <w:pPr>
        <w:spacing w:line="360" w:lineRule="auto"/>
      </w:pPr>
    </w:p>
    <w:p w14:paraId="588485EE" w14:textId="77777777" w:rsidR="00665ECC" w:rsidRDefault="00665ECC" w:rsidP="006663F8">
      <w:pPr>
        <w:spacing w:line="360" w:lineRule="auto"/>
      </w:pPr>
    </w:p>
    <w:p w14:paraId="416DF28F" w14:textId="77777777" w:rsidR="00665ECC" w:rsidRDefault="00665ECC" w:rsidP="006663F8">
      <w:pPr>
        <w:spacing w:line="360" w:lineRule="auto"/>
      </w:pPr>
    </w:p>
    <w:p w14:paraId="23E6FDEC" w14:textId="77777777" w:rsidR="00665ECC" w:rsidRDefault="00665ECC" w:rsidP="006663F8">
      <w:pPr>
        <w:spacing w:line="360" w:lineRule="auto"/>
      </w:pPr>
    </w:p>
    <w:p w14:paraId="1CEE5BFF" w14:textId="77777777" w:rsidR="00665ECC" w:rsidRDefault="00665ECC" w:rsidP="006663F8">
      <w:pPr>
        <w:spacing w:line="360" w:lineRule="auto"/>
      </w:pPr>
    </w:p>
    <w:p w14:paraId="20951FBA" w14:textId="77777777" w:rsidR="00665ECC" w:rsidRDefault="00665ECC" w:rsidP="006663F8">
      <w:pPr>
        <w:spacing w:line="360" w:lineRule="auto"/>
      </w:pPr>
    </w:p>
    <w:p w14:paraId="4F034019" w14:textId="77777777" w:rsidR="00665ECC" w:rsidRDefault="00665ECC" w:rsidP="006663F8">
      <w:pPr>
        <w:spacing w:line="360" w:lineRule="auto"/>
      </w:pPr>
    </w:p>
    <w:p w14:paraId="77D51785" w14:textId="77777777" w:rsidR="00665ECC" w:rsidRDefault="00665ECC" w:rsidP="006663F8">
      <w:pPr>
        <w:spacing w:line="360" w:lineRule="auto"/>
      </w:pPr>
    </w:p>
    <w:p w14:paraId="61F5D37E" w14:textId="0848DB4B" w:rsidR="006663F8" w:rsidRDefault="00D26417" w:rsidP="006663F8">
      <w:pPr>
        <w:spacing w:line="360" w:lineRule="auto"/>
      </w:pPr>
      <w:r>
        <w:t>Below sections will provide a detailed queue description</w:t>
      </w:r>
      <w:r w:rsidR="0006226B">
        <w:t xml:space="preserve"> post Introduction Checker</w:t>
      </w:r>
      <w:r>
        <w:t xml:space="preserve">: </w:t>
      </w:r>
    </w:p>
    <w:p w14:paraId="1C5F77C1" w14:textId="77777777" w:rsidR="00D26417" w:rsidRDefault="00D26417" w:rsidP="006663F8">
      <w:pPr>
        <w:spacing w:line="360" w:lineRule="auto"/>
      </w:pPr>
    </w:p>
    <w:p w14:paraId="1A9BD914" w14:textId="6F595726" w:rsidR="00085D01" w:rsidRDefault="006B3814" w:rsidP="005F30F3">
      <w:pPr>
        <w:pStyle w:val="Heading3"/>
        <w:numPr>
          <w:ilvl w:val="2"/>
          <w:numId w:val="116"/>
        </w:numPr>
      </w:pPr>
      <w:bookmarkStart w:id="146" w:name="_Toc206760704"/>
      <w:r>
        <w:t>Data Entry Maker</w:t>
      </w:r>
      <w:bookmarkEnd w:id="146"/>
      <w:r>
        <w:t xml:space="preserve"> </w:t>
      </w:r>
    </w:p>
    <w:p w14:paraId="26D8ACAD" w14:textId="3521FD46" w:rsidR="00BC4AAA" w:rsidRDefault="00BC4AAA" w:rsidP="005F30F3">
      <w:pPr>
        <w:pStyle w:val="Heading4"/>
        <w:numPr>
          <w:ilvl w:val="3"/>
          <w:numId w:val="116"/>
        </w:numPr>
      </w:pPr>
      <w:r>
        <w:t xml:space="preserve">Description </w:t>
      </w:r>
    </w:p>
    <w:p w14:paraId="0B5ACAC7" w14:textId="05AB95A3" w:rsidR="00BC4AAA" w:rsidRDefault="00BC4AAA" w:rsidP="00BC4AAA"/>
    <w:p w14:paraId="4539DF30" w14:textId="64DC354A" w:rsidR="00BC4AAA" w:rsidRDefault="00BC4AAA" w:rsidP="00BC4AAA">
      <w:pPr>
        <w:pStyle w:val="ListParagraph"/>
        <w:numPr>
          <w:ilvl w:val="0"/>
          <w:numId w:val="105"/>
        </w:numPr>
        <w:spacing w:line="360" w:lineRule="auto"/>
      </w:pPr>
      <w:r>
        <w:t>This will be a user</w:t>
      </w:r>
      <w:r w:rsidR="00C428A0">
        <w:t xml:space="preserve"> queue. i.e., the users will have access to this queue. </w:t>
      </w:r>
    </w:p>
    <w:p w14:paraId="5089CBFB" w14:textId="7C973D03" w:rsidR="00C428A0" w:rsidRDefault="00C428A0" w:rsidP="00BC4AAA">
      <w:pPr>
        <w:pStyle w:val="ListParagraph"/>
        <w:numPr>
          <w:ilvl w:val="0"/>
          <w:numId w:val="105"/>
        </w:numPr>
        <w:spacing w:line="360" w:lineRule="auto"/>
      </w:pPr>
      <w:r>
        <w:t xml:space="preserve">The WI will route to this queue based on the below condition: </w:t>
      </w:r>
    </w:p>
    <w:p w14:paraId="6936F933" w14:textId="0655F8B6" w:rsidR="00C428A0" w:rsidRDefault="00000414" w:rsidP="00C428A0">
      <w:pPr>
        <w:pStyle w:val="ListParagraph"/>
        <w:numPr>
          <w:ilvl w:val="0"/>
          <w:numId w:val="106"/>
        </w:numPr>
        <w:spacing w:line="360" w:lineRule="auto"/>
      </w:pPr>
      <w:r>
        <w:t xml:space="preserve">From Introduction Checker queue, when the user took decision as </w:t>
      </w:r>
      <w:r w:rsidR="00D83F46">
        <w:t xml:space="preserve">Submit and the Request Type = Reschedule Collections. </w:t>
      </w:r>
    </w:p>
    <w:p w14:paraId="5D86451B" w14:textId="684DCFDE" w:rsidR="00903EFC" w:rsidRDefault="00903EFC" w:rsidP="00C428A0">
      <w:pPr>
        <w:pStyle w:val="ListParagraph"/>
        <w:numPr>
          <w:ilvl w:val="0"/>
          <w:numId w:val="106"/>
        </w:numPr>
        <w:spacing w:line="360" w:lineRule="auto"/>
      </w:pPr>
      <w:r>
        <w:t xml:space="preserve">From Data Entry Checker queue when the user took decision as Send Back to Maker. </w:t>
      </w:r>
    </w:p>
    <w:p w14:paraId="64250422" w14:textId="6E41A414" w:rsidR="00D83F46" w:rsidRDefault="00D83F46" w:rsidP="00D83F46">
      <w:pPr>
        <w:pStyle w:val="ListParagraph"/>
        <w:numPr>
          <w:ilvl w:val="0"/>
          <w:numId w:val="105"/>
        </w:numPr>
        <w:spacing w:line="360" w:lineRule="auto"/>
      </w:pPr>
      <w:r>
        <w:t xml:space="preserve">The user will open the WI and review. </w:t>
      </w:r>
    </w:p>
    <w:p w14:paraId="3335569D" w14:textId="6FD87B6B" w:rsidR="00D83F46" w:rsidRDefault="00D83F46" w:rsidP="00D83F46">
      <w:pPr>
        <w:pStyle w:val="ListParagraph"/>
        <w:numPr>
          <w:ilvl w:val="0"/>
          <w:numId w:val="105"/>
        </w:numPr>
        <w:spacing w:line="360" w:lineRule="auto"/>
      </w:pPr>
      <w:r>
        <w:t>The user will perform</w:t>
      </w:r>
      <w:r w:rsidR="00D66556">
        <w:t xml:space="preserve"> actions in LOS to generate agreement number and fill it in </w:t>
      </w:r>
      <w:proofErr w:type="spellStart"/>
      <w:r w:rsidR="00D66556">
        <w:t>iBPS</w:t>
      </w:r>
      <w:proofErr w:type="spellEnd"/>
      <w:r w:rsidR="00D66556">
        <w:t xml:space="preserve">. </w:t>
      </w:r>
    </w:p>
    <w:p w14:paraId="2A104160" w14:textId="455BB569" w:rsidR="00D66556" w:rsidRDefault="00D66556" w:rsidP="00D83F46">
      <w:pPr>
        <w:pStyle w:val="ListParagraph"/>
        <w:numPr>
          <w:ilvl w:val="0"/>
          <w:numId w:val="105"/>
        </w:numPr>
        <w:spacing w:line="360" w:lineRule="auto"/>
      </w:pPr>
      <w:r>
        <w:t xml:space="preserve">The user can attach documents to the WI if required. </w:t>
      </w:r>
    </w:p>
    <w:p w14:paraId="65A5A69E" w14:textId="56D2EB45" w:rsidR="00D66556" w:rsidRDefault="00D66556" w:rsidP="00D83F46">
      <w:pPr>
        <w:pStyle w:val="ListParagraph"/>
        <w:numPr>
          <w:ilvl w:val="0"/>
          <w:numId w:val="105"/>
        </w:numPr>
        <w:spacing w:line="360" w:lineRule="auto"/>
      </w:pPr>
      <w:r>
        <w:t xml:space="preserve">The user will have following decisions: </w:t>
      </w:r>
    </w:p>
    <w:p w14:paraId="1D485846" w14:textId="61E57F21" w:rsidR="00D66556" w:rsidRDefault="00D66556" w:rsidP="00D66556">
      <w:pPr>
        <w:pStyle w:val="ListParagraph"/>
        <w:numPr>
          <w:ilvl w:val="0"/>
          <w:numId w:val="106"/>
        </w:numPr>
        <w:spacing w:line="360" w:lineRule="auto"/>
      </w:pPr>
      <w:r w:rsidRPr="003B70FE">
        <w:rPr>
          <w:b/>
          <w:bCs/>
        </w:rPr>
        <w:t>Submit</w:t>
      </w:r>
      <w:r w:rsidR="00242E00" w:rsidRPr="003B70FE">
        <w:rPr>
          <w:b/>
          <w:bCs/>
        </w:rPr>
        <w:t xml:space="preserve"> to Checker</w:t>
      </w:r>
      <w:r>
        <w:t xml:space="preserve">: The user will take this decision </w:t>
      </w:r>
      <w:r w:rsidR="00EF56F1">
        <w:t xml:space="preserve">if he wants to submit the WI ahead. </w:t>
      </w:r>
    </w:p>
    <w:p w14:paraId="25930055" w14:textId="2E1903B6" w:rsidR="00242E00" w:rsidRDefault="00242E00" w:rsidP="00D66556">
      <w:pPr>
        <w:pStyle w:val="ListParagraph"/>
        <w:numPr>
          <w:ilvl w:val="0"/>
          <w:numId w:val="106"/>
        </w:numPr>
        <w:spacing w:line="360" w:lineRule="auto"/>
      </w:pPr>
      <w:r w:rsidRPr="003B70FE">
        <w:rPr>
          <w:b/>
          <w:bCs/>
        </w:rPr>
        <w:t>Reject:</w:t>
      </w:r>
      <w:r>
        <w:t xml:space="preserve"> The user will take this decision if he wants to Discard the WI. </w:t>
      </w:r>
    </w:p>
    <w:p w14:paraId="52C62BD9" w14:textId="50474668" w:rsidR="00242E00" w:rsidRDefault="00242E00" w:rsidP="00242E00">
      <w:pPr>
        <w:pStyle w:val="ListParagraph"/>
        <w:numPr>
          <w:ilvl w:val="0"/>
          <w:numId w:val="105"/>
        </w:numPr>
        <w:spacing w:line="360" w:lineRule="auto"/>
      </w:pPr>
      <w:r>
        <w:t xml:space="preserve">The WI will move to the following queues: </w:t>
      </w:r>
    </w:p>
    <w:p w14:paraId="0DFE69C8" w14:textId="5EAB029D" w:rsidR="00242E00" w:rsidRDefault="003B70FE" w:rsidP="00242E00">
      <w:pPr>
        <w:pStyle w:val="ListParagraph"/>
        <w:numPr>
          <w:ilvl w:val="0"/>
          <w:numId w:val="107"/>
        </w:numPr>
        <w:spacing w:line="360" w:lineRule="auto"/>
      </w:pPr>
      <w:r w:rsidRPr="003B70FE">
        <w:rPr>
          <w:b/>
          <w:bCs/>
        </w:rPr>
        <w:lastRenderedPageBreak/>
        <w:t>Data Entry Checker</w:t>
      </w:r>
      <w:r>
        <w:t xml:space="preserve">: The WI will move to this queue if the user took decision as Submit to Checker. </w:t>
      </w:r>
    </w:p>
    <w:p w14:paraId="6FD41B83" w14:textId="50A59B18" w:rsidR="003B70FE" w:rsidRDefault="003B70FE" w:rsidP="00242E00">
      <w:pPr>
        <w:pStyle w:val="ListParagraph"/>
        <w:numPr>
          <w:ilvl w:val="0"/>
          <w:numId w:val="107"/>
        </w:numPr>
        <w:spacing w:line="360" w:lineRule="auto"/>
      </w:pPr>
      <w:r w:rsidRPr="003B70FE">
        <w:rPr>
          <w:b/>
          <w:bCs/>
        </w:rPr>
        <w:t>Sys Notify CPF:</w:t>
      </w:r>
      <w:r>
        <w:t xml:space="preserve"> The WI will to this queue for notifying CPF about the reject communication to the customer. </w:t>
      </w:r>
    </w:p>
    <w:p w14:paraId="1CF8CB8D" w14:textId="20536A1A" w:rsidR="003B70FE" w:rsidRDefault="003B70FE" w:rsidP="003B70FE">
      <w:pPr>
        <w:spacing w:line="360" w:lineRule="auto"/>
      </w:pPr>
      <w:r>
        <w:t xml:space="preserve">The WI will route as: </w:t>
      </w:r>
    </w:p>
    <w:p w14:paraId="748775E5" w14:textId="77777777" w:rsidR="003B70FE" w:rsidRDefault="003B70FE" w:rsidP="003B70FE">
      <w:pPr>
        <w:spacing w:line="360" w:lineRule="auto"/>
      </w:pPr>
    </w:p>
    <w:tbl>
      <w:tblPr>
        <w:tblStyle w:val="TableGrid"/>
        <w:tblW w:w="0" w:type="auto"/>
        <w:tblLook w:val="04A0" w:firstRow="1" w:lastRow="0" w:firstColumn="1" w:lastColumn="0" w:noHBand="0" w:noVBand="1"/>
      </w:tblPr>
      <w:tblGrid>
        <w:gridCol w:w="4508"/>
        <w:gridCol w:w="4508"/>
      </w:tblGrid>
      <w:tr w:rsidR="003B70FE" w14:paraId="740F085D" w14:textId="77777777" w:rsidTr="003B70FE">
        <w:tc>
          <w:tcPr>
            <w:tcW w:w="4508" w:type="dxa"/>
          </w:tcPr>
          <w:p w14:paraId="23D6D7C7" w14:textId="6A863F9D" w:rsidR="003B70FE" w:rsidRPr="009E4E3D" w:rsidRDefault="003B70FE" w:rsidP="003B70FE">
            <w:pPr>
              <w:spacing w:line="360" w:lineRule="auto"/>
              <w:rPr>
                <w:b/>
                <w:bCs/>
              </w:rPr>
            </w:pPr>
            <w:r w:rsidRPr="009E4E3D">
              <w:rPr>
                <w:b/>
                <w:bCs/>
              </w:rPr>
              <w:t>Decision</w:t>
            </w:r>
          </w:p>
        </w:tc>
        <w:tc>
          <w:tcPr>
            <w:tcW w:w="4508" w:type="dxa"/>
          </w:tcPr>
          <w:p w14:paraId="0420A964" w14:textId="693B79F7" w:rsidR="003B70FE" w:rsidRPr="009E4E3D" w:rsidRDefault="009E4E3D" w:rsidP="003B70FE">
            <w:pPr>
              <w:spacing w:line="360" w:lineRule="auto"/>
              <w:rPr>
                <w:b/>
                <w:bCs/>
              </w:rPr>
            </w:pPr>
            <w:r w:rsidRPr="009E4E3D">
              <w:rPr>
                <w:b/>
                <w:bCs/>
              </w:rPr>
              <w:t xml:space="preserve">WI moves to </w:t>
            </w:r>
          </w:p>
        </w:tc>
      </w:tr>
      <w:tr w:rsidR="003B70FE" w14:paraId="0D07920B" w14:textId="77777777" w:rsidTr="003B70FE">
        <w:tc>
          <w:tcPr>
            <w:tcW w:w="4508" w:type="dxa"/>
          </w:tcPr>
          <w:p w14:paraId="7FC0C9F9" w14:textId="544DC291" w:rsidR="003B70FE" w:rsidRDefault="009E4E3D" w:rsidP="003B70FE">
            <w:pPr>
              <w:spacing w:line="360" w:lineRule="auto"/>
            </w:pPr>
            <w:r>
              <w:t xml:space="preserve">Submit to Checker </w:t>
            </w:r>
          </w:p>
        </w:tc>
        <w:tc>
          <w:tcPr>
            <w:tcW w:w="4508" w:type="dxa"/>
          </w:tcPr>
          <w:p w14:paraId="22114EC5" w14:textId="32A357AC" w:rsidR="003B70FE" w:rsidRDefault="009E4E3D" w:rsidP="003B70FE">
            <w:pPr>
              <w:spacing w:line="360" w:lineRule="auto"/>
            </w:pPr>
            <w:r>
              <w:t>Data Entry Checker</w:t>
            </w:r>
          </w:p>
        </w:tc>
      </w:tr>
      <w:tr w:rsidR="003B70FE" w14:paraId="6D112700" w14:textId="77777777" w:rsidTr="003B70FE">
        <w:tc>
          <w:tcPr>
            <w:tcW w:w="4508" w:type="dxa"/>
          </w:tcPr>
          <w:p w14:paraId="767A657E" w14:textId="61D648E0" w:rsidR="003B70FE" w:rsidRDefault="00AA3A3B" w:rsidP="003B70FE">
            <w:pPr>
              <w:spacing w:line="360" w:lineRule="auto"/>
            </w:pPr>
            <w:r>
              <w:t xml:space="preserve">Reject </w:t>
            </w:r>
          </w:p>
        </w:tc>
        <w:tc>
          <w:tcPr>
            <w:tcW w:w="4508" w:type="dxa"/>
          </w:tcPr>
          <w:p w14:paraId="50948723" w14:textId="270B70D6" w:rsidR="003B70FE" w:rsidRDefault="00AA3A3B" w:rsidP="003B70FE">
            <w:pPr>
              <w:spacing w:line="360" w:lineRule="auto"/>
            </w:pPr>
            <w:r>
              <w:t xml:space="preserve">Sys Notify CPF </w:t>
            </w:r>
          </w:p>
        </w:tc>
      </w:tr>
    </w:tbl>
    <w:p w14:paraId="48C40468" w14:textId="77777777" w:rsidR="003B70FE" w:rsidRPr="00BC4AAA" w:rsidRDefault="003B70FE" w:rsidP="003B70FE">
      <w:pPr>
        <w:spacing w:line="360" w:lineRule="auto"/>
      </w:pPr>
    </w:p>
    <w:p w14:paraId="582D7775" w14:textId="77777777" w:rsidR="00085D01" w:rsidRDefault="00085D01" w:rsidP="00085D01"/>
    <w:p w14:paraId="3DAD2FCF" w14:textId="77777777" w:rsidR="0042637B" w:rsidRDefault="0042637B" w:rsidP="00085D01"/>
    <w:p w14:paraId="7B288573" w14:textId="77777777" w:rsidR="00AA3A3B" w:rsidRDefault="00AA3A3B" w:rsidP="00085D01"/>
    <w:p w14:paraId="486D3C50" w14:textId="395B2AA4" w:rsidR="00AA3A3B" w:rsidRDefault="004840A2" w:rsidP="005F30F3">
      <w:pPr>
        <w:pStyle w:val="Heading4"/>
        <w:numPr>
          <w:ilvl w:val="3"/>
          <w:numId w:val="116"/>
        </w:numPr>
      </w:pPr>
      <w:r>
        <w:t xml:space="preserve">Access Details </w:t>
      </w:r>
    </w:p>
    <w:p w14:paraId="7BC46B74" w14:textId="77777777" w:rsidR="004840A2" w:rsidRDefault="004840A2" w:rsidP="004840A2"/>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4840A2" w:rsidRPr="009B444E" w14:paraId="694B912C" w14:textId="77777777" w:rsidTr="00B80AF0">
        <w:tc>
          <w:tcPr>
            <w:tcW w:w="3681" w:type="dxa"/>
          </w:tcPr>
          <w:p w14:paraId="31260299" w14:textId="77777777" w:rsidR="004840A2" w:rsidRPr="009B444E" w:rsidRDefault="004840A2" w:rsidP="00B80AF0">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1A3E7642" w14:textId="686FF9D0" w:rsidR="004840A2" w:rsidRPr="009B444E" w:rsidRDefault="004840A2" w:rsidP="00B80AF0">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 xml:space="preserve">users added to the </w:t>
            </w:r>
            <w:r w:rsidR="00AA4F4A">
              <w:rPr>
                <w:rFonts w:eastAsia="Calibri" w:cs="Arial"/>
                <w:szCs w:val="24"/>
              </w:rPr>
              <w:t xml:space="preserve">Data </w:t>
            </w:r>
            <w:r w:rsidR="00903EFC">
              <w:rPr>
                <w:rFonts w:eastAsia="Calibri" w:cs="Arial"/>
                <w:szCs w:val="24"/>
              </w:rPr>
              <w:t xml:space="preserve">Entry Maker </w:t>
            </w:r>
            <w:r>
              <w:rPr>
                <w:rFonts w:eastAsia="Calibri" w:cs="Arial"/>
                <w:szCs w:val="24"/>
              </w:rPr>
              <w:t xml:space="preserve">group. </w:t>
            </w:r>
          </w:p>
        </w:tc>
      </w:tr>
      <w:tr w:rsidR="004840A2" w:rsidRPr="009B444E" w14:paraId="5B5111E3" w14:textId="77777777" w:rsidTr="00B80AF0">
        <w:tc>
          <w:tcPr>
            <w:tcW w:w="3681" w:type="dxa"/>
          </w:tcPr>
          <w:p w14:paraId="130D44F7" w14:textId="77777777" w:rsidR="004840A2" w:rsidRPr="009B444E" w:rsidRDefault="004840A2" w:rsidP="00B80AF0">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7F1B747E" w14:textId="77777777" w:rsidR="004840A2" w:rsidRPr="009B444E" w:rsidRDefault="004840A2" w:rsidP="00B80AF0">
            <w:pPr>
              <w:pStyle w:val="ListParagraph"/>
              <w:spacing w:line="360" w:lineRule="auto"/>
              <w:ind w:left="0"/>
              <w:jc w:val="both"/>
              <w:rPr>
                <w:rFonts w:eastAsia="Calibri" w:cs="Arial"/>
                <w:szCs w:val="24"/>
              </w:rPr>
            </w:pPr>
            <w:r>
              <w:rPr>
                <w:rFonts w:eastAsia="Calibri" w:cs="Arial"/>
                <w:szCs w:val="24"/>
              </w:rPr>
              <w:t>NA</w:t>
            </w:r>
          </w:p>
        </w:tc>
      </w:tr>
      <w:tr w:rsidR="004840A2" w:rsidRPr="009B444E" w14:paraId="796E4D80" w14:textId="77777777" w:rsidTr="00B80AF0">
        <w:tc>
          <w:tcPr>
            <w:tcW w:w="3681" w:type="dxa"/>
          </w:tcPr>
          <w:p w14:paraId="50282514" w14:textId="77777777" w:rsidR="004840A2" w:rsidRPr="009B444E" w:rsidRDefault="004840A2" w:rsidP="00B80AF0">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2F235485" w14:textId="77777777" w:rsidR="004840A2" w:rsidRPr="009B444E" w:rsidRDefault="004840A2" w:rsidP="00B80AF0">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4840A2" w:rsidRPr="009B444E" w14:paraId="41299C08" w14:textId="77777777" w:rsidTr="00B80AF0">
        <w:tc>
          <w:tcPr>
            <w:tcW w:w="3681" w:type="dxa"/>
          </w:tcPr>
          <w:p w14:paraId="17A029E1" w14:textId="77777777" w:rsidR="004840A2" w:rsidRPr="009B444E" w:rsidRDefault="004840A2" w:rsidP="00B80AF0">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7673524F" w14:textId="77777777" w:rsidR="004840A2" w:rsidRPr="009B444E" w:rsidRDefault="004840A2" w:rsidP="00B80AF0">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4840A2" w:rsidRPr="009B444E" w14:paraId="1A434EDE" w14:textId="77777777" w:rsidTr="00B80AF0">
        <w:tc>
          <w:tcPr>
            <w:tcW w:w="3681" w:type="dxa"/>
          </w:tcPr>
          <w:p w14:paraId="7453B825" w14:textId="77777777" w:rsidR="004840A2" w:rsidRPr="009B444E" w:rsidRDefault="004840A2" w:rsidP="00B80AF0">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4ACC4A18" w14:textId="77777777" w:rsidR="004840A2" w:rsidRPr="009B444E" w:rsidRDefault="004840A2" w:rsidP="00B80AF0">
            <w:pPr>
              <w:pStyle w:val="ListParagraph"/>
              <w:spacing w:line="360" w:lineRule="auto"/>
              <w:ind w:left="0"/>
              <w:jc w:val="both"/>
              <w:rPr>
                <w:rFonts w:eastAsia="Calibri" w:cs="Arial"/>
                <w:szCs w:val="24"/>
              </w:rPr>
            </w:pPr>
            <w:r w:rsidRPr="009B444E">
              <w:rPr>
                <w:rFonts w:eastAsia="Calibri" w:cs="Arial"/>
                <w:szCs w:val="24"/>
              </w:rPr>
              <w:t>None</w:t>
            </w:r>
          </w:p>
        </w:tc>
      </w:tr>
    </w:tbl>
    <w:p w14:paraId="77716194" w14:textId="77777777" w:rsidR="004840A2" w:rsidRPr="004840A2" w:rsidRDefault="004840A2" w:rsidP="004840A2"/>
    <w:p w14:paraId="6CDAC920" w14:textId="77777777" w:rsidR="00AA3A3B" w:rsidRDefault="00AA3A3B" w:rsidP="00085D01"/>
    <w:p w14:paraId="0A178503" w14:textId="77777777" w:rsidR="00AA3A3B" w:rsidRDefault="00AA3A3B" w:rsidP="00085D01"/>
    <w:p w14:paraId="64DD0260" w14:textId="77777777" w:rsidR="00AA3A3B" w:rsidRDefault="00AA3A3B" w:rsidP="00085D01"/>
    <w:p w14:paraId="5B7C5F0D" w14:textId="77777777" w:rsidR="00AA3A3B" w:rsidRDefault="00AA3A3B" w:rsidP="00085D01"/>
    <w:p w14:paraId="11507BB3" w14:textId="03E6E83B" w:rsidR="00085D01" w:rsidRDefault="00085D01" w:rsidP="005F30F3">
      <w:pPr>
        <w:pStyle w:val="Heading3"/>
        <w:numPr>
          <w:ilvl w:val="2"/>
          <w:numId w:val="116"/>
        </w:numPr>
      </w:pPr>
      <w:bookmarkStart w:id="147" w:name="_Toc206760705"/>
      <w:r>
        <w:t>Data Entry Checker</w:t>
      </w:r>
      <w:bookmarkEnd w:id="147"/>
      <w:r>
        <w:t xml:space="preserve"> </w:t>
      </w:r>
    </w:p>
    <w:p w14:paraId="2AFE96AB" w14:textId="77777777" w:rsidR="00085D01" w:rsidRDefault="00085D01" w:rsidP="00085D01"/>
    <w:p w14:paraId="42BB0E4A" w14:textId="14241010" w:rsidR="005250A5" w:rsidRDefault="005250A5" w:rsidP="005F30F3">
      <w:pPr>
        <w:pStyle w:val="Heading4"/>
        <w:numPr>
          <w:ilvl w:val="3"/>
          <w:numId w:val="116"/>
        </w:numPr>
      </w:pPr>
      <w:r>
        <w:t xml:space="preserve">Description </w:t>
      </w:r>
    </w:p>
    <w:p w14:paraId="0CCC74AC" w14:textId="77777777" w:rsidR="005250A5" w:rsidRDefault="005250A5" w:rsidP="005250A5"/>
    <w:p w14:paraId="37B45EE5" w14:textId="4E969DCE" w:rsidR="005250A5" w:rsidRDefault="005250A5" w:rsidP="005250A5">
      <w:pPr>
        <w:pStyle w:val="ListParagraph"/>
        <w:numPr>
          <w:ilvl w:val="0"/>
          <w:numId w:val="105"/>
        </w:numPr>
        <w:spacing w:line="360" w:lineRule="auto"/>
      </w:pPr>
      <w:r>
        <w:t xml:space="preserve">This will be a user queue. i.e., the users will have access to this queue. </w:t>
      </w:r>
    </w:p>
    <w:p w14:paraId="73343B6B" w14:textId="4F8FDA35" w:rsidR="00E91769" w:rsidRDefault="00E91769" w:rsidP="005250A5">
      <w:pPr>
        <w:pStyle w:val="ListParagraph"/>
        <w:numPr>
          <w:ilvl w:val="0"/>
          <w:numId w:val="105"/>
        </w:numPr>
        <w:spacing w:line="360" w:lineRule="auto"/>
      </w:pPr>
      <w:r>
        <w:t xml:space="preserve">The WI will move to this queue based on the condition below: </w:t>
      </w:r>
    </w:p>
    <w:p w14:paraId="58540285" w14:textId="635A9DF1" w:rsidR="00E91769" w:rsidRDefault="00E91769" w:rsidP="00E91769">
      <w:pPr>
        <w:pStyle w:val="ListParagraph"/>
        <w:numPr>
          <w:ilvl w:val="0"/>
          <w:numId w:val="108"/>
        </w:numPr>
        <w:spacing w:line="360" w:lineRule="auto"/>
      </w:pPr>
      <w:r>
        <w:t xml:space="preserve">From the Data Entry Checker, when the user took decision as Submit to Checker. </w:t>
      </w:r>
    </w:p>
    <w:p w14:paraId="1565F74A" w14:textId="1FCBBDBB" w:rsidR="004D6651" w:rsidRDefault="004D6651" w:rsidP="004D6651">
      <w:pPr>
        <w:pStyle w:val="ListParagraph"/>
        <w:numPr>
          <w:ilvl w:val="0"/>
          <w:numId w:val="105"/>
        </w:numPr>
        <w:spacing w:line="360" w:lineRule="auto"/>
      </w:pPr>
      <w:r>
        <w:t xml:space="preserve">The user will open the WI and review it. </w:t>
      </w:r>
    </w:p>
    <w:p w14:paraId="68798C57" w14:textId="2CAB259C" w:rsidR="004D6651" w:rsidRDefault="004D6651" w:rsidP="004D6651">
      <w:pPr>
        <w:pStyle w:val="ListParagraph"/>
        <w:numPr>
          <w:ilvl w:val="0"/>
          <w:numId w:val="105"/>
        </w:numPr>
        <w:spacing w:line="360" w:lineRule="auto"/>
      </w:pPr>
      <w:r>
        <w:t xml:space="preserve">The user can upload documents if required. </w:t>
      </w:r>
    </w:p>
    <w:p w14:paraId="5B6382A1" w14:textId="44CF84B4" w:rsidR="004D6651" w:rsidRDefault="004D6651" w:rsidP="004D6651">
      <w:pPr>
        <w:pStyle w:val="ListParagraph"/>
        <w:numPr>
          <w:ilvl w:val="0"/>
          <w:numId w:val="105"/>
        </w:numPr>
        <w:spacing w:line="360" w:lineRule="auto"/>
      </w:pPr>
      <w:r>
        <w:lastRenderedPageBreak/>
        <w:t>The user will have following decision</w:t>
      </w:r>
      <w:r w:rsidR="00462242">
        <w:t xml:space="preserve">s: </w:t>
      </w:r>
    </w:p>
    <w:p w14:paraId="179E46FD" w14:textId="19B08295" w:rsidR="00462242" w:rsidRDefault="00462242" w:rsidP="00462242">
      <w:pPr>
        <w:pStyle w:val="ListParagraph"/>
        <w:numPr>
          <w:ilvl w:val="0"/>
          <w:numId w:val="108"/>
        </w:numPr>
        <w:spacing w:line="360" w:lineRule="auto"/>
      </w:pPr>
      <w:r w:rsidRPr="00CC1E51">
        <w:rPr>
          <w:b/>
          <w:bCs/>
        </w:rPr>
        <w:t>Approve:</w:t>
      </w:r>
      <w:r>
        <w:t xml:space="preserve"> The user will take this decision if he wants to Approve the WI and move it ahead to Credit. </w:t>
      </w:r>
    </w:p>
    <w:p w14:paraId="27F57540" w14:textId="414827E8" w:rsidR="00462242" w:rsidRDefault="00462242" w:rsidP="00462242">
      <w:pPr>
        <w:pStyle w:val="ListParagraph"/>
        <w:numPr>
          <w:ilvl w:val="0"/>
          <w:numId w:val="108"/>
        </w:numPr>
        <w:spacing w:line="360" w:lineRule="auto"/>
      </w:pPr>
      <w:r w:rsidRPr="00CC1E51">
        <w:rPr>
          <w:b/>
          <w:bCs/>
        </w:rPr>
        <w:t>Send Back to Maker</w:t>
      </w:r>
      <w:r w:rsidR="005071D0">
        <w:t xml:space="preserve">: The user will take this decision if he wants to send the WI back to Data Entry Maker for some amendments. </w:t>
      </w:r>
    </w:p>
    <w:p w14:paraId="2AFB44B7" w14:textId="7286F3DC" w:rsidR="001A358F" w:rsidRDefault="001A358F" w:rsidP="001A358F">
      <w:pPr>
        <w:pStyle w:val="ListParagraph"/>
        <w:numPr>
          <w:ilvl w:val="0"/>
          <w:numId w:val="105"/>
        </w:numPr>
        <w:spacing w:line="360" w:lineRule="auto"/>
      </w:pPr>
      <w:r>
        <w:t xml:space="preserve">The WI will move to the following queues: </w:t>
      </w:r>
    </w:p>
    <w:p w14:paraId="254FDEA3" w14:textId="1FBFCD4C" w:rsidR="001A358F" w:rsidRDefault="001A358F" w:rsidP="001A358F">
      <w:pPr>
        <w:pStyle w:val="ListParagraph"/>
        <w:numPr>
          <w:ilvl w:val="0"/>
          <w:numId w:val="109"/>
        </w:numPr>
        <w:spacing w:line="360" w:lineRule="auto"/>
      </w:pPr>
      <w:proofErr w:type="spellStart"/>
      <w:r w:rsidRPr="00CC1E51">
        <w:rPr>
          <w:b/>
          <w:bCs/>
        </w:rPr>
        <w:t>Reschedul</w:t>
      </w:r>
      <w:r w:rsidR="00CC1E51" w:rsidRPr="00CC1E51">
        <w:rPr>
          <w:b/>
          <w:bCs/>
        </w:rPr>
        <w:t>e</w:t>
      </w:r>
      <w:r w:rsidRPr="00CC1E51">
        <w:rPr>
          <w:b/>
          <w:bCs/>
        </w:rPr>
        <w:t>ment</w:t>
      </w:r>
      <w:proofErr w:type="spellEnd"/>
      <w:r w:rsidRPr="00CC1E51">
        <w:rPr>
          <w:b/>
          <w:bCs/>
        </w:rPr>
        <w:t xml:space="preserve"> Credit</w:t>
      </w:r>
      <w:r w:rsidR="00CC1E51">
        <w:t xml:space="preserve">: The WI will move to this queue if the user took decision as Approve. </w:t>
      </w:r>
    </w:p>
    <w:p w14:paraId="053EDEB9" w14:textId="172A4375" w:rsidR="00CC1E51" w:rsidRDefault="00CC1E51" w:rsidP="001A358F">
      <w:pPr>
        <w:pStyle w:val="ListParagraph"/>
        <w:numPr>
          <w:ilvl w:val="0"/>
          <w:numId w:val="109"/>
        </w:numPr>
        <w:spacing w:line="360" w:lineRule="auto"/>
      </w:pPr>
      <w:r w:rsidRPr="00CC1E51">
        <w:rPr>
          <w:b/>
          <w:bCs/>
        </w:rPr>
        <w:t>Data Entry Maker</w:t>
      </w:r>
      <w:r>
        <w:t xml:space="preserve">: The WI will move to this queue if the user took decision as Send Back to Maker. </w:t>
      </w:r>
    </w:p>
    <w:p w14:paraId="304440F0" w14:textId="77777777" w:rsidR="00A044C6" w:rsidRDefault="00A044C6" w:rsidP="00A044C6">
      <w:pPr>
        <w:pStyle w:val="ListParagraph"/>
        <w:spacing w:line="360" w:lineRule="auto"/>
        <w:ind w:left="2160"/>
      </w:pPr>
    </w:p>
    <w:p w14:paraId="54699676" w14:textId="77777777" w:rsidR="0042637B" w:rsidRDefault="0042637B" w:rsidP="00A044C6">
      <w:pPr>
        <w:pStyle w:val="ListParagraph"/>
        <w:spacing w:line="360" w:lineRule="auto"/>
        <w:ind w:left="2160"/>
      </w:pPr>
    </w:p>
    <w:p w14:paraId="741357AA" w14:textId="75728281" w:rsidR="00A044C6" w:rsidRDefault="00A044C6" w:rsidP="00A044C6">
      <w:pPr>
        <w:spacing w:line="360" w:lineRule="auto"/>
      </w:pPr>
      <w:r>
        <w:t xml:space="preserve">The WI will route as: </w:t>
      </w:r>
    </w:p>
    <w:tbl>
      <w:tblPr>
        <w:tblStyle w:val="TableGrid"/>
        <w:tblW w:w="0" w:type="auto"/>
        <w:tblLook w:val="04A0" w:firstRow="1" w:lastRow="0" w:firstColumn="1" w:lastColumn="0" w:noHBand="0" w:noVBand="1"/>
      </w:tblPr>
      <w:tblGrid>
        <w:gridCol w:w="4508"/>
        <w:gridCol w:w="4508"/>
      </w:tblGrid>
      <w:tr w:rsidR="00A044C6" w14:paraId="570DD16D" w14:textId="77777777" w:rsidTr="00A044C6">
        <w:tc>
          <w:tcPr>
            <w:tcW w:w="4508" w:type="dxa"/>
          </w:tcPr>
          <w:p w14:paraId="1285DD7B" w14:textId="7B66FF21" w:rsidR="00A044C6" w:rsidRPr="008E0B5E" w:rsidRDefault="002C29B4" w:rsidP="00A044C6">
            <w:pPr>
              <w:spacing w:line="360" w:lineRule="auto"/>
              <w:rPr>
                <w:b/>
                <w:bCs/>
              </w:rPr>
            </w:pPr>
            <w:r w:rsidRPr="008E0B5E">
              <w:rPr>
                <w:b/>
                <w:bCs/>
              </w:rPr>
              <w:t>Decision</w:t>
            </w:r>
          </w:p>
        </w:tc>
        <w:tc>
          <w:tcPr>
            <w:tcW w:w="4508" w:type="dxa"/>
          </w:tcPr>
          <w:p w14:paraId="348E6D8F" w14:textId="15169BC7" w:rsidR="00A044C6" w:rsidRPr="008E0B5E" w:rsidRDefault="002C29B4" w:rsidP="00A044C6">
            <w:pPr>
              <w:spacing w:line="360" w:lineRule="auto"/>
              <w:rPr>
                <w:b/>
                <w:bCs/>
              </w:rPr>
            </w:pPr>
            <w:r w:rsidRPr="008E0B5E">
              <w:rPr>
                <w:b/>
                <w:bCs/>
              </w:rPr>
              <w:t xml:space="preserve">WI moves to </w:t>
            </w:r>
          </w:p>
        </w:tc>
      </w:tr>
      <w:tr w:rsidR="00A044C6" w14:paraId="7B7235FA" w14:textId="77777777" w:rsidTr="00A044C6">
        <w:tc>
          <w:tcPr>
            <w:tcW w:w="4508" w:type="dxa"/>
          </w:tcPr>
          <w:p w14:paraId="48283191" w14:textId="73428891" w:rsidR="00A044C6" w:rsidRDefault="002C29B4" w:rsidP="00A044C6">
            <w:pPr>
              <w:spacing w:line="360" w:lineRule="auto"/>
            </w:pPr>
            <w:r>
              <w:t>Approve</w:t>
            </w:r>
          </w:p>
        </w:tc>
        <w:tc>
          <w:tcPr>
            <w:tcW w:w="4508" w:type="dxa"/>
          </w:tcPr>
          <w:p w14:paraId="490261E4" w14:textId="14510B68" w:rsidR="00A044C6" w:rsidRDefault="008E0B5E" w:rsidP="00A044C6">
            <w:pPr>
              <w:spacing w:line="360" w:lineRule="auto"/>
            </w:pPr>
            <w:proofErr w:type="spellStart"/>
            <w:r>
              <w:t>Reschedulement</w:t>
            </w:r>
            <w:proofErr w:type="spellEnd"/>
            <w:r>
              <w:t xml:space="preserve"> Credit </w:t>
            </w:r>
          </w:p>
        </w:tc>
      </w:tr>
      <w:tr w:rsidR="00A044C6" w14:paraId="242BFC0D" w14:textId="77777777" w:rsidTr="00A044C6">
        <w:tc>
          <w:tcPr>
            <w:tcW w:w="4508" w:type="dxa"/>
          </w:tcPr>
          <w:p w14:paraId="678DA2F7" w14:textId="68B7990C" w:rsidR="00A044C6" w:rsidRDefault="008E0B5E" w:rsidP="00A044C6">
            <w:pPr>
              <w:spacing w:line="360" w:lineRule="auto"/>
            </w:pPr>
            <w:r>
              <w:t xml:space="preserve">Send Back to Maker </w:t>
            </w:r>
          </w:p>
        </w:tc>
        <w:tc>
          <w:tcPr>
            <w:tcW w:w="4508" w:type="dxa"/>
          </w:tcPr>
          <w:p w14:paraId="3FB1D458" w14:textId="5BA726CA" w:rsidR="00A044C6" w:rsidRDefault="008E0B5E" w:rsidP="00A044C6">
            <w:pPr>
              <w:spacing w:line="360" w:lineRule="auto"/>
            </w:pPr>
            <w:r>
              <w:t>Data Entry Maker</w:t>
            </w:r>
          </w:p>
        </w:tc>
      </w:tr>
    </w:tbl>
    <w:p w14:paraId="01C14BC1" w14:textId="77777777" w:rsidR="00A044C6" w:rsidRDefault="00A044C6" w:rsidP="00A044C6">
      <w:pPr>
        <w:spacing w:line="360" w:lineRule="auto"/>
      </w:pPr>
    </w:p>
    <w:p w14:paraId="54013BE4" w14:textId="5B4947A6" w:rsidR="00FC5F83" w:rsidRDefault="00FC5F83" w:rsidP="005F30F3">
      <w:pPr>
        <w:pStyle w:val="Heading4"/>
        <w:numPr>
          <w:ilvl w:val="3"/>
          <w:numId w:val="116"/>
        </w:numPr>
      </w:pPr>
      <w:r>
        <w:t xml:space="preserve">Access Details </w:t>
      </w:r>
    </w:p>
    <w:p w14:paraId="54F13917" w14:textId="77777777" w:rsidR="00FC5F83" w:rsidRDefault="00FC5F83" w:rsidP="00FC5F83"/>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FC5F83" w:rsidRPr="009B444E" w14:paraId="25132CD2" w14:textId="77777777" w:rsidTr="00B80AF0">
        <w:tc>
          <w:tcPr>
            <w:tcW w:w="3681" w:type="dxa"/>
          </w:tcPr>
          <w:p w14:paraId="355A4F3A" w14:textId="77777777" w:rsidR="00FC5F83" w:rsidRPr="009B444E" w:rsidRDefault="00FC5F83" w:rsidP="00B80AF0">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649E3990" w14:textId="13A57556" w:rsidR="00FC5F83" w:rsidRPr="009B444E" w:rsidRDefault="00FC5F83" w:rsidP="00B80AF0">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 xml:space="preserve">users added to the Data Entry Checker group. </w:t>
            </w:r>
          </w:p>
        </w:tc>
      </w:tr>
      <w:tr w:rsidR="00FC5F83" w:rsidRPr="009B444E" w14:paraId="799CCDAA" w14:textId="77777777" w:rsidTr="00B80AF0">
        <w:tc>
          <w:tcPr>
            <w:tcW w:w="3681" w:type="dxa"/>
          </w:tcPr>
          <w:p w14:paraId="6BAB3028" w14:textId="77777777" w:rsidR="00FC5F83" w:rsidRPr="009B444E" w:rsidRDefault="00FC5F83" w:rsidP="00B80AF0">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21634D65" w14:textId="77777777" w:rsidR="00FC5F83" w:rsidRPr="009B444E" w:rsidRDefault="00FC5F83" w:rsidP="00B80AF0">
            <w:pPr>
              <w:pStyle w:val="ListParagraph"/>
              <w:spacing w:line="360" w:lineRule="auto"/>
              <w:ind w:left="0"/>
              <w:jc w:val="both"/>
              <w:rPr>
                <w:rFonts w:eastAsia="Calibri" w:cs="Arial"/>
                <w:szCs w:val="24"/>
              </w:rPr>
            </w:pPr>
            <w:r>
              <w:rPr>
                <w:rFonts w:eastAsia="Calibri" w:cs="Arial"/>
                <w:szCs w:val="24"/>
              </w:rPr>
              <w:t>NA</w:t>
            </w:r>
          </w:p>
        </w:tc>
      </w:tr>
      <w:tr w:rsidR="00FC5F83" w:rsidRPr="009B444E" w14:paraId="3A975B20" w14:textId="77777777" w:rsidTr="00B80AF0">
        <w:tc>
          <w:tcPr>
            <w:tcW w:w="3681" w:type="dxa"/>
          </w:tcPr>
          <w:p w14:paraId="0F8AF8E2" w14:textId="77777777" w:rsidR="00FC5F83" w:rsidRPr="009B444E" w:rsidRDefault="00FC5F83" w:rsidP="00B80AF0">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617AAEF8" w14:textId="77777777" w:rsidR="00FC5F83" w:rsidRPr="009B444E" w:rsidRDefault="00FC5F83" w:rsidP="00B80AF0">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FC5F83" w:rsidRPr="009B444E" w14:paraId="496FDF18" w14:textId="77777777" w:rsidTr="00B80AF0">
        <w:tc>
          <w:tcPr>
            <w:tcW w:w="3681" w:type="dxa"/>
          </w:tcPr>
          <w:p w14:paraId="5B8FBE34" w14:textId="77777777" w:rsidR="00FC5F83" w:rsidRPr="009B444E" w:rsidRDefault="00FC5F83" w:rsidP="00B80AF0">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3480BA17" w14:textId="77777777" w:rsidR="00FC5F83" w:rsidRPr="009B444E" w:rsidRDefault="00FC5F83" w:rsidP="00B80AF0">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FC5F83" w:rsidRPr="009B444E" w14:paraId="4DBD6502" w14:textId="77777777" w:rsidTr="00B80AF0">
        <w:tc>
          <w:tcPr>
            <w:tcW w:w="3681" w:type="dxa"/>
          </w:tcPr>
          <w:p w14:paraId="63CE7448" w14:textId="77777777" w:rsidR="00FC5F83" w:rsidRPr="009B444E" w:rsidRDefault="00FC5F83" w:rsidP="00B80AF0">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024FE2D3" w14:textId="77777777" w:rsidR="00FC5F83" w:rsidRPr="009B444E" w:rsidRDefault="00FC5F83" w:rsidP="00B80AF0">
            <w:pPr>
              <w:pStyle w:val="ListParagraph"/>
              <w:spacing w:line="360" w:lineRule="auto"/>
              <w:ind w:left="0"/>
              <w:jc w:val="both"/>
              <w:rPr>
                <w:rFonts w:eastAsia="Calibri" w:cs="Arial"/>
                <w:szCs w:val="24"/>
              </w:rPr>
            </w:pPr>
            <w:r w:rsidRPr="009B444E">
              <w:rPr>
                <w:rFonts w:eastAsia="Calibri" w:cs="Arial"/>
                <w:szCs w:val="24"/>
              </w:rPr>
              <w:t>None</w:t>
            </w:r>
          </w:p>
        </w:tc>
      </w:tr>
    </w:tbl>
    <w:p w14:paraId="2A723075" w14:textId="77777777" w:rsidR="00FC5F83" w:rsidRDefault="00FC5F83" w:rsidP="00FC5F83"/>
    <w:p w14:paraId="28ABEA18" w14:textId="77777777" w:rsidR="00FC5F83" w:rsidRDefault="00FC5F83" w:rsidP="00FC5F83"/>
    <w:p w14:paraId="50D5CE5B" w14:textId="77777777" w:rsidR="00FC5F83" w:rsidRPr="00FC5F83" w:rsidRDefault="00FC5F83" w:rsidP="00FC5F83"/>
    <w:p w14:paraId="771B761E" w14:textId="77777777" w:rsidR="00903EFC" w:rsidRDefault="00903EFC" w:rsidP="00085D01"/>
    <w:p w14:paraId="061FAA3D" w14:textId="177B295F" w:rsidR="00085D01" w:rsidRDefault="00085D01" w:rsidP="005F30F3">
      <w:pPr>
        <w:pStyle w:val="Heading3"/>
        <w:numPr>
          <w:ilvl w:val="2"/>
          <w:numId w:val="116"/>
        </w:numPr>
      </w:pPr>
      <w:bookmarkStart w:id="148" w:name="_Toc206760706"/>
      <w:proofErr w:type="spellStart"/>
      <w:r>
        <w:t>Reschedulement</w:t>
      </w:r>
      <w:proofErr w:type="spellEnd"/>
      <w:r>
        <w:t xml:space="preserve"> Credit</w:t>
      </w:r>
      <w:bookmarkEnd w:id="148"/>
      <w:r>
        <w:t xml:space="preserve"> </w:t>
      </w:r>
    </w:p>
    <w:p w14:paraId="3FDF158B" w14:textId="77777777" w:rsidR="00085D01" w:rsidRDefault="00085D01" w:rsidP="00085D01">
      <w:pPr>
        <w:pStyle w:val="ListParagraph"/>
      </w:pPr>
    </w:p>
    <w:p w14:paraId="76899738" w14:textId="262EC7F7" w:rsidR="00085D01" w:rsidRDefault="00FC5F83" w:rsidP="005F30F3">
      <w:pPr>
        <w:pStyle w:val="Heading4"/>
        <w:numPr>
          <w:ilvl w:val="3"/>
          <w:numId w:val="116"/>
        </w:numPr>
      </w:pPr>
      <w:r>
        <w:t xml:space="preserve">Description </w:t>
      </w:r>
    </w:p>
    <w:p w14:paraId="2E9BB300" w14:textId="77777777" w:rsidR="00FC5F83" w:rsidRDefault="00FC5F83" w:rsidP="00FC5F83"/>
    <w:p w14:paraId="570DF6B7" w14:textId="786BD77E" w:rsidR="00014AC3" w:rsidRDefault="00FC5F83" w:rsidP="00014AC3">
      <w:pPr>
        <w:pStyle w:val="ListParagraph"/>
        <w:numPr>
          <w:ilvl w:val="0"/>
          <w:numId w:val="105"/>
        </w:numPr>
        <w:spacing w:line="360" w:lineRule="auto"/>
      </w:pPr>
      <w:r>
        <w:t>This will be a user queue</w:t>
      </w:r>
      <w:r w:rsidR="00014AC3">
        <w:t>. i.e., the users will have access to this queue.</w:t>
      </w:r>
    </w:p>
    <w:p w14:paraId="595A9858" w14:textId="276E7E98" w:rsidR="00014AC3" w:rsidRDefault="00014AC3" w:rsidP="00014AC3">
      <w:pPr>
        <w:pStyle w:val="ListParagraph"/>
        <w:numPr>
          <w:ilvl w:val="0"/>
          <w:numId w:val="105"/>
        </w:numPr>
        <w:spacing w:line="360" w:lineRule="auto"/>
      </w:pPr>
      <w:r>
        <w:lastRenderedPageBreak/>
        <w:t xml:space="preserve">The WI will route to this queue </w:t>
      </w:r>
      <w:r w:rsidR="00E43BAB">
        <w:t xml:space="preserve">based on the below condition: </w:t>
      </w:r>
    </w:p>
    <w:p w14:paraId="482124FD" w14:textId="0C0574F5" w:rsidR="00E43BAB" w:rsidRDefault="00E43BAB" w:rsidP="00E43BAB">
      <w:pPr>
        <w:pStyle w:val="ListParagraph"/>
        <w:numPr>
          <w:ilvl w:val="0"/>
          <w:numId w:val="110"/>
        </w:numPr>
        <w:spacing w:line="360" w:lineRule="auto"/>
      </w:pPr>
      <w:r>
        <w:t xml:space="preserve">From Data Entry Checker queue, when the user took decision as Approve. </w:t>
      </w:r>
    </w:p>
    <w:p w14:paraId="53C68159" w14:textId="1F931BD3" w:rsidR="00E43BAB" w:rsidRDefault="00E43BAB" w:rsidP="00E43BAB">
      <w:pPr>
        <w:pStyle w:val="ListParagraph"/>
        <w:numPr>
          <w:ilvl w:val="0"/>
          <w:numId w:val="105"/>
        </w:numPr>
        <w:spacing w:line="360" w:lineRule="auto"/>
      </w:pPr>
      <w:r>
        <w:t>The user wil</w:t>
      </w:r>
      <w:r w:rsidR="00AA5530">
        <w:t xml:space="preserve">l open the WI and review it. </w:t>
      </w:r>
    </w:p>
    <w:p w14:paraId="07A15491" w14:textId="56C7F2BF" w:rsidR="000C6FA3" w:rsidRDefault="00B40333" w:rsidP="00E43BAB">
      <w:pPr>
        <w:pStyle w:val="ListParagraph"/>
        <w:numPr>
          <w:ilvl w:val="0"/>
          <w:numId w:val="105"/>
        </w:numPr>
        <w:spacing w:line="360" w:lineRule="auto"/>
      </w:pPr>
      <w:r>
        <w:t xml:space="preserve">The </w:t>
      </w:r>
      <w:r w:rsidR="007F0426">
        <w:t xml:space="preserve">user can upload documents if required. </w:t>
      </w:r>
    </w:p>
    <w:p w14:paraId="6FC379BD" w14:textId="75488BB5" w:rsidR="007F0426" w:rsidRDefault="007F0426" w:rsidP="00E43BAB">
      <w:pPr>
        <w:pStyle w:val="ListParagraph"/>
        <w:numPr>
          <w:ilvl w:val="0"/>
          <w:numId w:val="105"/>
        </w:numPr>
        <w:spacing w:line="360" w:lineRule="auto"/>
      </w:pPr>
      <w:r>
        <w:t xml:space="preserve">The user will have following decisions: </w:t>
      </w:r>
    </w:p>
    <w:p w14:paraId="4332D9F2" w14:textId="4519A4E7" w:rsidR="007F0426" w:rsidRDefault="0045401F" w:rsidP="007F0426">
      <w:pPr>
        <w:pStyle w:val="ListParagraph"/>
        <w:numPr>
          <w:ilvl w:val="0"/>
          <w:numId w:val="110"/>
        </w:numPr>
        <w:spacing w:line="360" w:lineRule="auto"/>
      </w:pPr>
      <w:r w:rsidRPr="0030548D">
        <w:rPr>
          <w:b/>
          <w:bCs/>
        </w:rPr>
        <w:t>Approve:</w:t>
      </w:r>
      <w:r>
        <w:t xml:space="preserve"> The user will take this decision if he wants to approve the WI and move ahead. </w:t>
      </w:r>
    </w:p>
    <w:p w14:paraId="1441CC64" w14:textId="417F31CC" w:rsidR="0045401F" w:rsidRDefault="0045401F" w:rsidP="007F0426">
      <w:pPr>
        <w:pStyle w:val="ListParagraph"/>
        <w:numPr>
          <w:ilvl w:val="0"/>
          <w:numId w:val="110"/>
        </w:numPr>
        <w:spacing w:line="360" w:lineRule="auto"/>
      </w:pPr>
      <w:r w:rsidRPr="0030548D">
        <w:rPr>
          <w:b/>
          <w:bCs/>
        </w:rPr>
        <w:t>Return to Source:</w:t>
      </w:r>
      <w:r>
        <w:t xml:space="preserve"> The user will take this decision if he wants to send back the WI at introduction stage. </w:t>
      </w:r>
    </w:p>
    <w:p w14:paraId="5F5AF183" w14:textId="5EDD7E85" w:rsidR="00421D2E" w:rsidRDefault="00421D2E" w:rsidP="00421D2E">
      <w:pPr>
        <w:pStyle w:val="ListParagraph"/>
        <w:numPr>
          <w:ilvl w:val="0"/>
          <w:numId w:val="105"/>
        </w:numPr>
        <w:spacing w:line="360" w:lineRule="auto"/>
      </w:pPr>
      <w:r>
        <w:t>The WI will move to the following queues</w:t>
      </w:r>
      <w:r w:rsidR="00EF4098">
        <w:t xml:space="preserve">: </w:t>
      </w:r>
    </w:p>
    <w:p w14:paraId="5A766539" w14:textId="32224F56" w:rsidR="00EF4098" w:rsidRDefault="00E9331F" w:rsidP="00EF4098">
      <w:pPr>
        <w:pStyle w:val="ListParagraph"/>
        <w:numPr>
          <w:ilvl w:val="0"/>
          <w:numId w:val="111"/>
        </w:numPr>
        <w:spacing w:line="360" w:lineRule="auto"/>
      </w:pPr>
      <w:r w:rsidRPr="0030548D">
        <w:rPr>
          <w:b/>
          <w:bCs/>
        </w:rPr>
        <w:t>Distribute Stage</w:t>
      </w:r>
      <w:r w:rsidR="00D77C67">
        <w:t>: The WI will split in Parent &amp; Child Instance</w:t>
      </w:r>
      <w:r w:rsidR="006715B8">
        <w:t xml:space="preserve"> if the user took decision as Approve</w:t>
      </w:r>
      <w:r w:rsidR="00D77C67">
        <w:t xml:space="preserve">. Parent WI will move to Docs always and a child WI will be created for Approval Communication to CPF. </w:t>
      </w:r>
    </w:p>
    <w:p w14:paraId="5004760D" w14:textId="18C5A2A1" w:rsidR="00853200" w:rsidRDefault="00D77C67" w:rsidP="00853200">
      <w:pPr>
        <w:pStyle w:val="ListParagraph"/>
        <w:numPr>
          <w:ilvl w:val="0"/>
          <w:numId w:val="111"/>
        </w:numPr>
        <w:spacing w:line="360" w:lineRule="auto"/>
      </w:pPr>
      <w:r w:rsidRPr="0030548D">
        <w:rPr>
          <w:b/>
          <w:bCs/>
        </w:rPr>
        <w:t>Initiator Return:</w:t>
      </w:r>
      <w:r>
        <w:t xml:space="preserve"> </w:t>
      </w:r>
      <w:r w:rsidR="006715B8">
        <w:t xml:space="preserve">The WI will move to this queue if the user took </w:t>
      </w:r>
      <w:r w:rsidR="00853200">
        <w:t xml:space="preserve">decision as Return to Source. </w:t>
      </w:r>
    </w:p>
    <w:p w14:paraId="1CE2D154" w14:textId="77777777" w:rsidR="00AA5530" w:rsidRDefault="00AA5530" w:rsidP="00853200">
      <w:pPr>
        <w:spacing w:line="360" w:lineRule="auto"/>
      </w:pPr>
    </w:p>
    <w:p w14:paraId="566CAF04" w14:textId="404A49AD" w:rsidR="00853200" w:rsidRDefault="00853200" w:rsidP="00853200">
      <w:pPr>
        <w:spacing w:line="360" w:lineRule="auto"/>
      </w:pPr>
      <w:r>
        <w:t xml:space="preserve">The WI will move as per: </w:t>
      </w:r>
    </w:p>
    <w:p w14:paraId="01EDBB38" w14:textId="77777777" w:rsidR="00853200" w:rsidRDefault="00853200" w:rsidP="00853200">
      <w:pPr>
        <w:spacing w:line="360" w:lineRule="auto"/>
      </w:pPr>
    </w:p>
    <w:tbl>
      <w:tblPr>
        <w:tblStyle w:val="TableGrid"/>
        <w:tblW w:w="0" w:type="auto"/>
        <w:tblLook w:val="04A0" w:firstRow="1" w:lastRow="0" w:firstColumn="1" w:lastColumn="0" w:noHBand="0" w:noVBand="1"/>
      </w:tblPr>
      <w:tblGrid>
        <w:gridCol w:w="3005"/>
        <w:gridCol w:w="3005"/>
        <w:gridCol w:w="3006"/>
      </w:tblGrid>
      <w:tr w:rsidR="00853200" w14:paraId="07D399B7" w14:textId="77777777" w:rsidTr="00853200">
        <w:tc>
          <w:tcPr>
            <w:tcW w:w="3005" w:type="dxa"/>
          </w:tcPr>
          <w:p w14:paraId="0F34F811" w14:textId="01C4F73D" w:rsidR="00853200" w:rsidRPr="007E0C30" w:rsidRDefault="00853200" w:rsidP="00853200">
            <w:pPr>
              <w:spacing w:line="360" w:lineRule="auto"/>
              <w:rPr>
                <w:b/>
                <w:bCs/>
              </w:rPr>
            </w:pPr>
            <w:r w:rsidRPr="007E0C30">
              <w:rPr>
                <w:b/>
                <w:bCs/>
              </w:rPr>
              <w:t>Decision</w:t>
            </w:r>
          </w:p>
        </w:tc>
        <w:tc>
          <w:tcPr>
            <w:tcW w:w="3005" w:type="dxa"/>
          </w:tcPr>
          <w:p w14:paraId="7E1D551A" w14:textId="388D8D09" w:rsidR="00853200" w:rsidRPr="007E0C30" w:rsidRDefault="00853200" w:rsidP="00853200">
            <w:pPr>
              <w:spacing w:line="360" w:lineRule="auto"/>
              <w:rPr>
                <w:b/>
                <w:bCs/>
              </w:rPr>
            </w:pPr>
            <w:r w:rsidRPr="007E0C30">
              <w:rPr>
                <w:b/>
                <w:bCs/>
              </w:rPr>
              <w:t>C</w:t>
            </w:r>
            <w:r w:rsidR="00B22945" w:rsidRPr="007E0C30">
              <w:rPr>
                <w:b/>
                <w:bCs/>
              </w:rPr>
              <w:t>ondition</w:t>
            </w:r>
          </w:p>
        </w:tc>
        <w:tc>
          <w:tcPr>
            <w:tcW w:w="3006" w:type="dxa"/>
          </w:tcPr>
          <w:p w14:paraId="4656B7BD" w14:textId="3DE80847" w:rsidR="00853200" w:rsidRPr="007E0C30" w:rsidRDefault="00B22945" w:rsidP="00853200">
            <w:pPr>
              <w:spacing w:line="360" w:lineRule="auto"/>
              <w:rPr>
                <w:b/>
                <w:bCs/>
              </w:rPr>
            </w:pPr>
            <w:r w:rsidRPr="007E0C30">
              <w:rPr>
                <w:b/>
                <w:bCs/>
              </w:rPr>
              <w:t xml:space="preserve">WI moves to </w:t>
            </w:r>
          </w:p>
        </w:tc>
      </w:tr>
      <w:tr w:rsidR="00853200" w14:paraId="18E9C24E" w14:textId="77777777" w:rsidTr="00853200">
        <w:tc>
          <w:tcPr>
            <w:tcW w:w="3005" w:type="dxa"/>
          </w:tcPr>
          <w:p w14:paraId="5BBCC2F7" w14:textId="15B7D877" w:rsidR="00853200" w:rsidRDefault="00B22945" w:rsidP="00853200">
            <w:pPr>
              <w:spacing w:line="360" w:lineRule="auto"/>
            </w:pPr>
            <w:r>
              <w:t xml:space="preserve">Approve </w:t>
            </w:r>
          </w:p>
        </w:tc>
        <w:tc>
          <w:tcPr>
            <w:tcW w:w="3005" w:type="dxa"/>
          </w:tcPr>
          <w:p w14:paraId="7390747D" w14:textId="04D1BE6A" w:rsidR="00853200" w:rsidRDefault="00FA1DFF" w:rsidP="00853200">
            <w:pPr>
              <w:spacing w:line="360" w:lineRule="auto"/>
            </w:pPr>
            <w:r>
              <w:t xml:space="preserve">Parent WI </w:t>
            </w:r>
          </w:p>
        </w:tc>
        <w:tc>
          <w:tcPr>
            <w:tcW w:w="3006" w:type="dxa"/>
          </w:tcPr>
          <w:p w14:paraId="07D1DBCB" w14:textId="07842BFF" w:rsidR="00853200" w:rsidRDefault="00B22945" w:rsidP="00853200">
            <w:pPr>
              <w:spacing w:line="360" w:lineRule="auto"/>
            </w:pPr>
            <w:r>
              <w:t>Awaiting Docs</w:t>
            </w:r>
          </w:p>
        </w:tc>
      </w:tr>
      <w:tr w:rsidR="00853200" w14:paraId="2835F120" w14:textId="77777777" w:rsidTr="00853200">
        <w:tc>
          <w:tcPr>
            <w:tcW w:w="3005" w:type="dxa"/>
          </w:tcPr>
          <w:p w14:paraId="5ACFEFB8" w14:textId="70E02E23" w:rsidR="00853200" w:rsidRDefault="007E0C30" w:rsidP="00853200">
            <w:pPr>
              <w:spacing w:line="360" w:lineRule="auto"/>
            </w:pPr>
            <w:r>
              <w:t>Approve</w:t>
            </w:r>
          </w:p>
        </w:tc>
        <w:tc>
          <w:tcPr>
            <w:tcW w:w="3005" w:type="dxa"/>
          </w:tcPr>
          <w:p w14:paraId="762C4753" w14:textId="4693A087" w:rsidR="00853200" w:rsidRDefault="00FA1DFF" w:rsidP="00853200">
            <w:pPr>
              <w:spacing w:line="360" w:lineRule="auto"/>
            </w:pPr>
            <w:r>
              <w:t xml:space="preserve">Child WI </w:t>
            </w:r>
          </w:p>
        </w:tc>
        <w:tc>
          <w:tcPr>
            <w:tcW w:w="3006" w:type="dxa"/>
          </w:tcPr>
          <w:p w14:paraId="1BB9210F" w14:textId="6333E6FB" w:rsidR="00853200" w:rsidRDefault="00FA1DFF" w:rsidP="00853200">
            <w:pPr>
              <w:spacing w:line="360" w:lineRule="auto"/>
            </w:pPr>
            <w:r>
              <w:t xml:space="preserve">Sys Doc Generate CPF </w:t>
            </w:r>
          </w:p>
        </w:tc>
      </w:tr>
      <w:tr w:rsidR="007E0C30" w14:paraId="60B15F37" w14:textId="77777777" w:rsidTr="00853200">
        <w:tc>
          <w:tcPr>
            <w:tcW w:w="3005" w:type="dxa"/>
          </w:tcPr>
          <w:p w14:paraId="483D8594" w14:textId="46029972" w:rsidR="007E0C30" w:rsidRDefault="007E0C30" w:rsidP="00853200">
            <w:pPr>
              <w:spacing w:line="360" w:lineRule="auto"/>
            </w:pPr>
            <w:r>
              <w:t>Return to Source</w:t>
            </w:r>
          </w:p>
        </w:tc>
        <w:tc>
          <w:tcPr>
            <w:tcW w:w="3005" w:type="dxa"/>
          </w:tcPr>
          <w:p w14:paraId="7B3A4C9D" w14:textId="77777777" w:rsidR="007E0C30" w:rsidRDefault="007E0C30" w:rsidP="00853200">
            <w:pPr>
              <w:spacing w:line="360" w:lineRule="auto"/>
            </w:pPr>
          </w:p>
        </w:tc>
        <w:tc>
          <w:tcPr>
            <w:tcW w:w="3006" w:type="dxa"/>
          </w:tcPr>
          <w:p w14:paraId="069A18AD" w14:textId="73C73C3F" w:rsidR="007E0C30" w:rsidRDefault="007E0C30" w:rsidP="00853200">
            <w:pPr>
              <w:spacing w:line="360" w:lineRule="auto"/>
            </w:pPr>
            <w:r>
              <w:t xml:space="preserve">Initiator Return </w:t>
            </w:r>
          </w:p>
        </w:tc>
      </w:tr>
    </w:tbl>
    <w:p w14:paraId="1DCB856A" w14:textId="77777777" w:rsidR="00853200" w:rsidRDefault="00853200" w:rsidP="00853200">
      <w:pPr>
        <w:spacing w:line="360" w:lineRule="auto"/>
      </w:pPr>
    </w:p>
    <w:p w14:paraId="7A775D05" w14:textId="3F946EA2" w:rsidR="003F7409" w:rsidRDefault="007E0C30" w:rsidP="005F30F3">
      <w:pPr>
        <w:pStyle w:val="Heading4"/>
        <w:numPr>
          <w:ilvl w:val="3"/>
          <w:numId w:val="116"/>
        </w:numPr>
      </w:pPr>
      <w:r>
        <w:t xml:space="preserve">Access Details </w:t>
      </w:r>
    </w:p>
    <w:p w14:paraId="785A69A9" w14:textId="77777777" w:rsidR="007E0C30" w:rsidRDefault="007E0C30" w:rsidP="007E0C30"/>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7E0C30" w:rsidRPr="009B444E" w14:paraId="3A7AE07D" w14:textId="77777777" w:rsidTr="00B80AF0">
        <w:tc>
          <w:tcPr>
            <w:tcW w:w="3681" w:type="dxa"/>
          </w:tcPr>
          <w:p w14:paraId="0423CCE0" w14:textId="77777777" w:rsidR="007E0C30" w:rsidRPr="009B444E" w:rsidRDefault="007E0C30" w:rsidP="00B80AF0">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6C775EC0" w14:textId="36F10172" w:rsidR="007E0C30" w:rsidRPr="009B444E" w:rsidRDefault="007E0C30" w:rsidP="00B80AF0">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 xml:space="preserve">users added to the </w:t>
            </w:r>
            <w:proofErr w:type="spellStart"/>
            <w:r>
              <w:rPr>
                <w:rFonts w:eastAsia="Calibri" w:cs="Arial"/>
                <w:szCs w:val="24"/>
              </w:rPr>
              <w:t>Reschedulement</w:t>
            </w:r>
            <w:proofErr w:type="spellEnd"/>
            <w:r>
              <w:rPr>
                <w:rFonts w:eastAsia="Calibri" w:cs="Arial"/>
                <w:szCs w:val="24"/>
              </w:rPr>
              <w:t xml:space="preserve"> Credit group. </w:t>
            </w:r>
          </w:p>
        </w:tc>
      </w:tr>
      <w:tr w:rsidR="007E0C30" w:rsidRPr="009B444E" w14:paraId="50F75C20" w14:textId="77777777" w:rsidTr="00B80AF0">
        <w:tc>
          <w:tcPr>
            <w:tcW w:w="3681" w:type="dxa"/>
          </w:tcPr>
          <w:p w14:paraId="1702F541" w14:textId="77777777" w:rsidR="007E0C30" w:rsidRPr="009B444E" w:rsidRDefault="007E0C30" w:rsidP="00B80AF0">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678769EB" w14:textId="77777777" w:rsidR="007E0C30" w:rsidRPr="009B444E" w:rsidRDefault="007E0C30" w:rsidP="00B80AF0">
            <w:pPr>
              <w:pStyle w:val="ListParagraph"/>
              <w:spacing w:line="360" w:lineRule="auto"/>
              <w:ind w:left="0"/>
              <w:jc w:val="both"/>
              <w:rPr>
                <w:rFonts w:eastAsia="Calibri" w:cs="Arial"/>
                <w:szCs w:val="24"/>
              </w:rPr>
            </w:pPr>
            <w:r>
              <w:rPr>
                <w:rFonts w:eastAsia="Calibri" w:cs="Arial"/>
                <w:szCs w:val="24"/>
              </w:rPr>
              <w:t>NA</w:t>
            </w:r>
          </w:p>
        </w:tc>
      </w:tr>
      <w:tr w:rsidR="007E0C30" w:rsidRPr="009B444E" w14:paraId="48B40141" w14:textId="77777777" w:rsidTr="00B80AF0">
        <w:tc>
          <w:tcPr>
            <w:tcW w:w="3681" w:type="dxa"/>
          </w:tcPr>
          <w:p w14:paraId="3C9605DA" w14:textId="77777777" w:rsidR="007E0C30" w:rsidRPr="009B444E" w:rsidRDefault="007E0C30" w:rsidP="00B80AF0">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626B47F2" w14:textId="77777777" w:rsidR="007E0C30" w:rsidRPr="009B444E" w:rsidRDefault="007E0C30" w:rsidP="00B80AF0">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7E0C30" w:rsidRPr="009B444E" w14:paraId="691501AC" w14:textId="77777777" w:rsidTr="00B80AF0">
        <w:tc>
          <w:tcPr>
            <w:tcW w:w="3681" w:type="dxa"/>
          </w:tcPr>
          <w:p w14:paraId="3CA0FB7F" w14:textId="77777777" w:rsidR="007E0C30" w:rsidRPr="009B444E" w:rsidRDefault="007E0C30" w:rsidP="00B80AF0">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06DD0BA9" w14:textId="77777777" w:rsidR="007E0C30" w:rsidRPr="009B444E" w:rsidRDefault="007E0C30" w:rsidP="00B80AF0">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7E0C30" w:rsidRPr="009B444E" w14:paraId="62480599" w14:textId="77777777" w:rsidTr="00B80AF0">
        <w:tc>
          <w:tcPr>
            <w:tcW w:w="3681" w:type="dxa"/>
          </w:tcPr>
          <w:p w14:paraId="65EE14EC" w14:textId="77777777" w:rsidR="007E0C30" w:rsidRPr="009B444E" w:rsidRDefault="007E0C30" w:rsidP="00B80AF0">
            <w:pPr>
              <w:pStyle w:val="ListParagraph"/>
              <w:spacing w:line="360" w:lineRule="auto"/>
              <w:ind w:left="0"/>
              <w:jc w:val="both"/>
              <w:rPr>
                <w:rFonts w:eastAsia="Calibri" w:cs="Arial"/>
                <w:szCs w:val="24"/>
              </w:rPr>
            </w:pPr>
            <w:r w:rsidRPr="009B444E">
              <w:rPr>
                <w:rFonts w:eastAsia="Calibri" w:cs="Arial"/>
                <w:szCs w:val="24"/>
              </w:rPr>
              <w:t>Additional display columns</w:t>
            </w:r>
          </w:p>
        </w:tc>
        <w:tc>
          <w:tcPr>
            <w:tcW w:w="4626" w:type="dxa"/>
          </w:tcPr>
          <w:p w14:paraId="79A5A215" w14:textId="77777777" w:rsidR="007E0C30" w:rsidRPr="009B444E" w:rsidRDefault="007E0C30" w:rsidP="00B80AF0">
            <w:pPr>
              <w:pStyle w:val="ListParagraph"/>
              <w:spacing w:line="360" w:lineRule="auto"/>
              <w:ind w:left="0"/>
              <w:jc w:val="both"/>
              <w:rPr>
                <w:rFonts w:eastAsia="Calibri" w:cs="Arial"/>
                <w:szCs w:val="24"/>
              </w:rPr>
            </w:pPr>
            <w:r w:rsidRPr="009B444E">
              <w:rPr>
                <w:rFonts w:eastAsia="Calibri" w:cs="Arial"/>
                <w:szCs w:val="24"/>
              </w:rPr>
              <w:t>None</w:t>
            </w:r>
          </w:p>
        </w:tc>
      </w:tr>
    </w:tbl>
    <w:p w14:paraId="25B99079" w14:textId="77777777" w:rsidR="007E0C30" w:rsidRDefault="007E0C30" w:rsidP="007E0C30"/>
    <w:p w14:paraId="6EBDD867" w14:textId="77777777" w:rsidR="007E0C30" w:rsidRDefault="007E0C30" w:rsidP="007E0C30"/>
    <w:p w14:paraId="3335601E" w14:textId="77777777" w:rsidR="007E0C30" w:rsidRPr="007E0C30" w:rsidRDefault="007E0C30" w:rsidP="007E0C30"/>
    <w:p w14:paraId="271A7FD3" w14:textId="2C8C9931" w:rsidR="00085D01" w:rsidRDefault="004D0937" w:rsidP="005F30F3">
      <w:pPr>
        <w:pStyle w:val="Heading3"/>
        <w:numPr>
          <w:ilvl w:val="2"/>
          <w:numId w:val="116"/>
        </w:numPr>
      </w:pPr>
      <w:bookmarkStart w:id="149" w:name="_Toc206760707"/>
      <w:r>
        <w:t>Awaiting Docs</w:t>
      </w:r>
      <w:bookmarkEnd w:id="149"/>
    </w:p>
    <w:p w14:paraId="5DBE82E6" w14:textId="77777777" w:rsidR="004D0937" w:rsidRDefault="004D0937" w:rsidP="004D0937"/>
    <w:p w14:paraId="3FCC5445" w14:textId="4487D194" w:rsidR="004D0937" w:rsidRDefault="007E0C30" w:rsidP="005F30F3">
      <w:pPr>
        <w:pStyle w:val="Heading4"/>
        <w:numPr>
          <w:ilvl w:val="3"/>
          <w:numId w:val="116"/>
        </w:numPr>
      </w:pPr>
      <w:r>
        <w:t xml:space="preserve">Description </w:t>
      </w:r>
    </w:p>
    <w:p w14:paraId="22DE4849" w14:textId="77777777" w:rsidR="007E0C30" w:rsidRDefault="007E0C30" w:rsidP="007E0C30"/>
    <w:p w14:paraId="295CC492" w14:textId="3964DB42" w:rsidR="007E0C30" w:rsidRDefault="00496CB2" w:rsidP="007E0C30">
      <w:pPr>
        <w:pStyle w:val="ListParagraph"/>
        <w:numPr>
          <w:ilvl w:val="0"/>
          <w:numId w:val="105"/>
        </w:numPr>
        <w:spacing w:line="360" w:lineRule="auto"/>
      </w:pPr>
      <w:r>
        <w:t>This will be a user queue. i.e., the users wil</w:t>
      </w:r>
      <w:r w:rsidR="00437C1D">
        <w:t xml:space="preserve">l have access to this queue. </w:t>
      </w:r>
    </w:p>
    <w:p w14:paraId="0BB2FF5D" w14:textId="197CD6D8" w:rsidR="0004408B" w:rsidRDefault="0004408B" w:rsidP="007E0C30">
      <w:pPr>
        <w:pStyle w:val="ListParagraph"/>
        <w:numPr>
          <w:ilvl w:val="0"/>
          <w:numId w:val="105"/>
        </w:numPr>
        <w:spacing w:line="360" w:lineRule="auto"/>
      </w:pPr>
      <w:r>
        <w:t xml:space="preserve">The WI will move to this queue </w:t>
      </w:r>
      <w:r w:rsidR="006F0E29">
        <w:t xml:space="preserve">based on the condition below: </w:t>
      </w:r>
    </w:p>
    <w:p w14:paraId="02B94159" w14:textId="26528D10" w:rsidR="006F0E29" w:rsidRDefault="006F0E29" w:rsidP="006F0E29">
      <w:pPr>
        <w:pStyle w:val="ListParagraph"/>
        <w:numPr>
          <w:ilvl w:val="0"/>
          <w:numId w:val="112"/>
        </w:numPr>
        <w:spacing w:line="360" w:lineRule="auto"/>
      </w:pPr>
      <w:r>
        <w:t xml:space="preserve">From Distribute Stage when </w:t>
      </w:r>
      <w:proofErr w:type="spellStart"/>
      <w:r>
        <w:t>Reschedulement</w:t>
      </w:r>
      <w:proofErr w:type="spellEnd"/>
      <w:r>
        <w:t xml:space="preserve"> Credit user Approves the WI, Parent WI will always route to this queue and parallelly a child </w:t>
      </w:r>
      <w:r w:rsidR="00C05FC9">
        <w:t>instance of the WI</w:t>
      </w:r>
      <w:r>
        <w:t xml:space="preserve"> would have moved for Approval Comms. To CPF. </w:t>
      </w:r>
    </w:p>
    <w:p w14:paraId="54CBCEE8" w14:textId="553F75C7" w:rsidR="006F0E29" w:rsidRDefault="006F0E29" w:rsidP="006F0E29">
      <w:pPr>
        <w:pStyle w:val="ListParagraph"/>
        <w:numPr>
          <w:ilvl w:val="0"/>
          <w:numId w:val="105"/>
        </w:numPr>
        <w:spacing w:line="360" w:lineRule="auto"/>
      </w:pPr>
      <w:r>
        <w:t xml:space="preserve">The user will open the WI and review it. </w:t>
      </w:r>
    </w:p>
    <w:p w14:paraId="622BC493" w14:textId="74101EC1" w:rsidR="006F0E29" w:rsidRDefault="006F0E29" w:rsidP="006F0E29">
      <w:pPr>
        <w:pStyle w:val="ListParagraph"/>
        <w:numPr>
          <w:ilvl w:val="0"/>
          <w:numId w:val="105"/>
        </w:numPr>
        <w:spacing w:line="360" w:lineRule="auto"/>
      </w:pPr>
      <w:r>
        <w:t>The user can upload documents if requir</w:t>
      </w:r>
      <w:r w:rsidR="00C05FC9">
        <w:t xml:space="preserve">ed. </w:t>
      </w:r>
    </w:p>
    <w:p w14:paraId="0D34535B" w14:textId="54743359" w:rsidR="00C05FC9" w:rsidRDefault="00187D52" w:rsidP="006F0E29">
      <w:pPr>
        <w:pStyle w:val="ListParagraph"/>
        <w:numPr>
          <w:ilvl w:val="0"/>
          <w:numId w:val="105"/>
        </w:numPr>
        <w:spacing w:line="360" w:lineRule="auto"/>
      </w:pPr>
      <w:r>
        <w:t xml:space="preserve">The user will have following decisions: </w:t>
      </w:r>
    </w:p>
    <w:p w14:paraId="7074176A" w14:textId="73DF5178" w:rsidR="006F7A85" w:rsidRDefault="00A26952" w:rsidP="00F64EC6">
      <w:pPr>
        <w:pStyle w:val="ListParagraph"/>
        <w:numPr>
          <w:ilvl w:val="0"/>
          <w:numId w:val="112"/>
        </w:numPr>
        <w:spacing w:line="360" w:lineRule="auto"/>
      </w:pPr>
      <w:r w:rsidRPr="0030548D">
        <w:rPr>
          <w:b/>
          <w:bCs/>
        </w:rPr>
        <w:t>Submit</w:t>
      </w:r>
      <w:r>
        <w:t xml:space="preserve">: The user will take this decision if he wants to </w:t>
      </w:r>
      <w:r w:rsidR="0085761C">
        <w:t xml:space="preserve">submit the WI and move it ahead. </w:t>
      </w:r>
    </w:p>
    <w:p w14:paraId="57DD7FC1" w14:textId="52AC0DA2" w:rsidR="00F64EC6" w:rsidRDefault="00F64EC6" w:rsidP="00F64EC6">
      <w:pPr>
        <w:pStyle w:val="ListParagraph"/>
        <w:numPr>
          <w:ilvl w:val="0"/>
          <w:numId w:val="105"/>
        </w:numPr>
        <w:spacing w:line="360" w:lineRule="auto"/>
      </w:pPr>
      <w:r>
        <w:t>The WI will move to the following queue</w:t>
      </w:r>
      <w:r w:rsidR="0037494F">
        <w:t xml:space="preserve">s: </w:t>
      </w:r>
    </w:p>
    <w:p w14:paraId="1E99EFE0" w14:textId="4D66876E" w:rsidR="0037494F" w:rsidRDefault="0037494F" w:rsidP="0037494F">
      <w:pPr>
        <w:pStyle w:val="ListParagraph"/>
        <w:numPr>
          <w:ilvl w:val="0"/>
          <w:numId w:val="112"/>
        </w:numPr>
        <w:spacing w:line="360" w:lineRule="auto"/>
      </w:pPr>
      <w:r w:rsidRPr="0030548D">
        <w:rPr>
          <w:b/>
          <w:bCs/>
        </w:rPr>
        <w:t xml:space="preserve">Cons Doc Check: </w:t>
      </w:r>
      <w:r>
        <w:t xml:space="preserve">The WI will move to this queue if the user takes decision as Submit. </w:t>
      </w:r>
    </w:p>
    <w:p w14:paraId="16861B77" w14:textId="77777777" w:rsidR="0098297D" w:rsidRDefault="0098297D" w:rsidP="0098297D">
      <w:pPr>
        <w:spacing w:line="360" w:lineRule="auto"/>
      </w:pPr>
    </w:p>
    <w:p w14:paraId="18CB5775" w14:textId="415C2193" w:rsidR="0098297D" w:rsidRDefault="0098297D" w:rsidP="0098297D">
      <w:pPr>
        <w:spacing w:line="360" w:lineRule="auto"/>
      </w:pPr>
      <w:r>
        <w:t xml:space="preserve">The WI will move as per: </w:t>
      </w:r>
    </w:p>
    <w:tbl>
      <w:tblPr>
        <w:tblStyle w:val="TableGrid"/>
        <w:tblW w:w="0" w:type="auto"/>
        <w:tblLook w:val="04A0" w:firstRow="1" w:lastRow="0" w:firstColumn="1" w:lastColumn="0" w:noHBand="0" w:noVBand="1"/>
      </w:tblPr>
      <w:tblGrid>
        <w:gridCol w:w="4508"/>
        <w:gridCol w:w="4508"/>
      </w:tblGrid>
      <w:tr w:rsidR="0098297D" w14:paraId="71E30AA8" w14:textId="77777777" w:rsidTr="0098297D">
        <w:tc>
          <w:tcPr>
            <w:tcW w:w="4508" w:type="dxa"/>
          </w:tcPr>
          <w:p w14:paraId="3E465875" w14:textId="78644B3E" w:rsidR="0098297D" w:rsidRPr="0098297D" w:rsidRDefault="0098297D" w:rsidP="0098297D">
            <w:pPr>
              <w:spacing w:line="360" w:lineRule="auto"/>
              <w:rPr>
                <w:b/>
                <w:bCs/>
              </w:rPr>
            </w:pPr>
            <w:r w:rsidRPr="0098297D">
              <w:rPr>
                <w:b/>
                <w:bCs/>
              </w:rPr>
              <w:t>Decision</w:t>
            </w:r>
          </w:p>
        </w:tc>
        <w:tc>
          <w:tcPr>
            <w:tcW w:w="4508" w:type="dxa"/>
          </w:tcPr>
          <w:p w14:paraId="2BBC4D02" w14:textId="6E30B837" w:rsidR="0098297D" w:rsidRPr="0098297D" w:rsidRDefault="0098297D" w:rsidP="0098297D">
            <w:pPr>
              <w:spacing w:line="360" w:lineRule="auto"/>
              <w:rPr>
                <w:b/>
                <w:bCs/>
              </w:rPr>
            </w:pPr>
            <w:r w:rsidRPr="0098297D">
              <w:rPr>
                <w:b/>
                <w:bCs/>
              </w:rPr>
              <w:t xml:space="preserve">WI moves to </w:t>
            </w:r>
          </w:p>
        </w:tc>
      </w:tr>
      <w:tr w:rsidR="0098297D" w14:paraId="38A098BB" w14:textId="77777777" w:rsidTr="0098297D">
        <w:tc>
          <w:tcPr>
            <w:tcW w:w="4508" w:type="dxa"/>
          </w:tcPr>
          <w:p w14:paraId="2E1CD36E" w14:textId="22B95413" w:rsidR="0098297D" w:rsidRDefault="0098297D" w:rsidP="0098297D">
            <w:pPr>
              <w:spacing w:line="360" w:lineRule="auto"/>
            </w:pPr>
            <w:r>
              <w:t>Submit</w:t>
            </w:r>
          </w:p>
        </w:tc>
        <w:tc>
          <w:tcPr>
            <w:tcW w:w="4508" w:type="dxa"/>
          </w:tcPr>
          <w:p w14:paraId="22E7FB4E" w14:textId="312D86A9" w:rsidR="0098297D" w:rsidRDefault="0098297D" w:rsidP="0098297D">
            <w:pPr>
              <w:spacing w:line="360" w:lineRule="auto"/>
            </w:pPr>
            <w:r>
              <w:t>Cons Doc Check</w:t>
            </w:r>
          </w:p>
        </w:tc>
      </w:tr>
    </w:tbl>
    <w:p w14:paraId="57BB0C8B" w14:textId="77777777" w:rsidR="0098297D" w:rsidRPr="007E0C30" w:rsidRDefault="0098297D" w:rsidP="0098297D">
      <w:pPr>
        <w:spacing w:line="360" w:lineRule="auto"/>
      </w:pPr>
    </w:p>
    <w:p w14:paraId="3F09F5FF" w14:textId="5A1F328C" w:rsidR="004D0937" w:rsidRDefault="005E6F1E" w:rsidP="005F30F3">
      <w:pPr>
        <w:pStyle w:val="Heading4"/>
        <w:numPr>
          <w:ilvl w:val="3"/>
          <w:numId w:val="116"/>
        </w:numPr>
      </w:pPr>
      <w:r>
        <w:t xml:space="preserve">Access Details </w:t>
      </w:r>
    </w:p>
    <w:p w14:paraId="791FF5A2" w14:textId="77777777" w:rsidR="005E6F1E" w:rsidRDefault="005E6F1E" w:rsidP="005E6F1E"/>
    <w:p w14:paraId="2EC70788" w14:textId="77777777" w:rsidR="005E6F1E" w:rsidRPr="005E6F1E" w:rsidRDefault="005E6F1E" w:rsidP="005E6F1E"/>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626"/>
      </w:tblGrid>
      <w:tr w:rsidR="005E6F1E" w:rsidRPr="009B444E" w14:paraId="32A7542F" w14:textId="77777777" w:rsidTr="00B80AF0">
        <w:tc>
          <w:tcPr>
            <w:tcW w:w="3681" w:type="dxa"/>
          </w:tcPr>
          <w:p w14:paraId="2CFEFFB3" w14:textId="77777777" w:rsidR="005E6F1E" w:rsidRPr="009B444E" w:rsidRDefault="005E6F1E" w:rsidP="00B80AF0">
            <w:pPr>
              <w:pStyle w:val="ListParagraph"/>
              <w:spacing w:line="360" w:lineRule="auto"/>
              <w:ind w:left="0"/>
              <w:jc w:val="both"/>
              <w:rPr>
                <w:rFonts w:eastAsia="Calibri" w:cs="Arial"/>
                <w:szCs w:val="24"/>
              </w:rPr>
            </w:pPr>
            <w:r w:rsidRPr="009B444E">
              <w:rPr>
                <w:rFonts w:eastAsia="Calibri" w:cs="Arial"/>
                <w:szCs w:val="24"/>
              </w:rPr>
              <w:t>User Group</w:t>
            </w:r>
          </w:p>
        </w:tc>
        <w:tc>
          <w:tcPr>
            <w:tcW w:w="4626" w:type="dxa"/>
          </w:tcPr>
          <w:p w14:paraId="4DA44992" w14:textId="11277471" w:rsidR="005E6F1E" w:rsidRPr="009B444E" w:rsidRDefault="005E6F1E" w:rsidP="00B80AF0">
            <w:pPr>
              <w:pStyle w:val="ListParagraph"/>
              <w:spacing w:line="360" w:lineRule="auto"/>
              <w:ind w:left="43"/>
              <w:jc w:val="both"/>
              <w:rPr>
                <w:rFonts w:eastAsia="Calibri" w:cs="Arial"/>
                <w:szCs w:val="24"/>
              </w:rPr>
            </w:pPr>
            <w:r w:rsidRPr="009B444E">
              <w:rPr>
                <w:rFonts w:eastAsia="Calibri" w:cs="Arial"/>
                <w:szCs w:val="24"/>
              </w:rPr>
              <w:t xml:space="preserve">The queue will be accessed by </w:t>
            </w:r>
            <w:r>
              <w:rPr>
                <w:rFonts w:eastAsia="Calibri" w:cs="Arial"/>
                <w:szCs w:val="24"/>
              </w:rPr>
              <w:t xml:space="preserve">users added to the Awaiting Docs group. </w:t>
            </w:r>
          </w:p>
        </w:tc>
      </w:tr>
      <w:tr w:rsidR="005E6F1E" w:rsidRPr="009B444E" w14:paraId="2D9529F2" w14:textId="77777777" w:rsidTr="00B80AF0">
        <w:tc>
          <w:tcPr>
            <w:tcW w:w="3681" w:type="dxa"/>
          </w:tcPr>
          <w:p w14:paraId="5855695D" w14:textId="77777777" w:rsidR="005E6F1E" w:rsidRPr="009B444E" w:rsidRDefault="005E6F1E" w:rsidP="00B80AF0">
            <w:pPr>
              <w:pStyle w:val="ListParagraph"/>
              <w:spacing w:line="360" w:lineRule="auto"/>
              <w:ind w:left="0"/>
              <w:jc w:val="both"/>
              <w:rPr>
                <w:rFonts w:eastAsia="Calibri" w:cs="Arial"/>
                <w:szCs w:val="24"/>
              </w:rPr>
            </w:pPr>
            <w:r w:rsidRPr="009B444E">
              <w:rPr>
                <w:rFonts w:eastAsia="Calibri" w:cs="Arial"/>
                <w:szCs w:val="24"/>
              </w:rPr>
              <w:t xml:space="preserve">Filters </w:t>
            </w:r>
          </w:p>
        </w:tc>
        <w:tc>
          <w:tcPr>
            <w:tcW w:w="4626" w:type="dxa"/>
          </w:tcPr>
          <w:p w14:paraId="5FB7E9E7" w14:textId="77777777" w:rsidR="005E6F1E" w:rsidRPr="009B444E" w:rsidRDefault="005E6F1E" w:rsidP="00B80AF0">
            <w:pPr>
              <w:pStyle w:val="ListParagraph"/>
              <w:spacing w:line="360" w:lineRule="auto"/>
              <w:ind w:left="0"/>
              <w:jc w:val="both"/>
              <w:rPr>
                <w:rFonts w:eastAsia="Calibri" w:cs="Arial"/>
                <w:szCs w:val="24"/>
              </w:rPr>
            </w:pPr>
            <w:r>
              <w:rPr>
                <w:rFonts w:eastAsia="Calibri" w:cs="Arial"/>
                <w:szCs w:val="24"/>
              </w:rPr>
              <w:t>NA</w:t>
            </w:r>
          </w:p>
        </w:tc>
      </w:tr>
      <w:tr w:rsidR="005E6F1E" w:rsidRPr="009B444E" w14:paraId="48EB7F13" w14:textId="77777777" w:rsidTr="00B80AF0">
        <w:tc>
          <w:tcPr>
            <w:tcW w:w="3681" w:type="dxa"/>
          </w:tcPr>
          <w:p w14:paraId="4E76F963" w14:textId="77777777" w:rsidR="005E6F1E" w:rsidRPr="009B444E" w:rsidRDefault="005E6F1E" w:rsidP="00B80AF0">
            <w:pPr>
              <w:pStyle w:val="ListParagraph"/>
              <w:spacing w:line="360" w:lineRule="auto"/>
              <w:ind w:left="0"/>
              <w:jc w:val="both"/>
              <w:rPr>
                <w:rFonts w:eastAsia="Calibri" w:cs="Arial"/>
                <w:szCs w:val="24"/>
              </w:rPr>
            </w:pPr>
            <w:r w:rsidRPr="009B444E">
              <w:rPr>
                <w:rFonts w:eastAsia="Calibri" w:cs="Arial"/>
                <w:szCs w:val="24"/>
              </w:rPr>
              <w:t>Assignment</w:t>
            </w:r>
          </w:p>
        </w:tc>
        <w:tc>
          <w:tcPr>
            <w:tcW w:w="4626" w:type="dxa"/>
          </w:tcPr>
          <w:p w14:paraId="454A27F3" w14:textId="77777777" w:rsidR="005E6F1E" w:rsidRPr="009B444E" w:rsidRDefault="005E6F1E" w:rsidP="00B80AF0">
            <w:pPr>
              <w:pStyle w:val="ListParagraph"/>
              <w:spacing w:line="360" w:lineRule="auto"/>
              <w:ind w:left="0"/>
              <w:jc w:val="both"/>
              <w:rPr>
                <w:rFonts w:eastAsia="Calibri" w:cs="Arial"/>
                <w:szCs w:val="24"/>
              </w:rPr>
            </w:pPr>
            <w:r w:rsidRPr="009B444E">
              <w:rPr>
                <w:rFonts w:eastAsia="Calibri" w:cs="Arial"/>
                <w:szCs w:val="24"/>
              </w:rPr>
              <w:t xml:space="preserve">No Assignment </w:t>
            </w:r>
          </w:p>
        </w:tc>
      </w:tr>
      <w:tr w:rsidR="005E6F1E" w:rsidRPr="009B444E" w14:paraId="6DCE925F" w14:textId="77777777" w:rsidTr="00B80AF0">
        <w:tc>
          <w:tcPr>
            <w:tcW w:w="3681" w:type="dxa"/>
          </w:tcPr>
          <w:p w14:paraId="0D76E807" w14:textId="77777777" w:rsidR="005E6F1E" w:rsidRPr="009B444E" w:rsidRDefault="005E6F1E" w:rsidP="00B80AF0">
            <w:pPr>
              <w:pStyle w:val="ListParagraph"/>
              <w:spacing w:line="360" w:lineRule="auto"/>
              <w:ind w:left="0"/>
              <w:jc w:val="both"/>
              <w:rPr>
                <w:rFonts w:eastAsia="Calibri" w:cs="Arial"/>
                <w:szCs w:val="24"/>
              </w:rPr>
            </w:pPr>
            <w:r w:rsidRPr="009B444E">
              <w:rPr>
                <w:rFonts w:eastAsia="Calibri" w:cs="Arial"/>
                <w:szCs w:val="24"/>
              </w:rPr>
              <w:t>Default Sorting (work-item listing)</w:t>
            </w:r>
          </w:p>
        </w:tc>
        <w:tc>
          <w:tcPr>
            <w:tcW w:w="4626" w:type="dxa"/>
          </w:tcPr>
          <w:p w14:paraId="25B00C24" w14:textId="77777777" w:rsidR="005E6F1E" w:rsidRPr="009B444E" w:rsidRDefault="005E6F1E" w:rsidP="00B80AF0">
            <w:pPr>
              <w:pStyle w:val="ListParagraph"/>
              <w:spacing w:line="360" w:lineRule="auto"/>
              <w:ind w:left="0"/>
              <w:jc w:val="both"/>
              <w:rPr>
                <w:rFonts w:eastAsia="Calibri" w:cs="Arial"/>
                <w:szCs w:val="24"/>
              </w:rPr>
            </w:pPr>
            <w:r w:rsidRPr="009B444E">
              <w:rPr>
                <w:rFonts w:eastAsia="Calibri" w:cs="Arial"/>
                <w:szCs w:val="24"/>
              </w:rPr>
              <w:t xml:space="preserve">Entry Date and Time Ascending order, </w:t>
            </w:r>
          </w:p>
        </w:tc>
      </w:tr>
      <w:tr w:rsidR="005E6F1E" w:rsidRPr="009B444E" w14:paraId="1FF32314" w14:textId="77777777" w:rsidTr="00B80AF0">
        <w:tc>
          <w:tcPr>
            <w:tcW w:w="3681" w:type="dxa"/>
          </w:tcPr>
          <w:p w14:paraId="28D249CA" w14:textId="77777777" w:rsidR="005E6F1E" w:rsidRPr="009B444E" w:rsidRDefault="005E6F1E" w:rsidP="00B80AF0">
            <w:pPr>
              <w:pStyle w:val="ListParagraph"/>
              <w:spacing w:line="360" w:lineRule="auto"/>
              <w:ind w:left="0"/>
              <w:jc w:val="both"/>
              <w:rPr>
                <w:rFonts w:eastAsia="Calibri" w:cs="Arial"/>
                <w:szCs w:val="24"/>
              </w:rPr>
            </w:pPr>
            <w:r w:rsidRPr="009B444E">
              <w:rPr>
                <w:rFonts w:eastAsia="Calibri" w:cs="Arial"/>
                <w:szCs w:val="24"/>
              </w:rPr>
              <w:lastRenderedPageBreak/>
              <w:t>Additional display columns</w:t>
            </w:r>
          </w:p>
        </w:tc>
        <w:tc>
          <w:tcPr>
            <w:tcW w:w="4626" w:type="dxa"/>
          </w:tcPr>
          <w:p w14:paraId="266586DA" w14:textId="77777777" w:rsidR="005E6F1E" w:rsidRPr="009B444E" w:rsidRDefault="005E6F1E" w:rsidP="00B80AF0">
            <w:pPr>
              <w:pStyle w:val="ListParagraph"/>
              <w:spacing w:line="360" w:lineRule="auto"/>
              <w:ind w:left="0"/>
              <w:jc w:val="both"/>
              <w:rPr>
                <w:rFonts w:eastAsia="Calibri" w:cs="Arial"/>
                <w:szCs w:val="24"/>
              </w:rPr>
            </w:pPr>
            <w:r w:rsidRPr="009B444E">
              <w:rPr>
                <w:rFonts w:eastAsia="Calibri" w:cs="Arial"/>
                <w:szCs w:val="24"/>
              </w:rPr>
              <w:t>None</w:t>
            </w:r>
          </w:p>
        </w:tc>
      </w:tr>
    </w:tbl>
    <w:p w14:paraId="36F09A2D" w14:textId="5D200739" w:rsidR="00AC71C4" w:rsidRPr="00AC71C4" w:rsidRDefault="00942F32" w:rsidP="004B06D3">
      <w:pPr>
        <w:pStyle w:val="Heading1"/>
        <w:numPr>
          <w:ilvl w:val="0"/>
          <w:numId w:val="2"/>
        </w:numPr>
      </w:pPr>
      <w:bookmarkStart w:id="150" w:name="_Toc206760708"/>
      <w:r>
        <w:t>Archival</w:t>
      </w:r>
      <w:bookmarkEnd w:id="150"/>
    </w:p>
    <w:p w14:paraId="04AED4A0" w14:textId="2D88BA7A" w:rsidR="00AC71C4" w:rsidRDefault="00AC71C4" w:rsidP="00AC71C4">
      <w:pPr>
        <w:pStyle w:val="ListParagraph"/>
        <w:numPr>
          <w:ilvl w:val="0"/>
          <w:numId w:val="105"/>
        </w:numPr>
        <w:spacing w:line="360" w:lineRule="auto"/>
      </w:pPr>
      <w:r>
        <w:t xml:space="preserve">Once the WI is ready to move to </w:t>
      </w:r>
      <w:r w:rsidR="00F73A17">
        <w:t>‘Exit’ queue post ‘Collect 2’ stage (After Original Verification is completed and Child Instances are combined)</w:t>
      </w:r>
      <w:r w:rsidR="006F5951">
        <w:t xml:space="preserve">, the WI will move for Archival as per the KYC Archival Folder Structure. </w:t>
      </w:r>
    </w:p>
    <w:p w14:paraId="382844DB" w14:textId="54A3F12B" w:rsidR="006F5951" w:rsidRDefault="006F5951" w:rsidP="00AC71C4">
      <w:pPr>
        <w:pStyle w:val="ListParagraph"/>
        <w:numPr>
          <w:ilvl w:val="0"/>
          <w:numId w:val="105"/>
        </w:numPr>
        <w:spacing w:line="360" w:lineRule="auto"/>
      </w:pPr>
      <w:r>
        <w:t xml:space="preserve">The KYC Folder Structure </w:t>
      </w:r>
      <w:r w:rsidR="006720AE">
        <w:t xml:space="preserve">will be as per below: </w:t>
      </w:r>
    </w:p>
    <w:p w14:paraId="1E49319D" w14:textId="0FF28A7A" w:rsidR="006720AE" w:rsidRDefault="006720AE" w:rsidP="006720AE">
      <w:pPr>
        <w:pStyle w:val="ListParagraph"/>
        <w:numPr>
          <w:ilvl w:val="0"/>
          <w:numId w:val="115"/>
        </w:numPr>
        <w:spacing w:line="360" w:lineRule="auto"/>
      </w:pPr>
      <w:r w:rsidRPr="0027005B">
        <w:rPr>
          <w:b/>
          <w:bCs/>
        </w:rPr>
        <w:t>Data Class:</w:t>
      </w:r>
      <w:r>
        <w:t xml:space="preserve"> KYC Documents </w:t>
      </w:r>
    </w:p>
    <w:p w14:paraId="342E90FC" w14:textId="61117FCB" w:rsidR="006720AE" w:rsidRDefault="006720AE" w:rsidP="006720AE">
      <w:pPr>
        <w:pStyle w:val="ListParagraph"/>
        <w:numPr>
          <w:ilvl w:val="0"/>
          <w:numId w:val="115"/>
        </w:numPr>
        <w:spacing w:line="360" w:lineRule="auto"/>
      </w:pPr>
      <w:r w:rsidRPr="0027005B">
        <w:rPr>
          <w:b/>
          <w:bCs/>
        </w:rPr>
        <w:t>Folder Name:</w:t>
      </w:r>
      <w:r>
        <w:t xml:space="preserve"> CIF ID </w:t>
      </w:r>
    </w:p>
    <w:p w14:paraId="59625DD1" w14:textId="4C788786" w:rsidR="006720AE" w:rsidRPr="0027005B" w:rsidRDefault="006720AE" w:rsidP="006720AE">
      <w:pPr>
        <w:pStyle w:val="ListParagraph"/>
        <w:numPr>
          <w:ilvl w:val="0"/>
          <w:numId w:val="115"/>
        </w:numPr>
        <w:spacing w:line="360" w:lineRule="auto"/>
        <w:rPr>
          <w:b/>
          <w:bCs/>
        </w:rPr>
      </w:pPr>
      <w:r w:rsidRPr="0027005B">
        <w:rPr>
          <w:b/>
          <w:bCs/>
        </w:rPr>
        <w:t xml:space="preserve">Sub-Folders: </w:t>
      </w:r>
    </w:p>
    <w:p w14:paraId="1DB661FA" w14:textId="244A15D9" w:rsidR="006720AE" w:rsidRDefault="0019046A" w:rsidP="006720AE">
      <w:pPr>
        <w:pStyle w:val="ListParagraph"/>
        <w:numPr>
          <w:ilvl w:val="1"/>
          <w:numId w:val="115"/>
        </w:numPr>
        <w:spacing w:line="360" w:lineRule="auto"/>
      </w:pPr>
      <w:r>
        <w:t>KYC Documents</w:t>
      </w:r>
    </w:p>
    <w:p w14:paraId="0E5B9C87" w14:textId="65C383DD" w:rsidR="0019046A" w:rsidRDefault="0019046A" w:rsidP="006720AE">
      <w:pPr>
        <w:pStyle w:val="ListParagraph"/>
        <w:numPr>
          <w:ilvl w:val="1"/>
          <w:numId w:val="115"/>
        </w:numPr>
        <w:spacing w:line="360" w:lineRule="auto"/>
      </w:pPr>
      <w:r>
        <w:t>ID Documents</w:t>
      </w:r>
    </w:p>
    <w:p w14:paraId="4D625B88" w14:textId="3AE13021" w:rsidR="0019046A" w:rsidRDefault="0019046A" w:rsidP="006720AE">
      <w:pPr>
        <w:pStyle w:val="ListParagraph"/>
        <w:numPr>
          <w:ilvl w:val="1"/>
          <w:numId w:val="115"/>
        </w:numPr>
        <w:spacing w:line="360" w:lineRule="auto"/>
      </w:pPr>
      <w:r>
        <w:t>Tax Related</w:t>
      </w:r>
    </w:p>
    <w:p w14:paraId="610C79CA" w14:textId="6A494C98" w:rsidR="0019046A" w:rsidRDefault="0019046A" w:rsidP="006720AE">
      <w:pPr>
        <w:pStyle w:val="ListParagraph"/>
        <w:numPr>
          <w:ilvl w:val="1"/>
          <w:numId w:val="115"/>
        </w:numPr>
        <w:spacing w:line="360" w:lineRule="auto"/>
      </w:pPr>
      <w:r>
        <w:t xml:space="preserve">Collaterals </w:t>
      </w:r>
    </w:p>
    <w:p w14:paraId="470D888C" w14:textId="41C972A2" w:rsidR="0019046A" w:rsidRDefault="0019046A" w:rsidP="0019046A">
      <w:pPr>
        <w:pStyle w:val="ListParagraph"/>
        <w:numPr>
          <w:ilvl w:val="1"/>
          <w:numId w:val="115"/>
        </w:numPr>
        <w:spacing w:line="360" w:lineRule="auto"/>
      </w:pPr>
      <w:r>
        <w:t xml:space="preserve">Deposits &amp; Facilities </w:t>
      </w:r>
    </w:p>
    <w:p w14:paraId="67768874" w14:textId="0AA09182" w:rsidR="0019046A" w:rsidRDefault="0019046A" w:rsidP="0019046A">
      <w:pPr>
        <w:pStyle w:val="ListParagraph"/>
        <w:numPr>
          <w:ilvl w:val="0"/>
          <w:numId w:val="105"/>
        </w:numPr>
        <w:spacing w:line="360" w:lineRule="auto"/>
      </w:pPr>
      <w:r>
        <w:t xml:space="preserve">The documents will be archived </w:t>
      </w:r>
      <w:r w:rsidR="00E24632">
        <w:t xml:space="preserve">in the above path and each document will flow to a dedicated sub-folder as per the document to folder mapping in the Data Capture Sheet. </w:t>
      </w:r>
    </w:p>
    <w:p w14:paraId="69A83DE3" w14:textId="79BD1BD2" w:rsidR="00E24632" w:rsidRPr="00AC71C4" w:rsidRDefault="00E24632" w:rsidP="00E24632">
      <w:pPr>
        <w:pStyle w:val="ListParagraph"/>
        <w:numPr>
          <w:ilvl w:val="0"/>
          <w:numId w:val="105"/>
        </w:numPr>
        <w:spacing w:line="360" w:lineRule="auto"/>
      </w:pPr>
      <w:r>
        <w:t>This archival will only be for Approved cases moving to Exit queue and not for Discard Cases being Rejected and moving to Discard queue.</w:t>
      </w:r>
    </w:p>
    <w:p w14:paraId="651D817D" w14:textId="2B790648" w:rsidR="00A256B5" w:rsidRDefault="002A5468" w:rsidP="00AC71C4">
      <w:pPr>
        <w:pStyle w:val="Heading1"/>
        <w:numPr>
          <w:ilvl w:val="0"/>
          <w:numId w:val="33"/>
        </w:numPr>
      </w:pPr>
      <w:bookmarkStart w:id="151" w:name="_Toc206760709"/>
      <w:r>
        <w:t>BAM Report</w:t>
      </w:r>
      <w:bookmarkEnd w:id="151"/>
      <w:r>
        <w:t xml:space="preserve"> </w:t>
      </w:r>
    </w:p>
    <w:p w14:paraId="366EF88B" w14:textId="750A5899" w:rsidR="002A5468" w:rsidRDefault="007B1850" w:rsidP="002A5468">
      <w:r>
        <w:t xml:space="preserve">Report 1: </w:t>
      </w:r>
      <w:r w:rsidRPr="007B1850">
        <w:rPr>
          <w:b/>
          <w:bCs/>
        </w:rPr>
        <w:t>WI Status Report</w:t>
      </w:r>
      <w:r>
        <w:t xml:space="preserve"> </w:t>
      </w:r>
    </w:p>
    <w:p w14:paraId="7A9757B2" w14:textId="77777777" w:rsidR="007B1850" w:rsidRDefault="007B1850" w:rsidP="002A5468"/>
    <w:p w14:paraId="3E56A231" w14:textId="496F4571" w:rsidR="007B1850" w:rsidRDefault="007B1850" w:rsidP="007B1850">
      <w:pPr>
        <w:spacing w:line="360" w:lineRule="auto"/>
      </w:pPr>
      <w:r>
        <w:t xml:space="preserve">The report will </w:t>
      </w:r>
      <w:r w:rsidR="00485AF1">
        <w:t>b</w:t>
      </w:r>
      <w:r>
        <w:t xml:space="preserve">e containing all the major fields from the form as the columns along with current queue </w:t>
      </w:r>
      <w:r w:rsidR="00935851">
        <w:t xml:space="preserve">and previous queue details with Ageing TAT (In Days, Hours) Format for the current queue as well from the Introduction Date. </w:t>
      </w:r>
    </w:p>
    <w:p w14:paraId="62A1D3D9" w14:textId="75D8A416" w:rsidR="00301CAE" w:rsidRDefault="00301CAE" w:rsidP="007B1850">
      <w:pPr>
        <w:spacing w:line="360" w:lineRule="auto"/>
      </w:pPr>
      <w:r>
        <w:t xml:space="preserve">Filters </w:t>
      </w:r>
      <w:r w:rsidR="00D769BD">
        <w:t xml:space="preserve">to be provided in the report as: </w:t>
      </w:r>
    </w:p>
    <w:p w14:paraId="2BE2990A" w14:textId="14EDC161" w:rsidR="00D769BD" w:rsidRDefault="00D769BD" w:rsidP="00D769BD">
      <w:pPr>
        <w:pStyle w:val="ListParagraph"/>
        <w:numPr>
          <w:ilvl w:val="0"/>
          <w:numId w:val="105"/>
        </w:numPr>
        <w:spacing w:line="360" w:lineRule="auto"/>
      </w:pPr>
      <w:r>
        <w:t>From Date &amp; To Date</w:t>
      </w:r>
    </w:p>
    <w:p w14:paraId="765A996A" w14:textId="14D864FB" w:rsidR="00D769BD" w:rsidRDefault="00D769BD" w:rsidP="00D769BD">
      <w:pPr>
        <w:pStyle w:val="ListParagraph"/>
        <w:numPr>
          <w:ilvl w:val="0"/>
          <w:numId w:val="105"/>
        </w:numPr>
        <w:spacing w:line="360" w:lineRule="auto"/>
      </w:pPr>
      <w:r>
        <w:t xml:space="preserve">Sub-Product </w:t>
      </w:r>
    </w:p>
    <w:p w14:paraId="32FE96ED" w14:textId="0EFCECB4" w:rsidR="00D769BD" w:rsidRDefault="00D769BD" w:rsidP="00D769BD">
      <w:pPr>
        <w:pStyle w:val="ListParagraph"/>
        <w:numPr>
          <w:ilvl w:val="0"/>
          <w:numId w:val="105"/>
        </w:numPr>
        <w:spacing w:line="360" w:lineRule="auto"/>
      </w:pPr>
      <w:r>
        <w:t>Request Type</w:t>
      </w:r>
    </w:p>
    <w:p w14:paraId="6D1C5366" w14:textId="0B6D9231" w:rsidR="00D769BD" w:rsidRDefault="00D769BD" w:rsidP="00D769BD">
      <w:pPr>
        <w:pStyle w:val="ListParagraph"/>
        <w:numPr>
          <w:ilvl w:val="0"/>
          <w:numId w:val="105"/>
        </w:numPr>
        <w:spacing w:line="360" w:lineRule="auto"/>
      </w:pPr>
      <w:r>
        <w:lastRenderedPageBreak/>
        <w:t xml:space="preserve">Initiating Channel </w:t>
      </w:r>
    </w:p>
    <w:p w14:paraId="4448817D" w14:textId="2D082918" w:rsidR="0030548D" w:rsidRDefault="00146096" w:rsidP="00043352">
      <w:pPr>
        <w:pStyle w:val="ListParagraph"/>
        <w:numPr>
          <w:ilvl w:val="0"/>
          <w:numId w:val="105"/>
        </w:numPr>
        <w:spacing w:line="360" w:lineRule="auto"/>
      </w:pPr>
      <w:r>
        <w:t>Status as Closed and Open</w:t>
      </w:r>
    </w:p>
    <w:p w14:paraId="74BB50AE" w14:textId="77777777" w:rsidR="00C46D1B" w:rsidRDefault="00C46D1B" w:rsidP="00C46D1B">
      <w:pPr>
        <w:spacing w:line="360" w:lineRule="auto"/>
      </w:pPr>
    </w:p>
    <w:p w14:paraId="37015B40" w14:textId="1AEBEAFA" w:rsidR="00C46D1B" w:rsidRPr="00C46D1B" w:rsidRDefault="00C46D1B" w:rsidP="00C46D1B">
      <w:pPr>
        <w:spacing w:line="360" w:lineRule="auto"/>
        <w:rPr>
          <w:b/>
          <w:bCs/>
        </w:rPr>
      </w:pPr>
      <w:r>
        <w:t xml:space="preserve">Report 2: </w:t>
      </w:r>
      <w:r w:rsidRPr="00C46D1B">
        <w:rPr>
          <w:b/>
          <w:bCs/>
        </w:rPr>
        <w:t xml:space="preserve">Error Handling Report for the WI in error queues along with the remarks of error. </w:t>
      </w:r>
    </w:p>
    <w:p w14:paraId="53705272" w14:textId="77777777" w:rsidR="00C46D1B" w:rsidRDefault="00C46D1B" w:rsidP="00C46D1B">
      <w:pPr>
        <w:spacing w:line="360" w:lineRule="auto"/>
      </w:pPr>
    </w:p>
    <w:p w14:paraId="13F3AAC5" w14:textId="66283C9F" w:rsidR="000B0C62" w:rsidRDefault="000B0C62" w:rsidP="00A02AD1">
      <w:pPr>
        <w:pStyle w:val="Heading1"/>
        <w:numPr>
          <w:ilvl w:val="0"/>
          <w:numId w:val="33"/>
        </w:numPr>
      </w:pPr>
      <w:bookmarkStart w:id="152" w:name="_Toc206760710"/>
      <w:r>
        <w:t>External Interface Requirements</w:t>
      </w:r>
      <w:bookmarkEnd w:id="152"/>
      <w:r>
        <w:t xml:space="preserve"> </w:t>
      </w:r>
    </w:p>
    <w:p w14:paraId="4B8BDE56" w14:textId="68C06C83" w:rsidR="00A107E8" w:rsidRDefault="00A107E8" w:rsidP="00A0659A">
      <w:pPr>
        <w:pStyle w:val="Heading2"/>
        <w:numPr>
          <w:ilvl w:val="1"/>
          <w:numId w:val="114"/>
        </w:numPr>
      </w:pPr>
      <w:bookmarkStart w:id="153" w:name="_Toc206760711"/>
      <w:r>
        <w:t>User Interface</w:t>
      </w:r>
      <w:bookmarkEnd w:id="153"/>
      <w:r>
        <w:t xml:space="preserve"> </w:t>
      </w:r>
    </w:p>
    <w:p w14:paraId="7BBC1565" w14:textId="1F2E760E" w:rsidR="00A107E8" w:rsidRDefault="00807066" w:rsidP="00807066">
      <w:pPr>
        <w:pStyle w:val="ListParagraph"/>
        <w:spacing w:line="360" w:lineRule="auto"/>
        <w:ind w:left="700"/>
      </w:pPr>
      <w:r>
        <w:t>T</w:t>
      </w:r>
      <w:r w:rsidR="00F92E36" w:rsidRPr="00B03AA2">
        <w:t xml:space="preserve">he users in the bank will be using Newgen’s workflow interface </w:t>
      </w:r>
      <w:proofErr w:type="spellStart"/>
      <w:r w:rsidR="00F92E36" w:rsidRPr="00B03AA2">
        <w:t>iBPS</w:t>
      </w:r>
      <w:proofErr w:type="spellEnd"/>
      <w:r w:rsidR="00F92E36">
        <w:t xml:space="preserve">. </w:t>
      </w:r>
    </w:p>
    <w:p w14:paraId="48B68BA4" w14:textId="1F96DBFB" w:rsidR="00116CCB" w:rsidRDefault="00116CCB" w:rsidP="00A0659A">
      <w:pPr>
        <w:pStyle w:val="Heading2"/>
        <w:numPr>
          <w:ilvl w:val="1"/>
          <w:numId w:val="114"/>
        </w:numPr>
      </w:pPr>
      <w:bookmarkStart w:id="154" w:name="_Toc206760712"/>
      <w:r>
        <w:t>Hardware Interface</w:t>
      </w:r>
      <w:bookmarkEnd w:id="154"/>
      <w:r>
        <w:t xml:space="preserve"> </w:t>
      </w:r>
    </w:p>
    <w:p w14:paraId="4455AA82" w14:textId="00466AFD" w:rsidR="00116CCB" w:rsidRDefault="00F92E36" w:rsidP="00807066">
      <w:pPr>
        <w:pStyle w:val="ListParagraph"/>
        <w:ind w:left="700"/>
      </w:pPr>
      <w:r>
        <w:t>NA</w:t>
      </w:r>
    </w:p>
    <w:p w14:paraId="1FBDCC4C" w14:textId="7F11F96D" w:rsidR="00116CCB" w:rsidRDefault="00116CCB" w:rsidP="00A02AD1">
      <w:pPr>
        <w:pStyle w:val="Heading2"/>
        <w:numPr>
          <w:ilvl w:val="1"/>
          <w:numId w:val="33"/>
        </w:numPr>
      </w:pPr>
      <w:bookmarkStart w:id="155" w:name="_Toc206760713"/>
      <w:r>
        <w:t>Software Interface</w:t>
      </w:r>
      <w:bookmarkEnd w:id="155"/>
      <w:r>
        <w:t xml:space="preserve"> </w:t>
      </w:r>
    </w:p>
    <w:tbl>
      <w:tblPr>
        <w:tblStyle w:val="GridTable4-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1228"/>
        <w:gridCol w:w="1453"/>
        <w:gridCol w:w="1843"/>
        <w:gridCol w:w="2285"/>
        <w:gridCol w:w="1491"/>
      </w:tblGrid>
      <w:tr w:rsidR="00236AFD" w:rsidRPr="00746ABF" w14:paraId="774AFAAF" w14:textId="77777777" w:rsidTr="00F92E36">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397" w:type="pct"/>
            <w:hideMark/>
          </w:tcPr>
          <w:p w14:paraId="48E307C9" w14:textId="68CBF043" w:rsidR="00236AFD" w:rsidRPr="00236AFD" w:rsidRDefault="00236AFD" w:rsidP="003206E8">
            <w:pPr>
              <w:suppressAutoHyphens w:val="0"/>
              <w:spacing w:line="240" w:lineRule="auto"/>
              <w:rPr>
                <w:rFonts w:cs="Calibri"/>
                <w:sz w:val="22"/>
                <w:szCs w:val="22"/>
                <w:lang w:val="en-IN" w:eastAsia="en-IN"/>
              </w:rPr>
            </w:pPr>
            <w:proofErr w:type="spellStart"/>
            <w:r w:rsidRPr="00236AFD">
              <w:rPr>
                <w:rFonts w:cs="Calibri"/>
                <w:sz w:val="22"/>
                <w:szCs w:val="22"/>
                <w:lang w:val="en-IN" w:eastAsia="en-IN"/>
              </w:rPr>
              <w:t>S.No</w:t>
            </w:r>
            <w:proofErr w:type="spellEnd"/>
            <w:r w:rsidRPr="00236AFD">
              <w:rPr>
                <w:rFonts w:cs="Calibri"/>
                <w:sz w:val="22"/>
                <w:szCs w:val="22"/>
                <w:lang w:val="en-IN" w:eastAsia="en-IN"/>
              </w:rPr>
              <w:t xml:space="preserve">. </w:t>
            </w:r>
          </w:p>
        </w:tc>
        <w:tc>
          <w:tcPr>
            <w:tcW w:w="681" w:type="pct"/>
            <w:hideMark/>
          </w:tcPr>
          <w:p w14:paraId="48AE831C" w14:textId="77777777" w:rsidR="00236AFD" w:rsidRPr="00236AFD" w:rsidRDefault="00236AFD" w:rsidP="003206E8">
            <w:pPr>
              <w:suppressAutoHyphens w:val="0"/>
              <w:spacing w:line="240" w:lineRule="auto"/>
              <w:cnfStyle w:val="100000000000" w:firstRow="1" w:lastRow="0" w:firstColumn="0" w:lastColumn="0" w:oddVBand="0" w:evenVBand="0" w:oddHBand="0" w:evenHBand="0" w:firstRowFirstColumn="0" w:firstRowLastColumn="0" w:lastRowFirstColumn="0" w:lastRowLastColumn="0"/>
              <w:rPr>
                <w:rFonts w:cs="Calibri"/>
                <w:sz w:val="22"/>
                <w:szCs w:val="22"/>
                <w:lang w:val="en-IN" w:eastAsia="en-IN"/>
              </w:rPr>
            </w:pPr>
            <w:r w:rsidRPr="00236AFD">
              <w:rPr>
                <w:rFonts w:cs="Calibri"/>
                <w:sz w:val="22"/>
                <w:szCs w:val="22"/>
                <w:lang w:val="en-IN" w:eastAsia="en-IN"/>
              </w:rPr>
              <w:t xml:space="preserve">Interface </w:t>
            </w:r>
          </w:p>
        </w:tc>
        <w:tc>
          <w:tcPr>
            <w:tcW w:w="806" w:type="pct"/>
            <w:hideMark/>
          </w:tcPr>
          <w:p w14:paraId="69E8A1E2" w14:textId="77777777" w:rsidR="00236AFD" w:rsidRPr="00236AFD" w:rsidRDefault="00236AFD" w:rsidP="003206E8">
            <w:pPr>
              <w:suppressAutoHyphens w:val="0"/>
              <w:spacing w:line="240" w:lineRule="auto"/>
              <w:cnfStyle w:val="100000000000" w:firstRow="1" w:lastRow="0" w:firstColumn="0" w:lastColumn="0" w:oddVBand="0" w:evenVBand="0" w:oddHBand="0" w:evenHBand="0" w:firstRowFirstColumn="0" w:firstRowLastColumn="0" w:lastRowFirstColumn="0" w:lastRowLastColumn="0"/>
              <w:rPr>
                <w:rFonts w:cs="Calibri"/>
                <w:sz w:val="22"/>
                <w:szCs w:val="22"/>
                <w:lang w:val="en-IN" w:eastAsia="en-IN"/>
              </w:rPr>
            </w:pPr>
            <w:r w:rsidRPr="00236AFD">
              <w:rPr>
                <w:rFonts w:cs="Calibri"/>
                <w:sz w:val="22"/>
                <w:szCs w:val="22"/>
                <w:lang w:val="en-IN" w:eastAsia="en-IN"/>
              </w:rPr>
              <w:t xml:space="preserve">Queue Name </w:t>
            </w:r>
          </w:p>
        </w:tc>
        <w:tc>
          <w:tcPr>
            <w:tcW w:w="1022" w:type="pct"/>
            <w:hideMark/>
          </w:tcPr>
          <w:p w14:paraId="1C975DB4" w14:textId="77777777" w:rsidR="00236AFD" w:rsidRPr="00236AFD" w:rsidRDefault="00236AFD" w:rsidP="003206E8">
            <w:pPr>
              <w:suppressAutoHyphens w:val="0"/>
              <w:spacing w:line="240" w:lineRule="auto"/>
              <w:cnfStyle w:val="100000000000" w:firstRow="1" w:lastRow="0" w:firstColumn="0" w:lastColumn="0" w:oddVBand="0" w:evenVBand="0" w:oddHBand="0" w:evenHBand="0" w:firstRowFirstColumn="0" w:firstRowLastColumn="0" w:lastRowFirstColumn="0" w:lastRowLastColumn="0"/>
              <w:rPr>
                <w:rFonts w:cs="Calibri"/>
                <w:sz w:val="22"/>
                <w:szCs w:val="22"/>
                <w:lang w:val="en-IN" w:eastAsia="en-IN"/>
              </w:rPr>
            </w:pPr>
            <w:r w:rsidRPr="00236AFD">
              <w:rPr>
                <w:rFonts w:cs="Calibri"/>
                <w:sz w:val="22"/>
                <w:szCs w:val="22"/>
                <w:lang w:val="en-IN" w:eastAsia="en-IN"/>
              </w:rPr>
              <w:t xml:space="preserve">Touch Points </w:t>
            </w:r>
            <w:proofErr w:type="spellStart"/>
            <w:r w:rsidRPr="00236AFD">
              <w:rPr>
                <w:rFonts w:cs="Calibri"/>
                <w:sz w:val="22"/>
                <w:szCs w:val="22"/>
                <w:lang w:val="en-IN" w:eastAsia="en-IN"/>
              </w:rPr>
              <w:t>iBPS</w:t>
            </w:r>
            <w:proofErr w:type="spellEnd"/>
          </w:p>
        </w:tc>
        <w:tc>
          <w:tcPr>
            <w:tcW w:w="1267" w:type="pct"/>
            <w:hideMark/>
          </w:tcPr>
          <w:p w14:paraId="75F28CDE" w14:textId="77777777" w:rsidR="00236AFD" w:rsidRPr="00236AFD" w:rsidRDefault="00236AFD" w:rsidP="003206E8">
            <w:pPr>
              <w:suppressAutoHyphens w:val="0"/>
              <w:spacing w:line="240" w:lineRule="auto"/>
              <w:cnfStyle w:val="100000000000" w:firstRow="1" w:lastRow="0" w:firstColumn="0" w:lastColumn="0" w:oddVBand="0" w:evenVBand="0" w:oddHBand="0" w:evenHBand="0" w:firstRowFirstColumn="0" w:firstRowLastColumn="0" w:lastRowFirstColumn="0" w:lastRowLastColumn="0"/>
              <w:rPr>
                <w:rFonts w:cs="Calibri"/>
                <w:sz w:val="22"/>
                <w:szCs w:val="22"/>
                <w:lang w:val="en-IN" w:eastAsia="en-IN"/>
              </w:rPr>
            </w:pPr>
            <w:r w:rsidRPr="00236AFD">
              <w:rPr>
                <w:rFonts w:cs="Calibri"/>
                <w:sz w:val="22"/>
                <w:szCs w:val="22"/>
                <w:lang w:val="en-IN" w:eastAsia="en-IN"/>
              </w:rPr>
              <w:t xml:space="preserve">Integration Requirement </w:t>
            </w:r>
          </w:p>
        </w:tc>
        <w:tc>
          <w:tcPr>
            <w:tcW w:w="827" w:type="pct"/>
            <w:hideMark/>
          </w:tcPr>
          <w:p w14:paraId="75130F9D" w14:textId="77777777" w:rsidR="00236AFD" w:rsidRPr="00236AFD" w:rsidRDefault="00236AFD" w:rsidP="003206E8">
            <w:pPr>
              <w:suppressAutoHyphens w:val="0"/>
              <w:spacing w:line="240" w:lineRule="auto"/>
              <w:cnfStyle w:val="100000000000" w:firstRow="1" w:lastRow="0" w:firstColumn="0" w:lastColumn="0" w:oddVBand="0" w:evenVBand="0" w:oddHBand="0" w:evenHBand="0" w:firstRowFirstColumn="0" w:firstRowLastColumn="0" w:lastRowFirstColumn="0" w:lastRowLastColumn="0"/>
              <w:rPr>
                <w:rFonts w:cs="Calibri"/>
                <w:sz w:val="22"/>
                <w:szCs w:val="22"/>
                <w:lang w:val="en-IN" w:eastAsia="en-IN"/>
              </w:rPr>
            </w:pPr>
            <w:r w:rsidRPr="00236AFD">
              <w:rPr>
                <w:rFonts w:cs="Calibri"/>
                <w:sz w:val="22"/>
                <w:szCs w:val="22"/>
                <w:lang w:val="en-IN" w:eastAsia="en-IN"/>
              </w:rPr>
              <w:t xml:space="preserve">Integration System </w:t>
            </w:r>
          </w:p>
        </w:tc>
      </w:tr>
      <w:tr w:rsidR="00236AFD" w:rsidRPr="00746ABF" w14:paraId="2FA89803" w14:textId="77777777" w:rsidTr="00F92E36">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397" w:type="pct"/>
            <w:hideMark/>
          </w:tcPr>
          <w:p w14:paraId="12800722" w14:textId="77777777" w:rsidR="00236AFD" w:rsidRPr="00746ABF" w:rsidRDefault="00236AFD" w:rsidP="003206E8">
            <w:pPr>
              <w:suppressAutoHyphens w:val="0"/>
              <w:spacing w:line="240" w:lineRule="auto"/>
              <w:jc w:val="right"/>
              <w:rPr>
                <w:rFonts w:cs="Calibri"/>
                <w:color w:val="000000"/>
                <w:sz w:val="22"/>
                <w:szCs w:val="22"/>
                <w:lang w:val="en-IN" w:eastAsia="en-IN"/>
              </w:rPr>
            </w:pPr>
            <w:r w:rsidRPr="00746ABF">
              <w:rPr>
                <w:rFonts w:cs="Calibri"/>
                <w:color w:val="000000"/>
                <w:sz w:val="22"/>
                <w:szCs w:val="22"/>
                <w:lang w:val="en-IN" w:eastAsia="en-IN"/>
              </w:rPr>
              <w:t>1</w:t>
            </w:r>
          </w:p>
        </w:tc>
        <w:tc>
          <w:tcPr>
            <w:tcW w:w="681" w:type="pct"/>
            <w:hideMark/>
          </w:tcPr>
          <w:p w14:paraId="549E6B0F" w14:textId="3B996B75" w:rsidR="00236AFD" w:rsidRPr="00746ABF" w:rsidRDefault="00236AFD" w:rsidP="003206E8">
            <w:pPr>
              <w:suppressAutoHyphens w:val="0"/>
              <w:spacing w:line="240" w:lineRule="auto"/>
              <w:cnfStyle w:val="000000100000" w:firstRow="0" w:lastRow="0" w:firstColumn="0" w:lastColumn="0" w:oddVBand="0" w:evenVBand="0" w:oddHBand="1" w:evenHBand="0" w:firstRowFirstColumn="0" w:firstRowLastColumn="0" w:lastRowFirstColumn="0" w:lastRowLastColumn="0"/>
              <w:rPr>
                <w:rFonts w:cs="Calibri"/>
                <w:color w:val="000000"/>
                <w:sz w:val="22"/>
                <w:szCs w:val="22"/>
                <w:lang w:val="en-IN" w:eastAsia="en-IN"/>
              </w:rPr>
            </w:pPr>
            <w:r>
              <w:rPr>
                <w:rFonts w:cs="Calibri"/>
                <w:color w:val="000000"/>
                <w:sz w:val="22"/>
                <w:szCs w:val="22"/>
                <w:lang w:val="en-IN" w:eastAsia="en-IN"/>
              </w:rPr>
              <w:t>Doc Generation</w:t>
            </w:r>
          </w:p>
        </w:tc>
        <w:tc>
          <w:tcPr>
            <w:tcW w:w="806" w:type="pct"/>
            <w:hideMark/>
          </w:tcPr>
          <w:p w14:paraId="5C7DF1C5" w14:textId="1BA45A52" w:rsidR="00236AFD" w:rsidRPr="00746ABF" w:rsidRDefault="00236AFD" w:rsidP="003206E8">
            <w:pPr>
              <w:suppressAutoHyphens w:val="0"/>
              <w:spacing w:line="240" w:lineRule="auto"/>
              <w:cnfStyle w:val="000000100000" w:firstRow="0" w:lastRow="0" w:firstColumn="0" w:lastColumn="0" w:oddVBand="0" w:evenVBand="0" w:oddHBand="1" w:evenHBand="0" w:firstRowFirstColumn="0" w:firstRowLastColumn="0" w:lastRowFirstColumn="0" w:lastRowLastColumn="0"/>
              <w:rPr>
                <w:rFonts w:cs="Calibri"/>
                <w:color w:val="000000"/>
                <w:sz w:val="22"/>
                <w:szCs w:val="22"/>
                <w:lang w:val="en-IN" w:eastAsia="en-IN"/>
              </w:rPr>
            </w:pPr>
            <w:r>
              <w:rPr>
                <w:rFonts w:cs="Calibri"/>
                <w:color w:val="000000"/>
                <w:sz w:val="22"/>
                <w:szCs w:val="22"/>
                <w:lang w:val="en-IN" w:eastAsia="en-IN"/>
              </w:rPr>
              <w:t>Sys Doc Generate CPF</w:t>
            </w:r>
            <w:r w:rsidRPr="00746ABF">
              <w:rPr>
                <w:rFonts w:cs="Calibri"/>
                <w:color w:val="000000"/>
                <w:sz w:val="22"/>
                <w:szCs w:val="22"/>
                <w:lang w:val="en-IN" w:eastAsia="en-IN"/>
              </w:rPr>
              <w:t xml:space="preserve"> </w:t>
            </w:r>
          </w:p>
        </w:tc>
        <w:tc>
          <w:tcPr>
            <w:tcW w:w="1022" w:type="pct"/>
            <w:hideMark/>
          </w:tcPr>
          <w:p w14:paraId="66B0EBCE" w14:textId="43E94030" w:rsidR="00236AFD" w:rsidRPr="00746ABF" w:rsidRDefault="00421C14" w:rsidP="003206E8">
            <w:pPr>
              <w:suppressAutoHyphens w:val="0"/>
              <w:spacing w:line="240" w:lineRule="auto"/>
              <w:cnfStyle w:val="000000100000" w:firstRow="0" w:lastRow="0" w:firstColumn="0" w:lastColumn="0" w:oddVBand="0" w:evenVBand="0" w:oddHBand="1" w:evenHBand="0" w:firstRowFirstColumn="0" w:firstRowLastColumn="0" w:lastRowFirstColumn="0" w:lastRowLastColumn="0"/>
              <w:rPr>
                <w:rFonts w:cs="Calibri"/>
                <w:color w:val="000000"/>
                <w:sz w:val="22"/>
                <w:szCs w:val="22"/>
                <w:lang w:val="en-IN" w:eastAsia="en-IN"/>
              </w:rPr>
            </w:pPr>
            <w:r>
              <w:rPr>
                <w:rFonts w:cs="Calibri"/>
                <w:color w:val="000000"/>
                <w:sz w:val="22"/>
                <w:szCs w:val="22"/>
                <w:lang w:val="en-IN" w:eastAsia="en-IN"/>
              </w:rPr>
              <w:t>Approval &amp; Disbursal Stage</w:t>
            </w:r>
          </w:p>
        </w:tc>
        <w:tc>
          <w:tcPr>
            <w:tcW w:w="1267" w:type="pct"/>
            <w:hideMark/>
          </w:tcPr>
          <w:p w14:paraId="2C53247D" w14:textId="416FFC6C" w:rsidR="00236AFD" w:rsidRPr="00746ABF" w:rsidRDefault="00421C14" w:rsidP="003206E8">
            <w:pPr>
              <w:suppressAutoHyphens w:val="0"/>
              <w:spacing w:line="240" w:lineRule="auto"/>
              <w:cnfStyle w:val="000000100000" w:firstRow="0" w:lastRow="0" w:firstColumn="0" w:lastColumn="0" w:oddVBand="0" w:evenVBand="0" w:oddHBand="1" w:evenHBand="0" w:firstRowFirstColumn="0" w:firstRowLastColumn="0" w:lastRowFirstColumn="0" w:lastRowLastColumn="0"/>
              <w:rPr>
                <w:rFonts w:cs="Calibri"/>
                <w:color w:val="000000"/>
                <w:sz w:val="22"/>
                <w:szCs w:val="22"/>
                <w:lang w:val="en-IN" w:eastAsia="en-IN"/>
              </w:rPr>
            </w:pPr>
            <w:proofErr w:type="spellStart"/>
            <w:r>
              <w:rPr>
                <w:rFonts w:cs="Calibri"/>
                <w:color w:val="000000"/>
                <w:sz w:val="22"/>
                <w:szCs w:val="22"/>
                <w:lang w:val="en-IN" w:eastAsia="en-IN"/>
              </w:rPr>
              <w:t>iBPS</w:t>
            </w:r>
            <w:proofErr w:type="spellEnd"/>
            <w:r>
              <w:rPr>
                <w:rFonts w:cs="Calibri"/>
                <w:color w:val="000000"/>
                <w:sz w:val="22"/>
                <w:szCs w:val="22"/>
                <w:lang w:val="en-IN" w:eastAsia="en-IN"/>
              </w:rPr>
              <w:t xml:space="preserve"> to trigger DOC_GENERATE_CPF API to send doc list to CPF for generating documents </w:t>
            </w:r>
          </w:p>
        </w:tc>
        <w:tc>
          <w:tcPr>
            <w:tcW w:w="827" w:type="pct"/>
            <w:hideMark/>
          </w:tcPr>
          <w:p w14:paraId="0CABA369" w14:textId="32405885" w:rsidR="00236AFD" w:rsidRPr="00746ABF" w:rsidRDefault="000D04CF" w:rsidP="003206E8">
            <w:pPr>
              <w:suppressAutoHyphens w:val="0"/>
              <w:spacing w:line="240" w:lineRule="auto"/>
              <w:cnfStyle w:val="000000100000" w:firstRow="0" w:lastRow="0" w:firstColumn="0" w:lastColumn="0" w:oddVBand="0" w:evenVBand="0" w:oddHBand="1" w:evenHBand="0" w:firstRowFirstColumn="0" w:firstRowLastColumn="0" w:lastRowFirstColumn="0" w:lastRowLastColumn="0"/>
              <w:rPr>
                <w:rFonts w:cs="Calibri"/>
                <w:color w:val="000000"/>
                <w:sz w:val="22"/>
                <w:szCs w:val="22"/>
                <w:lang w:val="en-IN" w:eastAsia="en-IN"/>
              </w:rPr>
            </w:pPr>
            <w:proofErr w:type="spellStart"/>
            <w:r>
              <w:rPr>
                <w:rFonts w:cs="Calibri"/>
                <w:color w:val="000000"/>
                <w:sz w:val="22"/>
                <w:szCs w:val="22"/>
                <w:lang w:val="en-IN" w:eastAsia="en-IN"/>
              </w:rPr>
              <w:t>iBPS</w:t>
            </w:r>
            <w:proofErr w:type="spellEnd"/>
            <w:r>
              <w:rPr>
                <w:rFonts w:cs="Calibri"/>
                <w:color w:val="000000"/>
                <w:sz w:val="22"/>
                <w:szCs w:val="22"/>
                <w:lang w:val="en-IN" w:eastAsia="en-IN"/>
              </w:rPr>
              <w:t xml:space="preserve"> -&gt; CPF</w:t>
            </w:r>
          </w:p>
        </w:tc>
      </w:tr>
      <w:tr w:rsidR="00421C14" w:rsidRPr="00746ABF" w14:paraId="47694E78" w14:textId="77777777" w:rsidTr="00F92E36">
        <w:trPr>
          <w:trHeight w:val="870"/>
        </w:trPr>
        <w:tc>
          <w:tcPr>
            <w:cnfStyle w:val="001000000000" w:firstRow="0" w:lastRow="0" w:firstColumn="1" w:lastColumn="0" w:oddVBand="0" w:evenVBand="0" w:oddHBand="0" w:evenHBand="0" w:firstRowFirstColumn="0" w:firstRowLastColumn="0" w:lastRowFirstColumn="0" w:lastRowLastColumn="0"/>
            <w:tcW w:w="397" w:type="pct"/>
          </w:tcPr>
          <w:p w14:paraId="66FE4BFD" w14:textId="2DF43D58" w:rsidR="00421C14" w:rsidRPr="00746ABF" w:rsidRDefault="00421C14" w:rsidP="003206E8">
            <w:pPr>
              <w:suppressAutoHyphens w:val="0"/>
              <w:spacing w:line="240" w:lineRule="auto"/>
              <w:jc w:val="right"/>
              <w:rPr>
                <w:rFonts w:cs="Calibri"/>
                <w:color w:val="000000"/>
                <w:sz w:val="22"/>
                <w:szCs w:val="22"/>
                <w:lang w:val="en-IN" w:eastAsia="en-IN"/>
              </w:rPr>
            </w:pPr>
            <w:r>
              <w:rPr>
                <w:rFonts w:cs="Calibri"/>
                <w:color w:val="000000"/>
                <w:sz w:val="22"/>
                <w:szCs w:val="22"/>
                <w:lang w:val="en-IN" w:eastAsia="en-IN"/>
              </w:rPr>
              <w:t>2</w:t>
            </w:r>
          </w:p>
        </w:tc>
        <w:tc>
          <w:tcPr>
            <w:tcW w:w="681" w:type="pct"/>
          </w:tcPr>
          <w:p w14:paraId="44B61A34" w14:textId="30390E71" w:rsidR="00421C14" w:rsidRDefault="00421C14" w:rsidP="003206E8">
            <w:pPr>
              <w:suppressAutoHyphens w:val="0"/>
              <w:spacing w:line="240" w:lineRule="auto"/>
              <w:cnfStyle w:val="000000000000" w:firstRow="0" w:lastRow="0" w:firstColumn="0" w:lastColumn="0" w:oddVBand="0" w:evenVBand="0" w:oddHBand="0" w:evenHBand="0" w:firstRowFirstColumn="0" w:firstRowLastColumn="0" w:lastRowFirstColumn="0" w:lastRowLastColumn="0"/>
              <w:rPr>
                <w:rFonts w:cs="Calibri"/>
                <w:color w:val="000000"/>
                <w:sz w:val="22"/>
                <w:szCs w:val="22"/>
                <w:lang w:val="en-IN" w:eastAsia="en-IN"/>
              </w:rPr>
            </w:pPr>
            <w:r>
              <w:rPr>
                <w:rFonts w:cs="Calibri"/>
                <w:color w:val="000000"/>
                <w:sz w:val="22"/>
                <w:szCs w:val="22"/>
                <w:lang w:val="en-IN" w:eastAsia="en-IN"/>
              </w:rPr>
              <w:t>Notify CPF</w:t>
            </w:r>
          </w:p>
        </w:tc>
        <w:tc>
          <w:tcPr>
            <w:tcW w:w="806" w:type="pct"/>
          </w:tcPr>
          <w:p w14:paraId="191808F2" w14:textId="3FA8CF20" w:rsidR="00421C14" w:rsidRDefault="009D4DF3" w:rsidP="003206E8">
            <w:pPr>
              <w:suppressAutoHyphens w:val="0"/>
              <w:spacing w:line="240" w:lineRule="auto"/>
              <w:cnfStyle w:val="000000000000" w:firstRow="0" w:lastRow="0" w:firstColumn="0" w:lastColumn="0" w:oddVBand="0" w:evenVBand="0" w:oddHBand="0" w:evenHBand="0" w:firstRowFirstColumn="0" w:firstRowLastColumn="0" w:lastRowFirstColumn="0" w:lastRowLastColumn="0"/>
              <w:rPr>
                <w:rFonts w:cs="Calibri"/>
                <w:color w:val="000000"/>
                <w:sz w:val="22"/>
                <w:szCs w:val="22"/>
                <w:lang w:val="en-IN" w:eastAsia="en-IN"/>
              </w:rPr>
            </w:pPr>
            <w:r>
              <w:rPr>
                <w:rFonts w:cs="Calibri"/>
                <w:color w:val="000000"/>
                <w:sz w:val="22"/>
                <w:szCs w:val="22"/>
                <w:lang w:val="en-IN" w:eastAsia="en-IN"/>
              </w:rPr>
              <w:t>Sys Notify CPF</w:t>
            </w:r>
          </w:p>
        </w:tc>
        <w:tc>
          <w:tcPr>
            <w:tcW w:w="1022" w:type="pct"/>
          </w:tcPr>
          <w:p w14:paraId="4A1BED67" w14:textId="79071825" w:rsidR="00421C14" w:rsidRDefault="009D4DF3" w:rsidP="003206E8">
            <w:pPr>
              <w:suppressAutoHyphens w:val="0"/>
              <w:spacing w:line="240" w:lineRule="auto"/>
              <w:cnfStyle w:val="000000000000" w:firstRow="0" w:lastRow="0" w:firstColumn="0" w:lastColumn="0" w:oddVBand="0" w:evenVBand="0" w:oddHBand="0" w:evenHBand="0" w:firstRowFirstColumn="0" w:firstRowLastColumn="0" w:lastRowFirstColumn="0" w:lastRowLastColumn="0"/>
              <w:rPr>
                <w:rFonts w:cs="Calibri"/>
                <w:color w:val="000000"/>
                <w:sz w:val="22"/>
                <w:szCs w:val="22"/>
                <w:lang w:val="en-IN" w:eastAsia="en-IN"/>
              </w:rPr>
            </w:pPr>
            <w:r>
              <w:rPr>
                <w:rFonts w:cs="Calibri"/>
                <w:color w:val="000000"/>
                <w:sz w:val="22"/>
                <w:szCs w:val="22"/>
                <w:lang w:val="en-IN" w:eastAsia="en-IN"/>
              </w:rPr>
              <w:t>Approval, Disbursal, Rejection, Pending &amp; Delayed Stage</w:t>
            </w:r>
          </w:p>
        </w:tc>
        <w:tc>
          <w:tcPr>
            <w:tcW w:w="1267" w:type="pct"/>
          </w:tcPr>
          <w:p w14:paraId="2C6F58D1" w14:textId="22022E39" w:rsidR="00421C14" w:rsidRDefault="009D4DF3" w:rsidP="003206E8">
            <w:pPr>
              <w:suppressAutoHyphens w:val="0"/>
              <w:spacing w:line="240" w:lineRule="auto"/>
              <w:cnfStyle w:val="000000000000" w:firstRow="0" w:lastRow="0" w:firstColumn="0" w:lastColumn="0" w:oddVBand="0" w:evenVBand="0" w:oddHBand="0" w:evenHBand="0" w:firstRowFirstColumn="0" w:firstRowLastColumn="0" w:lastRowFirstColumn="0" w:lastRowLastColumn="0"/>
              <w:rPr>
                <w:rFonts w:cs="Calibri"/>
                <w:color w:val="000000"/>
                <w:sz w:val="22"/>
                <w:szCs w:val="22"/>
                <w:lang w:val="en-IN" w:eastAsia="en-IN"/>
              </w:rPr>
            </w:pPr>
            <w:proofErr w:type="spellStart"/>
            <w:r>
              <w:rPr>
                <w:rFonts w:cs="Calibri"/>
                <w:color w:val="000000"/>
                <w:sz w:val="22"/>
                <w:szCs w:val="22"/>
                <w:lang w:val="en-IN" w:eastAsia="en-IN"/>
              </w:rPr>
              <w:t>iBPS</w:t>
            </w:r>
            <w:proofErr w:type="spellEnd"/>
            <w:r>
              <w:rPr>
                <w:rFonts w:cs="Calibri"/>
                <w:color w:val="000000"/>
                <w:sz w:val="22"/>
                <w:szCs w:val="22"/>
                <w:lang w:val="en-IN" w:eastAsia="en-IN"/>
              </w:rPr>
              <w:t xml:space="preserve"> to trigger </w:t>
            </w:r>
            <w:r w:rsidR="000024CE">
              <w:rPr>
                <w:rFonts w:cs="Calibri"/>
                <w:color w:val="000000"/>
                <w:sz w:val="22"/>
                <w:szCs w:val="22"/>
                <w:lang w:val="en-IN" w:eastAsia="en-IN"/>
              </w:rPr>
              <w:t xml:space="preserve">Notify CPF call to </w:t>
            </w:r>
            <w:r w:rsidR="005F1455">
              <w:rPr>
                <w:rFonts w:cs="Calibri"/>
                <w:color w:val="000000"/>
                <w:sz w:val="22"/>
                <w:szCs w:val="22"/>
                <w:lang w:val="en-IN" w:eastAsia="en-IN"/>
              </w:rPr>
              <w:t xml:space="preserve">send communication stage to CPF for customer email. </w:t>
            </w:r>
          </w:p>
        </w:tc>
        <w:tc>
          <w:tcPr>
            <w:tcW w:w="827" w:type="pct"/>
          </w:tcPr>
          <w:p w14:paraId="46AF1FF2" w14:textId="75865B93" w:rsidR="00421C14" w:rsidRDefault="000D04CF" w:rsidP="003206E8">
            <w:pPr>
              <w:suppressAutoHyphens w:val="0"/>
              <w:spacing w:line="240" w:lineRule="auto"/>
              <w:cnfStyle w:val="000000000000" w:firstRow="0" w:lastRow="0" w:firstColumn="0" w:lastColumn="0" w:oddVBand="0" w:evenVBand="0" w:oddHBand="0" w:evenHBand="0" w:firstRowFirstColumn="0" w:firstRowLastColumn="0" w:lastRowFirstColumn="0" w:lastRowLastColumn="0"/>
              <w:rPr>
                <w:rFonts w:cs="Calibri"/>
                <w:color w:val="000000"/>
                <w:sz w:val="22"/>
                <w:szCs w:val="22"/>
                <w:lang w:val="en-IN" w:eastAsia="en-IN"/>
              </w:rPr>
            </w:pPr>
            <w:proofErr w:type="spellStart"/>
            <w:r>
              <w:rPr>
                <w:rFonts w:cs="Calibri"/>
                <w:color w:val="000000"/>
                <w:sz w:val="22"/>
                <w:szCs w:val="22"/>
                <w:lang w:val="en-IN" w:eastAsia="en-IN"/>
              </w:rPr>
              <w:t>iBPS</w:t>
            </w:r>
            <w:proofErr w:type="spellEnd"/>
            <w:r>
              <w:rPr>
                <w:rFonts w:cs="Calibri"/>
                <w:color w:val="000000"/>
                <w:sz w:val="22"/>
                <w:szCs w:val="22"/>
                <w:lang w:val="en-IN" w:eastAsia="en-IN"/>
              </w:rPr>
              <w:t xml:space="preserve"> -&gt; CPF</w:t>
            </w:r>
          </w:p>
        </w:tc>
      </w:tr>
      <w:tr w:rsidR="005F1455" w:rsidRPr="00746ABF" w14:paraId="16ABA36A" w14:textId="77777777" w:rsidTr="00F92E36">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397" w:type="pct"/>
          </w:tcPr>
          <w:p w14:paraId="6631E7E0" w14:textId="51A8CC15" w:rsidR="005F1455" w:rsidRDefault="005F1455" w:rsidP="003206E8">
            <w:pPr>
              <w:suppressAutoHyphens w:val="0"/>
              <w:spacing w:line="240" w:lineRule="auto"/>
              <w:jc w:val="right"/>
              <w:rPr>
                <w:rFonts w:cs="Calibri"/>
                <w:color w:val="000000"/>
                <w:sz w:val="22"/>
                <w:szCs w:val="22"/>
                <w:lang w:val="en-IN" w:eastAsia="en-IN"/>
              </w:rPr>
            </w:pPr>
            <w:r>
              <w:rPr>
                <w:rFonts w:cs="Calibri"/>
                <w:color w:val="000000"/>
                <w:sz w:val="22"/>
                <w:szCs w:val="22"/>
                <w:lang w:val="en-IN" w:eastAsia="en-IN"/>
              </w:rPr>
              <w:t>3</w:t>
            </w:r>
          </w:p>
        </w:tc>
        <w:tc>
          <w:tcPr>
            <w:tcW w:w="681" w:type="pct"/>
          </w:tcPr>
          <w:p w14:paraId="239969D9" w14:textId="18AD45FF" w:rsidR="005F1455" w:rsidRDefault="005F1455" w:rsidP="003206E8">
            <w:pPr>
              <w:suppressAutoHyphens w:val="0"/>
              <w:spacing w:line="240" w:lineRule="auto"/>
              <w:cnfStyle w:val="000000100000" w:firstRow="0" w:lastRow="0" w:firstColumn="0" w:lastColumn="0" w:oddVBand="0" w:evenVBand="0" w:oddHBand="1" w:evenHBand="0" w:firstRowFirstColumn="0" w:firstRowLastColumn="0" w:lastRowFirstColumn="0" w:lastRowLastColumn="0"/>
              <w:rPr>
                <w:rFonts w:cs="Calibri"/>
                <w:color w:val="000000"/>
                <w:sz w:val="22"/>
                <w:szCs w:val="22"/>
                <w:lang w:val="en-IN" w:eastAsia="en-IN"/>
              </w:rPr>
            </w:pPr>
            <w:r>
              <w:rPr>
                <w:rFonts w:cs="Calibri"/>
                <w:color w:val="000000"/>
                <w:sz w:val="22"/>
                <w:szCs w:val="22"/>
                <w:lang w:val="en-IN" w:eastAsia="en-IN"/>
              </w:rPr>
              <w:t xml:space="preserve">WI Update </w:t>
            </w:r>
          </w:p>
        </w:tc>
        <w:tc>
          <w:tcPr>
            <w:tcW w:w="806" w:type="pct"/>
          </w:tcPr>
          <w:p w14:paraId="7A4F5DB4" w14:textId="77777777" w:rsidR="005F1455" w:rsidRDefault="00F92E36" w:rsidP="003206E8">
            <w:pPr>
              <w:suppressAutoHyphens w:val="0"/>
              <w:spacing w:line="240" w:lineRule="auto"/>
              <w:cnfStyle w:val="000000100000" w:firstRow="0" w:lastRow="0" w:firstColumn="0" w:lastColumn="0" w:oddVBand="0" w:evenVBand="0" w:oddHBand="1" w:evenHBand="0" w:firstRowFirstColumn="0" w:firstRowLastColumn="0" w:lastRowFirstColumn="0" w:lastRowLastColumn="0"/>
              <w:rPr>
                <w:rFonts w:cs="Calibri"/>
                <w:color w:val="000000"/>
                <w:sz w:val="22"/>
                <w:szCs w:val="22"/>
                <w:lang w:val="en-IN" w:eastAsia="en-IN"/>
              </w:rPr>
            </w:pPr>
            <w:r>
              <w:rPr>
                <w:rFonts w:cs="Calibri"/>
                <w:color w:val="000000"/>
                <w:sz w:val="22"/>
                <w:szCs w:val="22"/>
                <w:lang w:val="en-IN" w:eastAsia="en-IN"/>
              </w:rPr>
              <w:t xml:space="preserve">Sys Await Email Status </w:t>
            </w:r>
          </w:p>
          <w:p w14:paraId="50BD79C2" w14:textId="77777777" w:rsidR="00F92E36" w:rsidRDefault="00F92E36" w:rsidP="003206E8">
            <w:pPr>
              <w:suppressAutoHyphens w:val="0"/>
              <w:spacing w:line="240" w:lineRule="auto"/>
              <w:cnfStyle w:val="000000100000" w:firstRow="0" w:lastRow="0" w:firstColumn="0" w:lastColumn="0" w:oddVBand="0" w:evenVBand="0" w:oddHBand="1" w:evenHBand="0" w:firstRowFirstColumn="0" w:firstRowLastColumn="0" w:lastRowFirstColumn="0" w:lastRowLastColumn="0"/>
              <w:rPr>
                <w:rFonts w:cs="Calibri"/>
                <w:color w:val="000000"/>
                <w:sz w:val="22"/>
                <w:szCs w:val="22"/>
                <w:lang w:val="en-IN" w:eastAsia="en-IN"/>
              </w:rPr>
            </w:pPr>
            <w:r>
              <w:rPr>
                <w:rFonts w:cs="Calibri"/>
                <w:color w:val="000000"/>
                <w:sz w:val="22"/>
                <w:szCs w:val="22"/>
                <w:lang w:val="en-IN" w:eastAsia="en-IN"/>
              </w:rPr>
              <w:t xml:space="preserve">Sys Await CPF Docs </w:t>
            </w:r>
          </w:p>
          <w:p w14:paraId="4F7E6BC5" w14:textId="1ADEE7B5" w:rsidR="000D04CF" w:rsidRDefault="000D04CF" w:rsidP="003206E8">
            <w:pPr>
              <w:suppressAutoHyphens w:val="0"/>
              <w:spacing w:line="240" w:lineRule="auto"/>
              <w:cnfStyle w:val="000000100000" w:firstRow="0" w:lastRow="0" w:firstColumn="0" w:lastColumn="0" w:oddVBand="0" w:evenVBand="0" w:oddHBand="1" w:evenHBand="0" w:firstRowFirstColumn="0" w:firstRowLastColumn="0" w:lastRowFirstColumn="0" w:lastRowLastColumn="0"/>
              <w:rPr>
                <w:rFonts w:cs="Calibri"/>
                <w:color w:val="000000"/>
                <w:sz w:val="22"/>
                <w:szCs w:val="22"/>
                <w:lang w:val="en-IN" w:eastAsia="en-IN"/>
              </w:rPr>
            </w:pPr>
            <w:r>
              <w:rPr>
                <w:rFonts w:cs="Calibri"/>
                <w:color w:val="000000"/>
                <w:sz w:val="22"/>
                <w:szCs w:val="22"/>
                <w:lang w:val="en-IN" w:eastAsia="en-IN"/>
              </w:rPr>
              <w:t>Sys Await CPF Consent</w:t>
            </w:r>
          </w:p>
        </w:tc>
        <w:tc>
          <w:tcPr>
            <w:tcW w:w="1022" w:type="pct"/>
          </w:tcPr>
          <w:p w14:paraId="3FF93869" w14:textId="054D976C" w:rsidR="005F1455" w:rsidRDefault="000D04CF" w:rsidP="003206E8">
            <w:pPr>
              <w:suppressAutoHyphens w:val="0"/>
              <w:spacing w:line="240" w:lineRule="auto"/>
              <w:cnfStyle w:val="000000100000" w:firstRow="0" w:lastRow="0" w:firstColumn="0" w:lastColumn="0" w:oddVBand="0" w:evenVBand="0" w:oddHBand="1" w:evenHBand="0" w:firstRowFirstColumn="0" w:firstRowLastColumn="0" w:lastRowFirstColumn="0" w:lastRowLastColumn="0"/>
              <w:rPr>
                <w:rFonts w:cs="Calibri"/>
                <w:color w:val="000000"/>
                <w:sz w:val="22"/>
                <w:szCs w:val="22"/>
                <w:lang w:val="en-IN" w:eastAsia="en-IN"/>
              </w:rPr>
            </w:pPr>
            <w:r>
              <w:rPr>
                <w:rFonts w:cs="Calibri"/>
                <w:color w:val="000000"/>
                <w:sz w:val="22"/>
                <w:szCs w:val="22"/>
                <w:lang w:val="en-IN" w:eastAsia="en-IN"/>
              </w:rPr>
              <w:t xml:space="preserve">WI Update from CPF to </w:t>
            </w:r>
            <w:proofErr w:type="spellStart"/>
            <w:r>
              <w:rPr>
                <w:rFonts w:cs="Calibri"/>
                <w:color w:val="000000"/>
                <w:sz w:val="22"/>
                <w:szCs w:val="22"/>
                <w:lang w:val="en-IN" w:eastAsia="en-IN"/>
              </w:rPr>
              <w:t>iBPS</w:t>
            </w:r>
            <w:proofErr w:type="spellEnd"/>
            <w:r>
              <w:rPr>
                <w:rFonts w:cs="Calibri"/>
                <w:color w:val="000000"/>
                <w:sz w:val="22"/>
                <w:szCs w:val="22"/>
                <w:lang w:val="en-IN" w:eastAsia="en-IN"/>
              </w:rPr>
              <w:t xml:space="preserve"> </w:t>
            </w:r>
          </w:p>
        </w:tc>
        <w:tc>
          <w:tcPr>
            <w:tcW w:w="1267" w:type="pct"/>
          </w:tcPr>
          <w:p w14:paraId="56F5F7CC" w14:textId="7048AD68" w:rsidR="005F1455" w:rsidRDefault="000D04CF" w:rsidP="003206E8">
            <w:pPr>
              <w:suppressAutoHyphens w:val="0"/>
              <w:spacing w:line="240" w:lineRule="auto"/>
              <w:cnfStyle w:val="000000100000" w:firstRow="0" w:lastRow="0" w:firstColumn="0" w:lastColumn="0" w:oddVBand="0" w:evenVBand="0" w:oddHBand="1" w:evenHBand="0" w:firstRowFirstColumn="0" w:firstRowLastColumn="0" w:lastRowFirstColumn="0" w:lastRowLastColumn="0"/>
              <w:rPr>
                <w:rFonts w:cs="Calibri"/>
                <w:color w:val="000000"/>
                <w:sz w:val="22"/>
                <w:szCs w:val="22"/>
                <w:lang w:val="en-IN" w:eastAsia="en-IN"/>
              </w:rPr>
            </w:pPr>
            <w:r>
              <w:rPr>
                <w:rFonts w:cs="Calibri"/>
                <w:color w:val="000000"/>
                <w:sz w:val="22"/>
                <w:szCs w:val="22"/>
                <w:lang w:val="en-IN" w:eastAsia="en-IN"/>
              </w:rPr>
              <w:t xml:space="preserve">CPF to send to WI Update notification to </w:t>
            </w:r>
            <w:proofErr w:type="spellStart"/>
            <w:r>
              <w:rPr>
                <w:rFonts w:cs="Calibri"/>
                <w:color w:val="000000"/>
                <w:sz w:val="22"/>
                <w:szCs w:val="22"/>
                <w:lang w:val="en-IN" w:eastAsia="en-IN"/>
              </w:rPr>
              <w:t>iBPS</w:t>
            </w:r>
            <w:proofErr w:type="spellEnd"/>
            <w:r>
              <w:rPr>
                <w:rFonts w:cs="Calibri"/>
                <w:color w:val="000000"/>
                <w:sz w:val="22"/>
                <w:szCs w:val="22"/>
                <w:lang w:val="en-IN" w:eastAsia="en-IN"/>
              </w:rPr>
              <w:t xml:space="preserve"> for Email Status, Doc upload status and Customer Consent</w:t>
            </w:r>
          </w:p>
        </w:tc>
        <w:tc>
          <w:tcPr>
            <w:tcW w:w="827" w:type="pct"/>
          </w:tcPr>
          <w:p w14:paraId="35303D47" w14:textId="6990B19E" w:rsidR="005F1455" w:rsidRDefault="000D04CF" w:rsidP="003206E8">
            <w:pPr>
              <w:suppressAutoHyphens w:val="0"/>
              <w:spacing w:line="240" w:lineRule="auto"/>
              <w:cnfStyle w:val="000000100000" w:firstRow="0" w:lastRow="0" w:firstColumn="0" w:lastColumn="0" w:oddVBand="0" w:evenVBand="0" w:oddHBand="1" w:evenHBand="0" w:firstRowFirstColumn="0" w:firstRowLastColumn="0" w:lastRowFirstColumn="0" w:lastRowLastColumn="0"/>
              <w:rPr>
                <w:rFonts w:cs="Calibri"/>
                <w:color w:val="000000"/>
                <w:sz w:val="22"/>
                <w:szCs w:val="22"/>
                <w:lang w:val="en-IN" w:eastAsia="en-IN"/>
              </w:rPr>
            </w:pPr>
            <w:r>
              <w:rPr>
                <w:rFonts w:cs="Calibri"/>
                <w:color w:val="000000"/>
                <w:sz w:val="22"/>
                <w:szCs w:val="22"/>
                <w:lang w:val="en-IN" w:eastAsia="en-IN"/>
              </w:rPr>
              <w:t xml:space="preserve">CPF -&gt; </w:t>
            </w:r>
            <w:proofErr w:type="spellStart"/>
            <w:r>
              <w:rPr>
                <w:rFonts w:cs="Calibri"/>
                <w:color w:val="000000"/>
                <w:sz w:val="22"/>
                <w:szCs w:val="22"/>
                <w:lang w:val="en-IN" w:eastAsia="en-IN"/>
              </w:rPr>
              <w:t>iBPS</w:t>
            </w:r>
            <w:proofErr w:type="spellEnd"/>
          </w:p>
        </w:tc>
      </w:tr>
    </w:tbl>
    <w:p w14:paraId="73CFE669" w14:textId="77777777" w:rsidR="00A256B5" w:rsidRDefault="00A256B5" w:rsidP="00043352">
      <w:pPr>
        <w:spacing w:line="360" w:lineRule="auto"/>
      </w:pPr>
    </w:p>
    <w:p w14:paraId="0F24195B" w14:textId="77777777" w:rsidR="0027005B" w:rsidRDefault="0027005B" w:rsidP="00043352">
      <w:pPr>
        <w:spacing w:line="360" w:lineRule="auto"/>
      </w:pPr>
    </w:p>
    <w:p w14:paraId="0CDBBD1A" w14:textId="77777777" w:rsidR="0027005B" w:rsidRDefault="0027005B" w:rsidP="00043352">
      <w:pPr>
        <w:spacing w:line="360" w:lineRule="auto"/>
      </w:pPr>
    </w:p>
    <w:p w14:paraId="78E581CD" w14:textId="77777777" w:rsidR="0027005B" w:rsidRDefault="0027005B" w:rsidP="00043352">
      <w:pPr>
        <w:spacing w:line="360" w:lineRule="auto"/>
      </w:pPr>
    </w:p>
    <w:p w14:paraId="1277C317" w14:textId="77777777" w:rsidR="0027005B" w:rsidRDefault="0027005B" w:rsidP="00043352">
      <w:pPr>
        <w:spacing w:line="360" w:lineRule="auto"/>
      </w:pPr>
    </w:p>
    <w:p w14:paraId="2486F9ED" w14:textId="77777777" w:rsidR="0027005B" w:rsidRDefault="0027005B" w:rsidP="00043352">
      <w:pPr>
        <w:spacing w:line="360" w:lineRule="auto"/>
      </w:pPr>
    </w:p>
    <w:p w14:paraId="6E9DEFA6" w14:textId="77777777" w:rsidR="0027005B" w:rsidRDefault="0027005B" w:rsidP="00043352">
      <w:pPr>
        <w:spacing w:line="360" w:lineRule="auto"/>
      </w:pPr>
    </w:p>
    <w:p w14:paraId="1FC019F7" w14:textId="77777777" w:rsidR="0027005B" w:rsidRDefault="0027005B" w:rsidP="00043352">
      <w:pPr>
        <w:spacing w:line="360" w:lineRule="auto"/>
      </w:pPr>
    </w:p>
    <w:p w14:paraId="31D9C14B" w14:textId="00EFD54B" w:rsidR="00095541" w:rsidRDefault="00095541" w:rsidP="00E84EAC">
      <w:pPr>
        <w:pStyle w:val="Heading1"/>
        <w:numPr>
          <w:ilvl w:val="0"/>
          <w:numId w:val="33"/>
        </w:numPr>
      </w:pPr>
      <w:bookmarkStart w:id="156" w:name="_Toc206760714"/>
      <w:r>
        <w:t>Other Non-Functional Requirements</w:t>
      </w:r>
      <w:bookmarkEnd w:id="156"/>
      <w:r>
        <w:t xml:space="preserve"> </w:t>
      </w:r>
    </w:p>
    <w:p w14:paraId="6A91ACBE" w14:textId="2B07F60E" w:rsidR="00787E38" w:rsidRDefault="0027005B" w:rsidP="009F3BB7">
      <w:pPr>
        <w:pStyle w:val="Heading2"/>
        <w:numPr>
          <w:ilvl w:val="0"/>
          <w:numId w:val="0"/>
        </w:numPr>
      </w:pPr>
      <w:bookmarkStart w:id="157" w:name="_Toc206760715"/>
      <w:r>
        <w:t xml:space="preserve">7.1 </w:t>
      </w:r>
      <w:r w:rsidR="00787E38">
        <w:t>Performance Requirements</w:t>
      </w:r>
      <w:bookmarkEnd w:id="157"/>
      <w:r w:rsidR="00787E38">
        <w:t xml:space="preserve"> </w:t>
      </w:r>
    </w:p>
    <w:p w14:paraId="2BCCDE3F" w14:textId="77777777" w:rsidR="00787E38" w:rsidRPr="00787E38" w:rsidRDefault="00787E38" w:rsidP="003E3F52">
      <w:pPr>
        <w:pStyle w:val="ListParagraph"/>
        <w:numPr>
          <w:ilvl w:val="0"/>
          <w:numId w:val="54"/>
        </w:numPr>
        <w:spacing w:line="360" w:lineRule="auto"/>
        <w:rPr>
          <w:i/>
        </w:rPr>
      </w:pPr>
      <w:r w:rsidRPr="00DC4A94">
        <w:t>The response time of the application should not be more than 30 sec. This does not apply to report generation response time.</w:t>
      </w:r>
    </w:p>
    <w:p w14:paraId="6D76E8A2" w14:textId="77777777" w:rsidR="00787E38" w:rsidRPr="00787E38" w:rsidRDefault="00787E38" w:rsidP="003E3F52">
      <w:pPr>
        <w:pStyle w:val="ListParagraph"/>
        <w:numPr>
          <w:ilvl w:val="0"/>
          <w:numId w:val="54"/>
        </w:numPr>
        <w:spacing w:line="360" w:lineRule="auto"/>
        <w:rPr>
          <w:i/>
        </w:rPr>
      </w:pPr>
      <w:r w:rsidRPr="00DC4A94">
        <w:t>The Operators at multiple locations can seamlessly access the application.</w:t>
      </w:r>
    </w:p>
    <w:p w14:paraId="6B583F75" w14:textId="05C76F37" w:rsidR="00787E38" w:rsidRDefault="00787E38" w:rsidP="003E3F52">
      <w:pPr>
        <w:pStyle w:val="ListParagraph"/>
        <w:numPr>
          <w:ilvl w:val="0"/>
          <w:numId w:val="54"/>
        </w:numPr>
        <w:spacing w:line="360" w:lineRule="auto"/>
      </w:pPr>
      <w:r w:rsidRPr="00DC4A94">
        <w:t>24/7 system availability, except for planned downtimes for maintenance activities</w:t>
      </w:r>
    </w:p>
    <w:p w14:paraId="6641689C" w14:textId="7BD172D4" w:rsidR="006B486C" w:rsidRDefault="0027005B" w:rsidP="009F3BB7">
      <w:pPr>
        <w:pStyle w:val="Heading2"/>
        <w:numPr>
          <w:ilvl w:val="0"/>
          <w:numId w:val="0"/>
        </w:numPr>
        <w:ind w:left="360"/>
      </w:pPr>
      <w:bookmarkStart w:id="158" w:name="_Toc206760716"/>
      <w:r>
        <w:t xml:space="preserve">7.2 </w:t>
      </w:r>
      <w:r w:rsidR="006B486C">
        <w:t>Safety Requirements</w:t>
      </w:r>
      <w:bookmarkEnd w:id="158"/>
      <w:r w:rsidR="006B486C">
        <w:t xml:space="preserve"> </w:t>
      </w:r>
    </w:p>
    <w:p w14:paraId="0F527A8A" w14:textId="77777777" w:rsidR="006B486C" w:rsidRDefault="006B486C" w:rsidP="006B486C"/>
    <w:p w14:paraId="002E21C2" w14:textId="324E2AEC" w:rsidR="00EC030E" w:rsidRDefault="0027005B" w:rsidP="009F3BB7">
      <w:pPr>
        <w:pStyle w:val="Heading2"/>
        <w:numPr>
          <w:ilvl w:val="0"/>
          <w:numId w:val="0"/>
        </w:numPr>
        <w:ind w:left="360"/>
      </w:pPr>
      <w:bookmarkStart w:id="159" w:name="_Toc206760717"/>
      <w:r>
        <w:t xml:space="preserve">7.3 </w:t>
      </w:r>
      <w:r w:rsidR="004A1F43">
        <w:t>Security Requirements</w:t>
      </w:r>
      <w:bookmarkEnd w:id="159"/>
      <w:r w:rsidR="004A1F43">
        <w:t xml:space="preserve"> </w:t>
      </w:r>
    </w:p>
    <w:p w14:paraId="22E4560E" w14:textId="77777777" w:rsidR="00EC030E" w:rsidRPr="00EC030E" w:rsidRDefault="00EC030E" w:rsidP="003E3F52">
      <w:pPr>
        <w:pStyle w:val="ListParagraph"/>
        <w:numPr>
          <w:ilvl w:val="0"/>
          <w:numId w:val="55"/>
        </w:numPr>
        <w:spacing w:line="360" w:lineRule="auto"/>
        <w:rPr>
          <w:i/>
        </w:rPr>
      </w:pPr>
      <w:bookmarkStart w:id="160" w:name="_Toc437637853"/>
      <w:r w:rsidRPr="00357965">
        <w:t>Only authorized users should be able to access the system.</w:t>
      </w:r>
    </w:p>
    <w:p w14:paraId="5FD9B3F3" w14:textId="77777777" w:rsidR="00E84EAC" w:rsidRPr="00E84EAC" w:rsidRDefault="00EC030E" w:rsidP="00E84EAC">
      <w:pPr>
        <w:pStyle w:val="ListParagraph"/>
        <w:numPr>
          <w:ilvl w:val="0"/>
          <w:numId w:val="55"/>
        </w:numPr>
        <w:spacing w:line="360" w:lineRule="auto"/>
        <w:rPr>
          <w:i/>
        </w:rPr>
      </w:pPr>
      <w:r w:rsidRPr="00357965">
        <w:t>Only authorized queues to be available on the users’ screen.</w:t>
      </w:r>
      <w:bookmarkEnd w:id="160"/>
    </w:p>
    <w:p w14:paraId="6772FB4C" w14:textId="77777777" w:rsidR="00E84EAC" w:rsidRDefault="00E84EAC" w:rsidP="00E84EAC">
      <w:pPr>
        <w:pStyle w:val="ListParagraph"/>
        <w:spacing w:line="360" w:lineRule="auto"/>
      </w:pPr>
    </w:p>
    <w:p w14:paraId="2AD1D9B9" w14:textId="674FC490" w:rsidR="00E74BF1" w:rsidRDefault="00E74BF1" w:rsidP="00AB49FA">
      <w:pPr>
        <w:spacing w:line="360" w:lineRule="auto"/>
      </w:pPr>
    </w:p>
    <w:p w14:paraId="5287E975" w14:textId="42C1779A" w:rsidR="0030548D" w:rsidRDefault="002A5468" w:rsidP="00E84EAC">
      <w:pPr>
        <w:pStyle w:val="Heading1"/>
        <w:numPr>
          <w:ilvl w:val="0"/>
          <w:numId w:val="33"/>
        </w:numPr>
      </w:pPr>
      <w:bookmarkStart w:id="161" w:name="_Toc206760718"/>
      <w:r>
        <w:t>Appendix A: Data Capture Sheet</w:t>
      </w:r>
      <w:bookmarkEnd w:id="161"/>
      <w:r>
        <w:t xml:space="preserve"> </w:t>
      </w:r>
    </w:p>
    <w:p w14:paraId="512DBAF6" w14:textId="77777777" w:rsidR="002A5468" w:rsidRDefault="002A5468" w:rsidP="002A5468"/>
    <w:p w14:paraId="252509CB" w14:textId="77777777" w:rsidR="002A5468" w:rsidRPr="002A5468" w:rsidRDefault="002A5468" w:rsidP="002A5468"/>
    <w:p w14:paraId="71AA8520" w14:textId="6E29AFA2" w:rsidR="00E74BF1" w:rsidRDefault="00991262" w:rsidP="00E0020B">
      <w:pPr>
        <w:spacing w:line="360" w:lineRule="auto"/>
      </w:pPr>
      <w:r>
        <w:object w:dxaOrig="1508" w:dyaOrig="984" w14:anchorId="5043BA49">
          <v:shape id="_x0000_i1034" type="#_x0000_t75" style="width:75.5pt;height:49pt" o:ole="">
            <v:imagedata r:id="rId20" o:title=""/>
          </v:shape>
          <o:OLEObject Type="Link" ProgID="Excel.Sheet.12" ShapeID="_x0000_i1034" DrawAspect="Icon" r:id="rId21" UpdateMode="Always">
            <o:LinkType>EnhancedMetaFile</o:LinkType>
            <o:LockedField>false</o:LockedField>
            <o:FieldCodes>\f 0</o:FieldCodes>
          </o:OLEObject>
        </w:object>
      </w:r>
    </w:p>
    <w:p w14:paraId="6E74D540" w14:textId="77777777" w:rsidR="00E74BF1" w:rsidRPr="00E74BF1" w:rsidRDefault="00E74BF1" w:rsidP="00E74BF1"/>
    <w:p w14:paraId="06E51892" w14:textId="04D1CE58" w:rsidR="009A0908" w:rsidRPr="008C2E74" w:rsidRDefault="007757AA" w:rsidP="00EC030E">
      <w:r>
        <w:t xml:space="preserve"> </w:t>
      </w:r>
    </w:p>
    <w:p w14:paraId="06AED3C4" w14:textId="088CF63C" w:rsidR="00B0549F" w:rsidRPr="00B0549F" w:rsidRDefault="0034283C" w:rsidP="004E53C6">
      <w:r>
        <w:t xml:space="preserve"> </w:t>
      </w:r>
    </w:p>
    <w:sectPr w:rsidR="00B0549F" w:rsidRPr="00B0549F" w:rsidSect="00326CC2">
      <w:headerReference w:type="default" r:id="rId22"/>
      <w:footerReference w:type="even" r:id="rId23"/>
      <w:footerReference w:type="default" r:id="rId24"/>
      <w:footerReference w:type="first" r:id="rId2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Zeena Salim" w:date="2025-07-04T14:20:00Z" w:initials="ZS">
    <w:p w14:paraId="36F19A5A" w14:textId="77777777" w:rsidR="00772532" w:rsidRDefault="00772532" w:rsidP="00772532">
      <w:pPr>
        <w:pStyle w:val="CommentText"/>
      </w:pPr>
      <w:r>
        <w:rPr>
          <w:rStyle w:val="CommentReference"/>
        </w:rPr>
        <w:annotationRef/>
      </w:r>
      <w:r>
        <w:t>Document checking queue @CROPS why not added?</w:t>
      </w:r>
    </w:p>
  </w:comment>
  <w:comment w:id="16" w:author="Himanshi Chawla (Ext)" w:date="2025-07-07T09:53:00Z" w:initials="HC">
    <w:p w14:paraId="7DDE843B" w14:textId="77777777" w:rsidR="00DC0A1F" w:rsidRDefault="00DC0A1F" w:rsidP="00DC0A1F">
      <w:pPr>
        <w:pStyle w:val="CommentText"/>
      </w:pPr>
      <w:r>
        <w:rPr>
          <w:rStyle w:val="CommentReference"/>
        </w:rPr>
        <w:annotationRef/>
      </w:r>
      <w:r>
        <w:rPr>
          <w:lang w:val="en-IN"/>
        </w:rPr>
        <w:t xml:space="preserve">That is the Cons Doc Check queue I believe already a part of this list. </w:t>
      </w:r>
    </w:p>
  </w:comment>
  <w:comment w:id="17" w:author="Zeena Salim" w:date="2025-07-04T14:23:00Z" w:initials="ZS">
    <w:p w14:paraId="18ECE8BD" w14:textId="21BA8D02" w:rsidR="00DE0AA5" w:rsidRDefault="00DE0AA5" w:rsidP="00DE0AA5">
      <w:pPr>
        <w:pStyle w:val="CommentText"/>
      </w:pPr>
      <w:r>
        <w:rPr>
          <w:rStyle w:val="CommentReference"/>
        </w:rPr>
        <w:annotationRef/>
      </w:r>
      <w:r>
        <w:t>It is not documented how cooling off flag counter will be started, based on which date and by whom.</w:t>
      </w:r>
    </w:p>
  </w:comment>
  <w:comment w:id="18" w:author="Himanshi Chawla (Ext)" w:date="2025-07-07T09:58:00Z" w:initials="HC">
    <w:p w14:paraId="06E29297" w14:textId="77777777" w:rsidR="007E5CC3" w:rsidRDefault="007E5CC3" w:rsidP="007E5CC3">
      <w:pPr>
        <w:pStyle w:val="CommentText"/>
      </w:pPr>
      <w:r>
        <w:rPr>
          <w:rStyle w:val="CommentReference"/>
        </w:rPr>
        <w:annotationRef/>
      </w:r>
      <w:r>
        <w:rPr>
          <w:lang w:val="en-IN"/>
        </w:rPr>
        <w:t xml:space="preserve">Cooling off counter will be started once consent is received from the customer and document stamping is done. This is explained in detail in ‘Doc Stamping’ &amp; ‘Collect’ queue description. </w:t>
      </w:r>
    </w:p>
  </w:comment>
  <w:comment w:id="21" w:author="Zeena Salim" w:date="2025-07-04T14:25:00Z" w:initials="ZS">
    <w:p w14:paraId="683D620C" w14:textId="610B335C" w:rsidR="00B267FB" w:rsidRDefault="00B267FB" w:rsidP="00B267FB">
      <w:pPr>
        <w:pStyle w:val="CommentText"/>
      </w:pPr>
      <w:r>
        <w:rPr>
          <w:rStyle w:val="CommentReference"/>
        </w:rPr>
        <w:annotationRef/>
      </w:r>
      <w:r>
        <w:t xml:space="preserve">If the final App not held at this stage, i..e if original App is not collected at this stage the user won’t be able to update the flag. </w:t>
      </w:r>
    </w:p>
  </w:comment>
  <w:comment w:id="22" w:author="Himanshi Chawla (Ext)" w:date="2025-07-07T10:02:00Z" w:initials="HC">
    <w:p w14:paraId="23AE2E2A" w14:textId="77777777" w:rsidR="00BA4193" w:rsidRDefault="007E5CC3" w:rsidP="00BA4193">
      <w:pPr>
        <w:pStyle w:val="CommentText"/>
      </w:pPr>
      <w:r>
        <w:rPr>
          <w:rStyle w:val="CommentReference"/>
        </w:rPr>
        <w:annotationRef/>
      </w:r>
      <w:r w:rsidR="00BA4193">
        <w:rPr>
          <w:lang w:val="en-IN"/>
        </w:rPr>
        <w:t xml:space="preserve">As per the discussion and business agreement, cooling period flag will be selected by the Introduction Maker user as a mandatory input. </w:t>
      </w:r>
    </w:p>
  </w:comment>
  <w:comment w:id="36" w:author="Zeena Salim" w:date="2025-07-04T15:42:00Z" w:initials="ZS">
    <w:p w14:paraId="4281FD8A" w14:textId="1CCEAF69" w:rsidR="000B4933" w:rsidRDefault="000B4933" w:rsidP="000B4933">
      <w:pPr>
        <w:pStyle w:val="CommentText"/>
      </w:pPr>
      <w:r>
        <w:rPr>
          <w:rStyle w:val="CommentReference"/>
        </w:rPr>
        <w:annotationRef/>
      </w:r>
      <w:r>
        <w:t xml:space="preserve">Credit will not decided for any error type if it is pending from customer or business, WI To be rejected either from Maker or Checker Credit Q and Business to decide type of communication to be sent to the customer. This is discussed and agreed with Teena Thomas. </w:t>
      </w:r>
    </w:p>
  </w:comment>
  <w:comment w:id="37" w:author="Himanshi Chawla (Ext)" w:date="2025-07-07T10:06:00Z" w:initials="HC">
    <w:p w14:paraId="14C0A22D" w14:textId="77777777" w:rsidR="001508E4" w:rsidRDefault="008B2199" w:rsidP="001508E4">
      <w:pPr>
        <w:pStyle w:val="CommentText"/>
      </w:pPr>
      <w:r>
        <w:rPr>
          <w:rStyle w:val="CommentReference"/>
        </w:rPr>
        <w:annotationRef/>
      </w:r>
      <w:r w:rsidR="001508E4">
        <w:rPr>
          <w:lang w:val="en-IN"/>
        </w:rPr>
        <w:t xml:space="preserve">Agreed, In case of Pending with Customer the user will send the WI to Initiator Return queue and from their business will select pending from where customer communication will be triggered. </w:t>
      </w:r>
    </w:p>
  </w:comment>
  <w:comment w:id="41" w:author="Zeena Salim" w:date="2025-07-04T16:29:00Z" w:initials="ZS">
    <w:p w14:paraId="1A7ED00D" w14:textId="7D7A782A" w:rsidR="00324569" w:rsidRDefault="00324569" w:rsidP="00324569">
      <w:pPr>
        <w:pStyle w:val="CommentText"/>
      </w:pPr>
      <w:r>
        <w:rPr>
          <w:rStyle w:val="CommentReference"/>
        </w:rPr>
        <w:annotationRef/>
      </w:r>
      <w:r>
        <w:t>Can this queue be viewed by front-end users?</w:t>
      </w:r>
    </w:p>
  </w:comment>
  <w:comment w:id="42" w:author="Himanshi Chawla (Ext)" w:date="2025-07-07T10:07:00Z" w:initials="HC">
    <w:p w14:paraId="2BD91DE2" w14:textId="77777777" w:rsidR="008B2199" w:rsidRDefault="008B2199" w:rsidP="008B2199">
      <w:pPr>
        <w:pStyle w:val="CommentText"/>
      </w:pPr>
      <w:r>
        <w:rPr>
          <w:rStyle w:val="CommentReference"/>
        </w:rPr>
        <w:annotationRef/>
      </w:r>
      <w:r>
        <w:rPr>
          <w:lang w:val="en-IN"/>
        </w:rPr>
        <w:t xml:space="preserve">No, this is a system queue only for back-end purpose to distribute the case. No user action is required here. </w:t>
      </w:r>
    </w:p>
  </w:comment>
  <w:comment w:id="46" w:author="Zeena Salim" w:date="2025-07-04T16:52:00Z" w:initials="ZS">
    <w:p w14:paraId="4F31E1C2" w14:textId="21E61F85" w:rsidR="00FB5331" w:rsidRDefault="00FB5331" w:rsidP="00FB5331">
      <w:pPr>
        <w:pStyle w:val="CommentText"/>
      </w:pPr>
      <w:r>
        <w:rPr>
          <w:rStyle w:val="CommentReference"/>
        </w:rPr>
        <w:annotationRef/>
      </w:r>
      <w:r>
        <w:t xml:space="preserve">Welcome letter will be ready in system only after loan disbursal, hence pls clarify if you mean after the disbursal. </w:t>
      </w:r>
    </w:p>
  </w:comment>
  <w:comment w:id="47" w:author="Himanshi Chawla (Ext)" w:date="2025-07-07T10:09:00Z" w:initials="HC">
    <w:p w14:paraId="0B4CD1C1" w14:textId="77777777" w:rsidR="008B2199" w:rsidRDefault="008B2199" w:rsidP="008B2199">
      <w:pPr>
        <w:pStyle w:val="CommentText"/>
      </w:pPr>
      <w:r>
        <w:rPr>
          <w:rStyle w:val="CommentReference"/>
        </w:rPr>
        <w:annotationRef/>
      </w:r>
      <w:r>
        <w:rPr>
          <w:lang w:val="en-IN"/>
        </w:rPr>
        <w:t xml:space="preserve">Yes, the disbursal stage as per CPF is when the WI is approved by the Original Verification user. </w:t>
      </w:r>
    </w:p>
  </w:comment>
  <w:comment w:id="48" w:author="Zeena Salim" w:date="2025-07-04T17:53:00Z" w:initials="ZS">
    <w:p w14:paraId="23DDACFE" w14:textId="5FC10CC7" w:rsidR="00E17116" w:rsidRDefault="00E17116" w:rsidP="00E17116">
      <w:pPr>
        <w:pStyle w:val="CommentText"/>
      </w:pPr>
      <w:r>
        <w:rPr>
          <w:rStyle w:val="CommentReference"/>
        </w:rPr>
        <w:annotationRef/>
      </w:r>
      <w:r>
        <w:t xml:space="preserve">Could you pls clarify this as it is not clear for me. </w:t>
      </w:r>
    </w:p>
  </w:comment>
  <w:comment w:id="49" w:author="Himanshi Chawla (Ext)" w:date="2025-07-07T10:11:00Z" w:initials="HC">
    <w:p w14:paraId="1AB54987" w14:textId="77777777" w:rsidR="00067B85" w:rsidRDefault="008B2199" w:rsidP="00067B85">
      <w:pPr>
        <w:pStyle w:val="CommentText"/>
      </w:pPr>
      <w:r>
        <w:rPr>
          <w:rStyle w:val="CommentReference"/>
        </w:rPr>
        <w:annotationRef/>
      </w:r>
      <w:r w:rsidR="00067B85">
        <w:rPr>
          <w:lang w:val="en-IN"/>
        </w:rPr>
        <w:t xml:space="preserve">This is a system notify queue for CPF where WI will come to send notification to CPF platform for the communication to be sent to the customer. For all stages, including disbursal stage when Disbursal Checker approves the WI, the child WI will come on this queue and iBPS will notify CPF to send the disbursal communication to customer along with Welcome Letter. </w:t>
      </w:r>
    </w:p>
  </w:comment>
  <w:comment w:id="50" w:author="Zeena Salim" w:date="2025-07-04T17:57:00Z" w:initials="ZS">
    <w:p w14:paraId="5C17E1BD" w14:textId="061A212C" w:rsidR="00CA470C" w:rsidRDefault="00CA470C" w:rsidP="00CA470C">
      <w:pPr>
        <w:pStyle w:val="CommentText"/>
      </w:pPr>
      <w:r>
        <w:rPr>
          <w:rStyle w:val="CommentReference"/>
        </w:rPr>
        <w:annotationRef/>
      </w:r>
      <w:r>
        <w:t>I have a general query on document tagging, is it as per the existing list or there will be any changes? Also, at time of errors rectification if fresh application is uploaded, then how the system will differentiate?</w:t>
      </w:r>
    </w:p>
  </w:comment>
  <w:comment w:id="51" w:author="Himanshi Chawla (Ext)" w:date="2025-07-07T10:12:00Z" w:initials="HC">
    <w:p w14:paraId="7F7ADBF9" w14:textId="77777777" w:rsidR="00683A2A" w:rsidRDefault="008B2199" w:rsidP="00683A2A">
      <w:pPr>
        <w:pStyle w:val="CommentText"/>
      </w:pPr>
      <w:r>
        <w:rPr>
          <w:rStyle w:val="CommentReference"/>
        </w:rPr>
        <w:annotationRef/>
      </w:r>
      <w:r w:rsidR="00683A2A">
        <w:rPr>
          <w:lang w:val="en-IN"/>
        </w:rPr>
        <w:t xml:space="preserve">All the documents available in the WI at the moment when Notification is being sent, will be sent to CPF for CPF to download the documents. </w:t>
      </w:r>
    </w:p>
  </w:comment>
  <w:comment w:id="53" w:author="Zeena Salim" w:date="2025-07-04T18:34:00Z" w:initials="ZS">
    <w:p w14:paraId="4BC745DE" w14:textId="4E972A9B" w:rsidR="008E5F25" w:rsidRDefault="008E5F25" w:rsidP="008E5F25">
      <w:pPr>
        <w:pStyle w:val="CommentText"/>
      </w:pPr>
      <w:r>
        <w:rPr>
          <w:rStyle w:val="CommentReference"/>
        </w:rPr>
        <w:annotationRef/>
      </w:r>
      <w:r>
        <w:t>In which scenario this will happen?</w:t>
      </w:r>
    </w:p>
  </w:comment>
  <w:comment w:id="54" w:author="Himanshi Chawla (Ext)" w:date="2025-07-07T10:15:00Z" w:initials="HC">
    <w:p w14:paraId="0ACF2A94" w14:textId="77777777" w:rsidR="00B55D49" w:rsidRDefault="00B67F70" w:rsidP="00B55D49">
      <w:pPr>
        <w:pStyle w:val="CommentText"/>
      </w:pPr>
      <w:r>
        <w:rPr>
          <w:rStyle w:val="CommentReference"/>
        </w:rPr>
        <w:annotationRef/>
      </w:r>
      <w:r w:rsidR="00B55D49">
        <w:rPr>
          <w:lang w:val="en-IN"/>
        </w:rPr>
        <w:t xml:space="preserve">When Awaiting Original validation takes decision as Approve , the WI will move to Cons Doc Check. </w:t>
      </w:r>
    </w:p>
    <w:p w14:paraId="48A128A3" w14:textId="77777777" w:rsidR="00B55D49" w:rsidRDefault="00B55D49" w:rsidP="00B55D49">
      <w:pPr>
        <w:pStyle w:val="CommentText"/>
      </w:pPr>
    </w:p>
    <w:p w14:paraId="382FD12A" w14:textId="77777777" w:rsidR="00B55D49" w:rsidRDefault="00B55D49" w:rsidP="00B55D49">
      <w:pPr>
        <w:pStyle w:val="CommentText"/>
      </w:pPr>
      <w:r>
        <w:rPr>
          <w:lang w:val="en-IN"/>
        </w:rPr>
        <w:t xml:space="preserve">Awaiting original Validation  can also sent to their team (checker) first and then move it to Cons Doc Check in case of branches. </w:t>
      </w:r>
    </w:p>
  </w:comment>
  <w:comment w:id="55" w:author="Zeena Salim" w:date="2025-07-04T18:37:00Z" w:initials="ZS">
    <w:p w14:paraId="3A3FB86E" w14:textId="586DC6AE" w:rsidR="001D5680" w:rsidRDefault="001D5680" w:rsidP="001D5680">
      <w:pPr>
        <w:pStyle w:val="CommentText"/>
      </w:pPr>
      <w:r>
        <w:rPr>
          <w:rStyle w:val="CommentReference"/>
        </w:rPr>
        <w:annotationRef/>
      </w:r>
      <w:r>
        <w:t>In Which scenario the WI will move directly from Awaiting Original Validation maker directly to this queue?</w:t>
      </w:r>
    </w:p>
  </w:comment>
  <w:comment w:id="56" w:author="Himanshi Chawla (Ext)" w:date="2025-07-07T10:16:00Z" w:initials="HC">
    <w:p w14:paraId="69C9E5EE" w14:textId="77777777" w:rsidR="00BD24D2" w:rsidRDefault="00B67F70" w:rsidP="00BD24D2">
      <w:pPr>
        <w:pStyle w:val="CommentText"/>
      </w:pPr>
      <w:r>
        <w:rPr>
          <w:rStyle w:val="CommentReference"/>
        </w:rPr>
        <w:annotationRef/>
      </w:r>
      <w:r w:rsidR="00BD24D2">
        <w:rPr>
          <w:lang w:val="en-IN"/>
        </w:rPr>
        <w:t xml:space="preserve">If the Awaiting Original Validation Maker user takes decision as Approve, the WI will directly move to Cons Doc Check queue. </w:t>
      </w:r>
    </w:p>
  </w:comment>
  <w:comment w:id="60" w:author="Zeena Salim" w:date="2025-07-04T19:06:00Z" w:initials="ZS">
    <w:p w14:paraId="371AE31F" w14:textId="7291D11D" w:rsidR="00980B6E" w:rsidRDefault="00980B6E" w:rsidP="00980B6E">
      <w:pPr>
        <w:pStyle w:val="CommentText"/>
      </w:pPr>
      <w:r>
        <w:rPr>
          <w:rStyle w:val="CommentReference"/>
        </w:rPr>
        <w:annotationRef/>
      </w:r>
      <w:r>
        <w:t xml:space="preserve">Those to be re-looked as if there is LC or STL attached, first we need to do the disbursal and then move to CRU for CC issuance. But if there is no LC or STL attached and these docs are awaited then we can move to CRU first and then move to LC or STL awaited. </w:t>
      </w:r>
    </w:p>
  </w:comment>
  <w:comment w:id="59" w:author="Himanshi Chawla (Ext)" w:date="2025-07-07T10:29:00Z" w:initials="HC">
    <w:p w14:paraId="21EFAD8B" w14:textId="77777777" w:rsidR="00EB56DA" w:rsidRDefault="00EB56DA" w:rsidP="00EB56DA">
      <w:pPr>
        <w:pStyle w:val="CommentText"/>
      </w:pPr>
      <w:r>
        <w:rPr>
          <w:rStyle w:val="CommentReference"/>
        </w:rPr>
        <w:annotationRef/>
      </w:r>
      <w:r>
        <w:rPr>
          <w:lang w:val="en-IN"/>
        </w:rPr>
        <w:t>Yes, after Cons Doc Check the system will validate all the selection for cross sell product and LC/STL requirement. The priority will be given to AO first, then CC and then LC/STL. If any selection require dis No, the system will skip moving to that queue as per the given sequence and follow the priority..</w:t>
      </w:r>
    </w:p>
  </w:comment>
  <w:comment w:id="84" w:author="Zeena Salim" w:date="2025-07-04T19:17:00Z" w:initials="ZS">
    <w:p w14:paraId="671C2626" w14:textId="77777777" w:rsidR="005E5D6E" w:rsidRDefault="005E5D6E" w:rsidP="005E5D6E">
      <w:pPr>
        <w:pStyle w:val="CommentText"/>
      </w:pPr>
      <w:r>
        <w:rPr>
          <w:rStyle w:val="CommentReference"/>
        </w:rPr>
        <w:annotationRef/>
      </w:r>
      <w:r>
        <w:t xml:space="preserve">LC awaited queue is source queue , hence pls clarify what do you mean by this. </w:t>
      </w:r>
    </w:p>
  </w:comment>
  <w:comment w:id="85" w:author="Himanshi Chawla (Ext)" w:date="2025-07-07T10:53:00Z" w:initials="HC">
    <w:p w14:paraId="3DF0603D" w14:textId="77777777" w:rsidR="005E5D6E" w:rsidRDefault="005E5D6E" w:rsidP="005E5D6E">
      <w:pPr>
        <w:pStyle w:val="CommentText"/>
      </w:pPr>
      <w:r>
        <w:rPr>
          <w:rStyle w:val="CommentReference"/>
        </w:rPr>
        <w:annotationRef/>
      </w:r>
      <w:r>
        <w:rPr>
          <w:lang w:val="en-IN"/>
        </w:rPr>
        <w:t xml:space="preserve">If the user has to send the WI to Initiator Reject, then this decision is provided. Let me know if this is not required, we can remove it. </w:t>
      </w:r>
    </w:p>
  </w:comment>
  <w:comment w:id="88" w:author="Zeena Salim" w:date="2025-07-04T19:19:00Z" w:initials="ZS">
    <w:p w14:paraId="70A343E0" w14:textId="77777777" w:rsidR="00427D54" w:rsidRDefault="00427D54" w:rsidP="00427D54">
      <w:pPr>
        <w:pStyle w:val="CommentText"/>
      </w:pPr>
      <w:r>
        <w:rPr>
          <w:rStyle w:val="CommentReference"/>
        </w:rPr>
        <w:annotationRef/>
      </w:r>
      <w:r>
        <w:t>Currently LC and STL queues is one level only, hence is this checked by business and approved to have two level maker and checker for this queue?</w:t>
      </w:r>
    </w:p>
  </w:comment>
  <w:comment w:id="89" w:author="Zeena Salim" w:date="2025-07-04T19:20:00Z" w:initials="ZS">
    <w:p w14:paraId="426FCA9B" w14:textId="77777777" w:rsidR="00427D54" w:rsidRDefault="00427D54" w:rsidP="00427D54">
      <w:pPr>
        <w:pStyle w:val="CommentText"/>
      </w:pPr>
      <w:r>
        <w:rPr>
          <w:rStyle w:val="CommentReference"/>
        </w:rPr>
        <w:annotationRef/>
      </w:r>
      <w:r>
        <w:t>All other comments as given above in LC awaited queue.</w:t>
      </w:r>
    </w:p>
  </w:comment>
  <w:comment w:id="90" w:author="Himanshi Chawla (Ext)" w:date="2025-07-08T18:58:00Z" w:initials="HC">
    <w:p w14:paraId="55BC7B3E" w14:textId="77777777" w:rsidR="00427D54" w:rsidRDefault="00427D54" w:rsidP="00427D54">
      <w:pPr>
        <w:pStyle w:val="CommentText"/>
      </w:pPr>
      <w:r>
        <w:rPr>
          <w:rStyle w:val="CommentReference"/>
        </w:rPr>
        <w:annotationRef/>
      </w:r>
      <w:r>
        <w:rPr>
          <w:lang w:val="en-IN"/>
        </w:rPr>
        <w:t xml:space="preserve">This is as per branch requirement where LC or STL are received originals and if needed to be validated by a Checker. </w:t>
      </w:r>
    </w:p>
  </w:comment>
  <w:comment w:id="95" w:author="Zeena Salim" w:date="2025-07-04T19:17:00Z" w:initials="ZS">
    <w:p w14:paraId="061C807E" w14:textId="77777777" w:rsidR="00C93A77" w:rsidRDefault="00C93A77" w:rsidP="00C93A77">
      <w:pPr>
        <w:pStyle w:val="CommentText"/>
      </w:pPr>
      <w:r>
        <w:rPr>
          <w:rStyle w:val="CommentReference"/>
        </w:rPr>
        <w:annotationRef/>
      </w:r>
      <w:r>
        <w:t xml:space="preserve">LC awaited queue is source queue , hence pls clarify what do you mean by this. </w:t>
      </w:r>
    </w:p>
  </w:comment>
  <w:comment w:id="96" w:author="Himanshi Chawla (Ext)" w:date="2025-07-07T10:53:00Z" w:initials="HC">
    <w:p w14:paraId="0E7A0F68" w14:textId="77777777" w:rsidR="00C93A77" w:rsidRDefault="00C93A77" w:rsidP="00C93A77">
      <w:pPr>
        <w:pStyle w:val="CommentText"/>
      </w:pPr>
      <w:r>
        <w:rPr>
          <w:rStyle w:val="CommentReference"/>
        </w:rPr>
        <w:annotationRef/>
      </w:r>
      <w:r>
        <w:rPr>
          <w:lang w:val="en-IN"/>
        </w:rPr>
        <w:t xml:space="preserve">If the user has to send the WI to Initiator Reject, then this decision is provided. Let me know if this is not required, we can remove it. </w:t>
      </w:r>
    </w:p>
  </w:comment>
  <w:comment w:id="133" w:author="Zeena Salim" w:date="2025-07-04T19:30:00Z" w:initials="ZS">
    <w:p w14:paraId="03A61592" w14:textId="77777777" w:rsidR="00FF0FB4" w:rsidRDefault="00FF0FB4" w:rsidP="00FF0FB4">
      <w:pPr>
        <w:pStyle w:val="CommentText"/>
      </w:pPr>
      <w:r>
        <w:rPr>
          <w:rStyle w:val="CommentReference"/>
        </w:rPr>
        <w:annotationRef/>
      </w:r>
      <w:r>
        <w:t xml:space="preserve">Please re-check this with CPF team as cooling off should start from App signing date. Hence, in the meeting we have discussed that this is to be checked with Mary if App signing date or UW approval date but not LC attaching date as this will lead to LC expiry </w:t>
      </w:r>
    </w:p>
  </w:comment>
  <w:comment w:id="134" w:author="Himanshi Chawla (Ext)" w:date="2025-07-07T10:37:00Z" w:initials="HC">
    <w:p w14:paraId="1596294E" w14:textId="77777777" w:rsidR="00FF0FB4" w:rsidRDefault="00FF0FB4" w:rsidP="00FF0FB4">
      <w:pPr>
        <w:pStyle w:val="CommentText"/>
      </w:pPr>
      <w:r>
        <w:rPr>
          <w:rStyle w:val="CommentReference"/>
        </w:rPr>
        <w:annotationRef/>
      </w:r>
      <w:r>
        <w:rPr>
          <w:lang w:val="en-IN"/>
        </w:rPr>
        <w:t xml:space="preserve">As per discussion, cooling period start date will be the timer when Approval Email is sent to the customer.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F19A5A" w15:done="0"/>
  <w15:commentEx w15:paraId="7DDE843B" w15:paraIdParent="36F19A5A" w15:done="0"/>
  <w15:commentEx w15:paraId="18ECE8BD" w15:done="0"/>
  <w15:commentEx w15:paraId="06E29297" w15:paraIdParent="18ECE8BD" w15:done="0"/>
  <w15:commentEx w15:paraId="683D620C" w15:done="0"/>
  <w15:commentEx w15:paraId="23AE2E2A" w15:paraIdParent="683D620C" w15:done="0"/>
  <w15:commentEx w15:paraId="4281FD8A" w15:done="0"/>
  <w15:commentEx w15:paraId="14C0A22D" w15:paraIdParent="4281FD8A" w15:done="0"/>
  <w15:commentEx w15:paraId="1A7ED00D" w15:done="0"/>
  <w15:commentEx w15:paraId="2BD91DE2" w15:paraIdParent="1A7ED00D" w15:done="0"/>
  <w15:commentEx w15:paraId="4F31E1C2" w15:done="0"/>
  <w15:commentEx w15:paraId="0B4CD1C1" w15:paraIdParent="4F31E1C2" w15:done="0"/>
  <w15:commentEx w15:paraId="23DDACFE" w15:done="0"/>
  <w15:commentEx w15:paraId="1AB54987" w15:paraIdParent="23DDACFE" w15:done="0"/>
  <w15:commentEx w15:paraId="5C17E1BD" w15:done="0"/>
  <w15:commentEx w15:paraId="7F7ADBF9" w15:paraIdParent="5C17E1BD" w15:done="0"/>
  <w15:commentEx w15:paraId="4BC745DE" w15:done="0"/>
  <w15:commentEx w15:paraId="382FD12A" w15:paraIdParent="4BC745DE" w15:done="0"/>
  <w15:commentEx w15:paraId="3A3FB86E" w15:done="0"/>
  <w15:commentEx w15:paraId="69C9E5EE" w15:paraIdParent="3A3FB86E" w15:done="0"/>
  <w15:commentEx w15:paraId="371AE31F" w15:done="0"/>
  <w15:commentEx w15:paraId="21EFAD8B" w15:paraIdParent="371AE31F" w15:done="0"/>
  <w15:commentEx w15:paraId="671C2626" w15:done="0"/>
  <w15:commentEx w15:paraId="3DF0603D" w15:paraIdParent="671C2626" w15:done="0"/>
  <w15:commentEx w15:paraId="70A343E0" w15:done="0"/>
  <w15:commentEx w15:paraId="426FCA9B" w15:paraIdParent="70A343E0" w15:done="0"/>
  <w15:commentEx w15:paraId="55BC7B3E" w15:paraIdParent="70A343E0" w15:done="0"/>
  <w15:commentEx w15:paraId="061C807E" w15:done="0"/>
  <w15:commentEx w15:paraId="0E7A0F68" w15:paraIdParent="061C807E" w15:done="0"/>
  <w15:commentEx w15:paraId="03A61592" w15:done="0"/>
  <w15:commentEx w15:paraId="1596294E" w15:paraIdParent="03A615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7E7C1F" w16cex:dateUtc="2025-07-04T10:20:00Z"/>
  <w16cex:commentExtensible w16cex:durableId="493AF69A" w16cex:dateUtc="2025-07-07T05:53:00Z"/>
  <w16cex:commentExtensible w16cex:durableId="52BD3EC9" w16cex:dateUtc="2025-07-04T10:23:00Z"/>
  <w16cex:commentExtensible w16cex:durableId="48A08DE2" w16cex:dateUtc="2025-07-07T05:58:00Z"/>
  <w16cex:commentExtensible w16cex:durableId="6D59E55C" w16cex:dateUtc="2025-07-04T10:25:00Z"/>
  <w16cex:commentExtensible w16cex:durableId="73765121" w16cex:dateUtc="2025-07-07T06:02:00Z"/>
  <w16cex:commentExtensible w16cex:durableId="0D6E008E" w16cex:dateUtc="2025-07-04T11:42:00Z"/>
  <w16cex:commentExtensible w16cex:durableId="232EAD63" w16cex:dateUtc="2025-07-07T06:06:00Z"/>
  <w16cex:commentExtensible w16cex:durableId="16FD1BDD" w16cex:dateUtc="2025-07-04T12:29:00Z"/>
  <w16cex:commentExtensible w16cex:durableId="28798E5A" w16cex:dateUtc="2025-07-07T06:07:00Z"/>
  <w16cex:commentExtensible w16cex:durableId="6FFF3EF4" w16cex:dateUtc="2025-07-04T12:52:00Z"/>
  <w16cex:commentExtensible w16cex:durableId="3C68E1FA" w16cex:dateUtc="2025-07-07T06:09:00Z"/>
  <w16cex:commentExtensible w16cex:durableId="4DAD3D36" w16cex:dateUtc="2025-07-04T13:53:00Z"/>
  <w16cex:commentExtensible w16cex:durableId="3E0B2943" w16cex:dateUtc="2025-07-07T06:11:00Z"/>
  <w16cex:commentExtensible w16cex:durableId="076BBAA6" w16cex:dateUtc="2025-07-04T13:57:00Z"/>
  <w16cex:commentExtensible w16cex:durableId="4B6334AD" w16cex:dateUtc="2025-07-07T06:12:00Z"/>
  <w16cex:commentExtensible w16cex:durableId="4E10BCAE" w16cex:dateUtc="2025-07-04T14:34:00Z"/>
  <w16cex:commentExtensible w16cex:durableId="42918925" w16cex:dateUtc="2025-07-07T06:15:00Z"/>
  <w16cex:commentExtensible w16cex:durableId="0F9B2943" w16cex:dateUtc="2025-07-04T14:37:00Z"/>
  <w16cex:commentExtensible w16cex:durableId="66FD3AF9" w16cex:dateUtc="2025-07-07T06:16:00Z"/>
  <w16cex:commentExtensible w16cex:durableId="4C89CD5C" w16cex:dateUtc="2025-07-04T15:06:00Z"/>
  <w16cex:commentExtensible w16cex:durableId="54504288" w16cex:dateUtc="2025-07-07T06:29:00Z"/>
  <w16cex:commentExtensible w16cex:durableId="25542430" w16cex:dateUtc="2025-07-04T15:17:00Z"/>
  <w16cex:commentExtensible w16cex:durableId="63866ECE" w16cex:dateUtc="2025-07-07T06:53:00Z"/>
  <w16cex:commentExtensible w16cex:durableId="6C933973" w16cex:dateUtc="2025-07-04T15:19:00Z"/>
  <w16cex:commentExtensible w16cex:durableId="29BA2782" w16cex:dateUtc="2025-07-04T15:20:00Z"/>
  <w16cex:commentExtensible w16cex:durableId="6AA6877B" w16cex:dateUtc="2025-07-08T14:58:00Z"/>
  <w16cex:commentExtensible w16cex:durableId="1C52D7F1" w16cex:dateUtc="2025-07-04T15:17:00Z"/>
  <w16cex:commentExtensible w16cex:durableId="23C97A8E" w16cex:dateUtc="2025-07-07T06:53:00Z"/>
  <w16cex:commentExtensible w16cex:durableId="58977E36" w16cex:dateUtc="2025-07-04T15:30:00Z"/>
  <w16cex:commentExtensible w16cex:durableId="65CC456E" w16cex:dateUtc="2025-07-07T06: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F19A5A" w16cid:durableId="777E7C1F"/>
  <w16cid:commentId w16cid:paraId="7DDE843B" w16cid:durableId="493AF69A"/>
  <w16cid:commentId w16cid:paraId="18ECE8BD" w16cid:durableId="52BD3EC9"/>
  <w16cid:commentId w16cid:paraId="06E29297" w16cid:durableId="48A08DE2"/>
  <w16cid:commentId w16cid:paraId="683D620C" w16cid:durableId="6D59E55C"/>
  <w16cid:commentId w16cid:paraId="23AE2E2A" w16cid:durableId="73765121"/>
  <w16cid:commentId w16cid:paraId="4281FD8A" w16cid:durableId="0D6E008E"/>
  <w16cid:commentId w16cid:paraId="14C0A22D" w16cid:durableId="232EAD63"/>
  <w16cid:commentId w16cid:paraId="1A7ED00D" w16cid:durableId="16FD1BDD"/>
  <w16cid:commentId w16cid:paraId="2BD91DE2" w16cid:durableId="28798E5A"/>
  <w16cid:commentId w16cid:paraId="4F31E1C2" w16cid:durableId="6FFF3EF4"/>
  <w16cid:commentId w16cid:paraId="0B4CD1C1" w16cid:durableId="3C68E1FA"/>
  <w16cid:commentId w16cid:paraId="23DDACFE" w16cid:durableId="4DAD3D36"/>
  <w16cid:commentId w16cid:paraId="1AB54987" w16cid:durableId="3E0B2943"/>
  <w16cid:commentId w16cid:paraId="5C17E1BD" w16cid:durableId="076BBAA6"/>
  <w16cid:commentId w16cid:paraId="7F7ADBF9" w16cid:durableId="4B6334AD"/>
  <w16cid:commentId w16cid:paraId="4BC745DE" w16cid:durableId="4E10BCAE"/>
  <w16cid:commentId w16cid:paraId="382FD12A" w16cid:durableId="42918925"/>
  <w16cid:commentId w16cid:paraId="3A3FB86E" w16cid:durableId="0F9B2943"/>
  <w16cid:commentId w16cid:paraId="69C9E5EE" w16cid:durableId="66FD3AF9"/>
  <w16cid:commentId w16cid:paraId="371AE31F" w16cid:durableId="4C89CD5C"/>
  <w16cid:commentId w16cid:paraId="21EFAD8B" w16cid:durableId="54504288"/>
  <w16cid:commentId w16cid:paraId="671C2626" w16cid:durableId="25542430"/>
  <w16cid:commentId w16cid:paraId="3DF0603D" w16cid:durableId="63866ECE"/>
  <w16cid:commentId w16cid:paraId="70A343E0" w16cid:durableId="6C933973"/>
  <w16cid:commentId w16cid:paraId="426FCA9B" w16cid:durableId="29BA2782"/>
  <w16cid:commentId w16cid:paraId="55BC7B3E" w16cid:durableId="6AA6877B"/>
  <w16cid:commentId w16cid:paraId="061C807E" w16cid:durableId="1C52D7F1"/>
  <w16cid:commentId w16cid:paraId="0E7A0F68" w16cid:durableId="23C97A8E"/>
  <w16cid:commentId w16cid:paraId="03A61592" w16cid:durableId="58977E36"/>
  <w16cid:commentId w16cid:paraId="1596294E" w16cid:durableId="65CC45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D25C0" w14:textId="77777777" w:rsidR="00CB0146" w:rsidRDefault="00CB0146" w:rsidP="00271796">
      <w:pPr>
        <w:spacing w:line="240" w:lineRule="auto"/>
      </w:pPr>
      <w:r>
        <w:separator/>
      </w:r>
    </w:p>
  </w:endnote>
  <w:endnote w:type="continuationSeparator" w:id="0">
    <w:p w14:paraId="68719136" w14:textId="77777777" w:rsidR="00CB0146" w:rsidRDefault="00CB0146" w:rsidP="00271796">
      <w:pPr>
        <w:spacing w:line="240" w:lineRule="auto"/>
      </w:pPr>
      <w:r>
        <w:continuationSeparator/>
      </w:r>
    </w:p>
  </w:endnote>
  <w:endnote w:type="continuationNotice" w:id="1">
    <w:p w14:paraId="1A244D39" w14:textId="77777777" w:rsidR="00CB0146" w:rsidRDefault="00CB014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2AD84" w14:textId="4B2BE562" w:rsidR="00271796" w:rsidRDefault="00271796">
    <w:pPr>
      <w:pStyle w:val="Footer"/>
    </w:pPr>
    <w:r>
      <w:rPr>
        <w:noProof/>
      </w:rPr>
      <mc:AlternateContent>
        <mc:Choice Requires="wps">
          <w:drawing>
            <wp:anchor distT="0" distB="0" distL="0" distR="0" simplePos="0" relativeHeight="251658241" behindDoc="0" locked="0" layoutInCell="1" allowOverlap="1" wp14:anchorId="6E0BD004" wp14:editId="6601F38C">
              <wp:simplePos x="635" y="635"/>
              <wp:positionH relativeFrom="page">
                <wp:align>left</wp:align>
              </wp:positionH>
              <wp:positionV relativeFrom="page">
                <wp:align>bottom</wp:align>
              </wp:positionV>
              <wp:extent cx="1598295" cy="342900"/>
              <wp:effectExtent l="0" t="0" r="1905" b="0"/>
              <wp:wrapNone/>
              <wp:docPr id="1012201099" name="Text Box 2" descr="Classification: RAKBANK-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8295" cy="342900"/>
                      </a:xfrm>
                      <a:prstGeom prst="rect">
                        <a:avLst/>
                      </a:prstGeom>
                      <a:noFill/>
                      <a:ln>
                        <a:noFill/>
                      </a:ln>
                    </wps:spPr>
                    <wps:txbx>
                      <w:txbxContent>
                        <w:p w14:paraId="531321F2" w14:textId="200A1A02" w:rsidR="00271796" w:rsidRPr="00271796" w:rsidRDefault="00271796" w:rsidP="00271796">
                          <w:pPr>
                            <w:rPr>
                              <w:rFonts w:eastAsia="Calibri" w:cs="Calibri"/>
                              <w:noProof/>
                              <w:color w:val="FF0000"/>
                              <w:sz w:val="16"/>
                              <w:szCs w:val="16"/>
                            </w:rPr>
                          </w:pPr>
                          <w:r w:rsidRPr="00271796">
                            <w:rPr>
                              <w:rFonts w:eastAsia="Calibri" w:cs="Calibri"/>
                              <w:noProof/>
                              <w:color w:val="FF0000"/>
                              <w:sz w:val="16"/>
                              <w:szCs w:val="16"/>
                            </w:rPr>
                            <w:t>Classification: RAKBANK-Internal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E0BD004" id="_x0000_t202" coordsize="21600,21600" o:spt="202" path="m,l,21600r21600,l21600,xe">
              <v:stroke joinstyle="miter"/>
              <v:path gradientshapeok="t" o:connecttype="rect"/>
            </v:shapetype>
            <v:shape id="Text Box 2" o:spid="_x0000_s1026" type="#_x0000_t202" alt="Classification: RAKBANK-Internal" style="position:absolute;margin-left:0;margin-top:0;width:125.85pt;height:27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" filled="f" stroked="f">
              <v:textbox style="mso-fit-shape-to-text:t" inset="20pt,0,0,15pt">
                <w:txbxContent>
                  <w:p w14:paraId="531321F2" w14:textId="200A1A02" w:rsidR="00271796" w:rsidRPr="00271796" w:rsidRDefault="00271796" w:rsidP="00271796">
                    <w:pPr>
                      <w:rPr>
                        <w:rFonts w:eastAsia="Calibri" w:cs="Calibri"/>
                        <w:noProof/>
                        <w:color w:val="FF0000"/>
                        <w:sz w:val="16"/>
                        <w:szCs w:val="16"/>
                      </w:rPr>
                    </w:pPr>
                    <w:r w:rsidRPr="00271796">
                      <w:rPr>
                        <w:rFonts w:eastAsia="Calibri" w:cs="Calibri"/>
                        <w:noProof/>
                        <w:color w:val="FF0000"/>
                        <w:sz w:val="16"/>
                        <w:szCs w:val="16"/>
                      </w:rPr>
                      <w:t>Classification: RAKBANK-Internal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EB715" w14:textId="77777777" w:rsidR="00DC0427" w:rsidRDefault="00DC0427">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3C70FF37" w14:textId="5949145A" w:rsidR="00271796" w:rsidRDefault="002717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35224" w14:textId="0D057208" w:rsidR="00271796" w:rsidRDefault="00271796">
    <w:pPr>
      <w:pStyle w:val="Footer"/>
    </w:pPr>
    <w:r>
      <w:rPr>
        <w:noProof/>
      </w:rPr>
      <mc:AlternateContent>
        <mc:Choice Requires="wps">
          <w:drawing>
            <wp:anchor distT="0" distB="0" distL="0" distR="0" simplePos="0" relativeHeight="251658240" behindDoc="0" locked="0" layoutInCell="1" allowOverlap="1" wp14:anchorId="24F464B1" wp14:editId="22F6EB97">
              <wp:simplePos x="635" y="635"/>
              <wp:positionH relativeFrom="page">
                <wp:align>left</wp:align>
              </wp:positionH>
              <wp:positionV relativeFrom="page">
                <wp:align>bottom</wp:align>
              </wp:positionV>
              <wp:extent cx="1598295" cy="342900"/>
              <wp:effectExtent l="0" t="0" r="1905" b="0"/>
              <wp:wrapNone/>
              <wp:docPr id="847254672" name="Text Box 1" descr="Classification: RAKBANK-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8295" cy="342900"/>
                      </a:xfrm>
                      <a:prstGeom prst="rect">
                        <a:avLst/>
                      </a:prstGeom>
                      <a:noFill/>
                      <a:ln>
                        <a:noFill/>
                      </a:ln>
                    </wps:spPr>
                    <wps:txbx>
                      <w:txbxContent>
                        <w:p w14:paraId="444E4477" w14:textId="09A559B5" w:rsidR="00271796" w:rsidRPr="00271796" w:rsidRDefault="00271796" w:rsidP="00271796">
                          <w:pPr>
                            <w:rPr>
                              <w:rFonts w:eastAsia="Calibri" w:cs="Calibri"/>
                              <w:noProof/>
                              <w:color w:val="FF0000"/>
                              <w:sz w:val="16"/>
                              <w:szCs w:val="16"/>
                            </w:rPr>
                          </w:pPr>
                          <w:r w:rsidRPr="00271796">
                            <w:rPr>
                              <w:rFonts w:eastAsia="Calibri" w:cs="Calibri"/>
                              <w:noProof/>
                              <w:color w:val="FF0000"/>
                              <w:sz w:val="16"/>
                              <w:szCs w:val="16"/>
                            </w:rPr>
                            <w:t>Classification: RAKBANK-Internal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4F464B1" id="_x0000_t202" coordsize="21600,21600" o:spt="202" path="m,l,21600r21600,l21600,xe">
              <v:stroke joinstyle="miter"/>
              <v:path gradientshapeok="t" o:connecttype="rect"/>
            </v:shapetype>
            <v:shape id="Text Box 1" o:spid="_x0000_s1027" type="#_x0000_t202" alt="Classification: RAKBANK-Internal" style="position:absolute;margin-left:0;margin-top:0;width:125.85pt;height:27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" filled="f" stroked="f">
              <v:textbox style="mso-fit-shape-to-text:t" inset="20pt,0,0,15pt">
                <w:txbxContent>
                  <w:p w14:paraId="444E4477" w14:textId="09A559B5" w:rsidR="00271796" w:rsidRPr="00271796" w:rsidRDefault="00271796" w:rsidP="00271796">
                    <w:pPr>
                      <w:rPr>
                        <w:rFonts w:eastAsia="Calibri" w:cs="Calibri"/>
                        <w:noProof/>
                        <w:color w:val="FF0000"/>
                        <w:sz w:val="16"/>
                        <w:szCs w:val="16"/>
                      </w:rPr>
                    </w:pPr>
                    <w:r w:rsidRPr="00271796">
                      <w:rPr>
                        <w:rFonts w:eastAsia="Calibri" w:cs="Calibri"/>
                        <w:noProof/>
                        <w:color w:val="FF0000"/>
                        <w:sz w:val="16"/>
                        <w:szCs w:val="16"/>
                      </w:rPr>
                      <w:t>Classification: RAKBANK-Internal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87193" w14:textId="77777777" w:rsidR="00CB0146" w:rsidRDefault="00CB0146" w:rsidP="00271796">
      <w:pPr>
        <w:spacing w:line="240" w:lineRule="auto"/>
      </w:pPr>
      <w:r>
        <w:separator/>
      </w:r>
    </w:p>
  </w:footnote>
  <w:footnote w:type="continuationSeparator" w:id="0">
    <w:p w14:paraId="143A2295" w14:textId="77777777" w:rsidR="00CB0146" w:rsidRDefault="00CB0146" w:rsidP="00271796">
      <w:pPr>
        <w:spacing w:line="240" w:lineRule="auto"/>
      </w:pPr>
      <w:r>
        <w:continuationSeparator/>
      </w:r>
    </w:p>
  </w:footnote>
  <w:footnote w:type="continuationNotice" w:id="1">
    <w:p w14:paraId="5452ECBB" w14:textId="77777777" w:rsidR="00CB0146" w:rsidRDefault="00CB014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28970" w14:textId="7964BC68" w:rsidR="00DC0427" w:rsidRDefault="00DC0427">
    <w:pPr>
      <w:pStyle w:val="Header"/>
      <w:tabs>
        <w:tab w:val="clear" w:pos="4680"/>
        <w:tab w:val="clear" w:pos="9360"/>
      </w:tabs>
      <w:jc w:val="right"/>
      <w:rPr>
        <w:color w:val="2C7FCE" w:themeColor="text2" w:themeTint="99"/>
        <w:sz w:val="24"/>
        <w:szCs w:val="24"/>
      </w:rPr>
    </w:pPr>
  </w:p>
  <w:p w14:paraId="180E59DB" w14:textId="77777777" w:rsidR="00DC0427" w:rsidRDefault="00DC04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D1B"/>
    <w:multiLevelType w:val="hybridMultilevel"/>
    <w:tmpl w:val="EFDEAA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02710C2"/>
    <w:multiLevelType w:val="hybridMultilevel"/>
    <w:tmpl w:val="0FE2D73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008524D8"/>
    <w:multiLevelType w:val="multilevel"/>
    <w:tmpl w:val="B9C655BC"/>
    <w:lvl w:ilvl="0">
      <w:start w:val="1"/>
      <w:numFmt w:val="bullet"/>
      <w:lvlText w:val="-"/>
      <w:lvlJc w:val="left"/>
      <w:pPr>
        <w:ind w:left="700" w:hanging="700"/>
      </w:pPr>
      <w:rPr>
        <w:rFonts w:ascii="Calibri" w:eastAsia="Times New Roman" w:hAnsi="Calibri" w:cs="Calibri" w:hint="default"/>
      </w:rPr>
    </w:lvl>
    <w:lvl w:ilvl="1">
      <w:start w:val="21"/>
      <w:numFmt w:val="decimal"/>
      <w:lvlText w:val="%1.%2"/>
      <w:lvlJc w:val="left"/>
      <w:pPr>
        <w:ind w:left="880" w:hanging="70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3" w15:restartNumberingAfterBreak="0">
    <w:nsid w:val="00880E34"/>
    <w:multiLevelType w:val="hybridMultilevel"/>
    <w:tmpl w:val="5C22EFDC"/>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0218781F"/>
    <w:multiLevelType w:val="hybridMultilevel"/>
    <w:tmpl w:val="1ED0642A"/>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026F06B9"/>
    <w:multiLevelType w:val="hybridMultilevel"/>
    <w:tmpl w:val="E51C1938"/>
    <w:lvl w:ilvl="0" w:tplc="255470CC">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027C7CE7"/>
    <w:multiLevelType w:val="multilevel"/>
    <w:tmpl w:val="A97C793C"/>
    <w:lvl w:ilvl="0">
      <w:start w:val="1"/>
      <w:numFmt w:val="bullet"/>
      <w:lvlText w:val="-"/>
      <w:lvlJc w:val="left"/>
      <w:pPr>
        <w:ind w:left="700" w:hanging="700"/>
      </w:pPr>
      <w:rPr>
        <w:rFonts w:ascii="Calibri" w:eastAsia="Times New Roman" w:hAnsi="Calibri" w:cs="Calibri" w:hint="default"/>
      </w:rPr>
    </w:lvl>
    <w:lvl w:ilvl="1">
      <w:start w:val="23"/>
      <w:numFmt w:val="decimal"/>
      <w:lvlText w:val="%1.%2"/>
      <w:lvlJc w:val="left"/>
      <w:pPr>
        <w:ind w:left="1240" w:hanging="70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7" w15:restartNumberingAfterBreak="0">
    <w:nsid w:val="02CE4EBD"/>
    <w:multiLevelType w:val="hybridMultilevel"/>
    <w:tmpl w:val="C6A06D3E"/>
    <w:lvl w:ilvl="0" w:tplc="04090003">
      <w:start w:val="1"/>
      <w:numFmt w:val="bullet"/>
      <w:lvlText w:val="o"/>
      <w:lvlJc w:val="left"/>
      <w:pPr>
        <w:ind w:left="216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03185499"/>
    <w:multiLevelType w:val="hybridMultilevel"/>
    <w:tmpl w:val="20DAA6BC"/>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04863875"/>
    <w:multiLevelType w:val="hybridMultilevel"/>
    <w:tmpl w:val="46EC2CE4"/>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06761D8A"/>
    <w:multiLevelType w:val="hybridMultilevel"/>
    <w:tmpl w:val="E9505E7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06B20DAD"/>
    <w:multiLevelType w:val="hybridMultilevel"/>
    <w:tmpl w:val="A934BA12"/>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08E027ED"/>
    <w:multiLevelType w:val="hybridMultilevel"/>
    <w:tmpl w:val="EAB82142"/>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08F12DB1"/>
    <w:multiLevelType w:val="hybridMultilevel"/>
    <w:tmpl w:val="A7F05050"/>
    <w:lvl w:ilvl="0" w:tplc="15C6AF0A">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09CF6A60"/>
    <w:multiLevelType w:val="multilevel"/>
    <w:tmpl w:val="CFAC8366"/>
    <w:lvl w:ilvl="0">
      <w:start w:val="17"/>
      <w:numFmt w:val="bullet"/>
      <w:lvlText w:val="-"/>
      <w:lvlJc w:val="left"/>
      <w:pPr>
        <w:ind w:left="720" w:hanging="360"/>
      </w:pPr>
      <w:rPr>
        <w:rFonts w:ascii="Calibri" w:eastAsiaTheme="minorHAnsi" w:hAnsi="Calibri" w:cs="Calibri"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0BBD0551"/>
    <w:multiLevelType w:val="multilevel"/>
    <w:tmpl w:val="046609B0"/>
    <w:lvl w:ilvl="0">
      <w:start w:val="1"/>
      <w:numFmt w:val="bullet"/>
      <w:lvlText w:val="-"/>
      <w:lvlJc w:val="left"/>
      <w:pPr>
        <w:ind w:left="700" w:hanging="700"/>
      </w:pPr>
      <w:rPr>
        <w:rFonts w:ascii="Calibri" w:eastAsia="Times New Roman" w:hAnsi="Calibri" w:cs="Calibri" w:hint="default"/>
      </w:rPr>
    </w:lvl>
    <w:lvl w:ilvl="1">
      <w:start w:val="23"/>
      <w:numFmt w:val="decimal"/>
      <w:lvlText w:val="%1.%2"/>
      <w:lvlJc w:val="left"/>
      <w:pPr>
        <w:ind w:left="1240" w:hanging="70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6" w15:restartNumberingAfterBreak="0">
    <w:nsid w:val="0CDA4809"/>
    <w:multiLevelType w:val="multilevel"/>
    <w:tmpl w:val="F4A29E46"/>
    <w:lvl w:ilvl="0">
      <w:start w:val="1"/>
      <w:numFmt w:val="bullet"/>
      <w:lvlText w:val="-"/>
      <w:lvlJc w:val="left"/>
      <w:pPr>
        <w:ind w:left="700" w:hanging="700"/>
      </w:pPr>
      <w:rPr>
        <w:rFonts w:ascii="Calibri" w:eastAsia="Times New Roman" w:hAnsi="Calibri" w:cs="Calibri" w:hint="default"/>
      </w:rPr>
    </w:lvl>
    <w:lvl w:ilvl="1">
      <w:start w:val="14"/>
      <w:numFmt w:val="decimal"/>
      <w:lvlText w:val="%1.%2"/>
      <w:lvlJc w:val="left"/>
      <w:pPr>
        <w:ind w:left="1240" w:hanging="700"/>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7" w15:restartNumberingAfterBreak="0">
    <w:nsid w:val="0DCF7229"/>
    <w:multiLevelType w:val="multilevel"/>
    <w:tmpl w:val="CCC65494"/>
    <w:lvl w:ilvl="0">
      <w:start w:val="1"/>
      <w:numFmt w:val="bullet"/>
      <w:lvlText w:val="-"/>
      <w:lvlJc w:val="left"/>
      <w:pPr>
        <w:ind w:left="700" w:hanging="700"/>
      </w:pPr>
      <w:rPr>
        <w:rFonts w:ascii="Calibri" w:eastAsia="Times New Roman" w:hAnsi="Calibri" w:cs="Calibri" w:hint="default"/>
      </w:rPr>
    </w:lvl>
    <w:lvl w:ilvl="1">
      <w:start w:val="23"/>
      <w:numFmt w:val="decimal"/>
      <w:lvlText w:val="%1.%2"/>
      <w:lvlJc w:val="left"/>
      <w:pPr>
        <w:ind w:left="1240" w:hanging="70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8" w15:restartNumberingAfterBreak="0">
    <w:nsid w:val="0DF81C4A"/>
    <w:multiLevelType w:val="hybridMultilevel"/>
    <w:tmpl w:val="DBF83312"/>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0DFF1861"/>
    <w:multiLevelType w:val="hybridMultilevel"/>
    <w:tmpl w:val="3FFE67C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0E643A91"/>
    <w:multiLevelType w:val="hybridMultilevel"/>
    <w:tmpl w:val="1D5474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0EC376A3"/>
    <w:multiLevelType w:val="multilevel"/>
    <w:tmpl w:val="4BCC689C"/>
    <w:lvl w:ilvl="0">
      <w:start w:val="1"/>
      <w:numFmt w:val="bullet"/>
      <w:lvlText w:val="-"/>
      <w:lvlJc w:val="left"/>
      <w:pPr>
        <w:ind w:left="700" w:hanging="700"/>
      </w:pPr>
      <w:rPr>
        <w:rFonts w:ascii="Calibri" w:eastAsia="Times New Roman" w:hAnsi="Calibri" w:cs="Calibri" w:hint="default"/>
      </w:rPr>
    </w:lvl>
    <w:lvl w:ilvl="1">
      <w:start w:val="19"/>
      <w:numFmt w:val="decimal"/>
      <w:lvlText w:val="%1.%2"/>
      <w:lvlJc w:val="left"/>
      <w:pPr>
        <w:ind w:left="700" w:hanging="7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0F351C55"/>
    <w:multiLevelType w:val="hybridMultilevel"/>
    <w:tmpl w:val="AAAABFEC"/>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10CE5A7F"/>
    <w:multiLevelType w:val="hybridMultilevel"/>
    <w:tmpl w:val="F40CFE8E"/>
    <w:lvl w:ilvl="0" w:tplc="60F28B46">
      <w:start w:val="1"/>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10F1B5F"/>
    <w:multiLevelType w:val="hybridMultilevel"/>
    <w:tmpl w:val="8272D428"/>
    <w:lvl w:ilvl="0" w:tplc="997E0BC8">
      <w:start w:val="17"/>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3973CA0"/>
    <w:multiLevelType w:val="hybridMultilevel"/>
    <w:tmpl w:val="F44E09DA"/>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185E087B"/>
    <w:multiLevelType w:val="hybridMultilevel"/>
    <w:tmpl w:val="F1562556"/>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188A2D00"/>
    <w:multiLevelType w:val="multilevel"/>
    <w:tmpl w:val="534C2454"/>
    <w:lvl w:ilvl="0">
      <w:start w:val="1"/>
      <w:numFmt w:val="bullet"/>
      <w:lvlText w:val="-"/>
      <w:lvlJc w:val="left"/>
      <w:pPr>
        <w:ind w:left="700" w:hanging="700"/>
      </w:pPr>
      <w:rPr>
        <w:rFonts w:ascii="Calibri" w:eastAsia="Times New Roman" w:hAnsi="Calibri" w:cs="Calibri" w:hint="default"/>
      </w:rPr>
    </w:lvl>
    <w:lvl w:ilvl="1">
      <w:start w:val="23"/>
      <w:numFmt w:val="decimal"/>
      <w:lvlText w:val="%1.%2"/>
      <w:lvlJc w:val="left"/>
      <w:pPr>
        <w:ind w:left="1240" w:hanging="70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28" w15:restartNumberingAfterBreak="0">
    <w:nsid w:val="19BC07C3"/>
    <w:multiLevelType w:val="hybridMultilevel"/>
    <w:tmpl w:val="44304CB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1B6F2761"/>
    <w:multiLevelType w:val="multilevel"/>
    <w:tmpl w:val="EB8056DC"/>
    <w:lvl w:ilvl="0">
      <w:start w:val="1"/>
      <w:numFmt w:val="bullet"/>
      <w:lvlText w:val="-"/>
      <w:lvlJc w:val="left"/>
      <w:pPr>
        <w:ind w:left="700" w:hanging="700"/>
      </w:pPr>
      <w:rPr>
        <w:rFonts w:ascii="Calibri" w:eastAsia="Times New Roman" w:hAnsi="Calibri" w:cs="Calibri" w:hint="default"/>
      </w:rPr>
    </w:lvl>
    <w:lvl w:ilvl="1">
      <w:start w:val="18"/>
      <w:numFmt w:val="decimal"/>
      <w:lvlText w:val="%1.%2"/>
      <w:lvlJc w:val="left"/>
      <w:pPr>
        <w:ind w:left="880" w:hanging="70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30" w15:restartNumberingAfterBreak="0">
    <w:nsid w:val="1D4E6BF2"/>
    <w:multiLevelType w:val="hybridMultilevel"/>
    <w:tmpl w:val="EE9C7C84"/>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start w:val="1"/>
      <w:numFmt w:val="bullet"/>
      <w:lvlText w:val=""/>
      <w:lvlJc w:val="left"/>
      <w:pPr>
        <w:ind w:left="4320" w:hanging="360"/>
      </w:pPr>
      <w:rPr>
        <w:rFonts w:ascii="Symbol" w:hAnsi="Symbol" w:hint="default"/>
      </w:rPr>
    </w:lvl>
    <w:lvl w:ilvl="4" w:tplc="40090003">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1DE63F9C"/>
    <w:multiLevelType w:val="hybridMultilevel"/>
    <w:tmpl w:val="8D183930"/>
    <w:lvl w:ilvl="0" w:tplc="DFC2D52C">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2" w15:restartNumberingAfterBreak="0">
    <w:nsid w:val="1E5F53E6"/>
    <w:multiLevelType w:val="multilevel"/>
    <w:tmpl w:val="A0B2374C"/>
    <w:lvl w:ilvl="0">
      <w:start w:val="1"/>
      <w:numFmt w:val="bullet"/>
      <w:lvlText w:val="-"/>
      <w:lvlJc w:val="left"/>
      <w:pPr>
        <w:ind w:left="560" w:hanging="560"/>
      </w:pPr>
      <w:rPr>
        <w:rFonts w:ascii="Calibri" w:eastAsia="Times New Roman" w:hAnsi="Calibri" w:cs="Calibri" w:hint="default"/>
      </w:rPr>
    </w:lvl>
    <w:lvl w:ilvl="1">
      <w:start w:val="18"/>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3" w15:restartNumberingAfterBreak="0">
    <w:nsid w:val="1ED809BE"/>
    <w:multiLevelType w:val="multilevel"/>
    <w:tmpl w:val="980C867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1F4135C7"/>
    <w:multiLevelType w:val="hybridMultilevel"/>
    <w:tmpl w:val="04DCCD58"/>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1F484B82"/>
    <w:multiLevelType w:val="hybridMultilevel"/>
    <w:tmpl w:val="15FE0DD6"/>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6" w15:restartNumberingAfterBreak="0">
    <w:nsid w:val="1FD56B4F"/>
    <w:multiLevelType w:val="hybridMultilevel"/>
    <w:tmpl w:val="A8429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2205747"/>
    <w:multiLevelType w:val="hybridMultilevel"/>
    <w:tmpl w:val="259C299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15:restartNumberingAfterBreak="0">
    <w:nsid w:val="23036E73"/>
    <w:multiLevelType w:val="hybridMultilevel"/>
    <w:tmpl w:val="FA02C1C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9" w15:restartNumberingAfterBreak="0">
    <w:nsid w:val="247E3DEB"/>
    <w:multiLevelType w:val="multilevel"/>
    <w:tmpl w:val="59B25A18"/>
    <w:lvl w:ilvl="0">
      <w:start w:val="1"/>
      <w:numFmt w:val="bullet"/>
      <w:lvlText w:val="-"/>
      <w:lvlJc w:val="left"/>
      <w:pPr>
        <w:ind w:left="700" w:hanging="700"/>
      </w:pPr>
      <w:rPr>
        <w:rFonts w:ascii="Calibri" w:eastAsia="Times New Roman" w:hAnsi="Calibri" w:cs="Calibri" w:hint="default"/>
      </w:rPr>
    </w:lvl>
    <w:lvl w:ilvl="1">
      <w:start w:val="19"/>
      <w:numFmt w:val="decimal"/>
      <w:lvlText w:val="%1.%2"/>
      <w:lvlJc w:val="left"/>
      <w:pPr>
        <w:ind w:left="700" w:hanging="7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251D7426"/>
    <w:multiLevelType w:val="multilevel"/>
    <w:tmpl w:val="29562C4A"/>
    <w:lvl w:ilvl="0">
      <w:start w:val="1"/>
      <w:numFmt w:val="bullet"/>
      <w:lvlText w:val="-"/>
      <w:lvlJc w:val="left"/>
      <w:pPr>
        <w:ind w:left="700" w:hanging="700"/>
      </w:pPr>
      <w:rPr>
        <w:rFonts w:ascii="Calibri" w:eastAsia="Times New Roman" w:hAnsi="Calibri" w:cs="Calibri" w:hint="default"/>
      </w:rPr>
    </w:lvl>
    <w:lvl w:ilvl="1">
      <w:start w:val="18"/>
      <w:numFmt w:val="decimal"/>
      <w:lvlText w:val="%1.%2"/>
      <w:lvlJc w:val="left"/>
      <w:pPr>
        <w:ind w:left="880" w:hanging="70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41" w15:restartNumberingAfterBreak="0">
    <w:nsid w:val="26070C5C"/>
    <w:multiLevelType w:val="hybridMultilevel"/>
    <w:tmpl w:val="79705C60"/>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2" w15:restartNumberingAfterBreak="0">
    <w:nsid w:val="265B36A8"/>
    <w:multiLevelType w:val="multilevel"/>
    <w:tmpl w:val="9B18871A"/>
    <w:lvl w:ilvl="0">
      <w:start w:val="1"/>
      <w:numFmt w:val="bullet"/>
      <w:lvlText w:val="-"/>
      <w:lvlJc w:val="left"/>
      <w:pPr>
        <w:ind w:left="700" w:hanging="700"/>
      </w:pPr>
      <w:rPr>
        <w:rFonts w:ascii="Calibri" w:eastAsia="Times New Roman" w:hAnsi="Calibri" w:cs="Calibri" w:hint="default"/>
      </w:rPr>
    </w:lvl>
    <w:lvl w:ilvl="1">
      <w:start w:val="19"/>
      <w:numFmt w:val="decimal"/>
      <w:lvlText w:val="%1.%2"/>
      <w:lvlJc w:val="left"/>
      <w:pPr>
        <w:ind w:left="700" w:hanging="7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28980CAE"/>
    <w:multiLevelType w:val="multilevel"/>
    <w:tmpl w:val="482082A8"/>
    <w:lvl w:ilvl="0">
      <w:start w:val="3"/>
      <w:numFmt w:val="decimal"/>
      <w:lvlText w:val="%1"/>
      <w:lvlJc w:val="left"/>
      <w:pPr>
        <w:ind w:left="560" w:hanging="560"/>
      </w:pPr>
      <w:rPr>
        <w:rFonts w:hint="default"/>
      </w:rPr>
    </w:lvl>
    <w:lvl w:ilvl="1">
      <w:start w:val="18"/>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44" w15:restartNumberingAfterBreak="0">
    <w:nsid w:val="2D6423D5"/>
    <w:multiLevelType w:val="hybridMultilevel"/>
    <w:tmpl w:val="B2DA0B4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5" w15:restartNumberingAfterBreak="0">
    <w:nsid w:val="2E110B04"/>
    <w:multiLevelType w:val="hybridMultilevel"/>
    <w:tmpl w:val="920AF1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2EF94B41"/>
    <w:multiLevelType w:val="multilevel"/>
    <w:tmpl w:val="D76865A6"/>
    <w:lvl w:ilvl="0">
      <w:start w:val="1"/>
      <w:numFmt w:val="bullet"/>
      <w:lvlText w:val="-"/>
      <w:lvlJc w:val="left"/>
      <w:pPr>
        <w:ind w:left="700" w:hanging="700"/>
      </w:pPr>
      <w:rPr>
        <w:rFonts w:ascii="Calibri" w:eastAsia="Times New Roman" w:hAnsi="Calibri" w:cs="Calibri" w:hint="default"/>
      </w:rPr>
    </w:lvl>
    <w:lvl w:ilvl="1">
      <w:start w:val="23"/>
      <w:numFmt w:val="decimal"/>
      <w:lvlText w:val="%1.%2"/>
      <w:lvlJc w:val="left"/>
      <w:pPr>
        <w:ind w:left="1240" w:hanging="70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47" w15:restartNumberingAfterBreak="0">
    <w:nsid w:val="2F9809E0"/>
    <w:multiLevelType w:val="hybridMultilevel"/>
    <w:tmpl w:val="6ACED704"/>
    <w:lvl w:ilvl="0" w:tplc="641E739A">
      <w:start w:val="1"/>
      <w:numFmt w:val="decimal"/>
      <w:lvlText w:val="%1."/>
      <w:lvlJc w:val="left"/>
      <w:pPr>
        <w:ind w:left="2160" w:hanging="360"/>
      </w:pPr>
      <w:rPr>
        <w:rFonts w:ascii="Calibri" w:eastAsia="Times New Roman" w:hAnsi="Calibri" w:cs="Times New Roman"/>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8" w15:restartNumberingAfterBreak="0">
    <w:nsid w:val="30E57695"/>
    <w:multiLevelType w:val="hybridMultilevel"/>
    <w:tmpl w:val="E2BCE26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9" w15:restartNumberingAfterBreak="0">
    <w:nsid w:val="316246CC"/>
    <w:multiLevelType w:val="multilevel"/>
    <w:tmpl w:val="3476F8F4"/>
    <w:lvl w:ilvl="0">
      <w:start w:val="1"/>
      <w:numFmt w:val="bullet"/>
      <w:lvlText w:val="-"/>
      <w:lvlJc w:val="left"/>
      <w:pPr>
        <w:ind w:left="700" w:hanging="700"/>
      </w:pPr>
      <w:rPr>
        <w:rFonts w:ascii="Calibri" w:eastAsia="Times New Roman" w:hAnsi="Calibri" w:cs="Calibri" w:hint="default"/>
      </w:rPr>
    </w:lvl>
    <w:lvl w:ilvl="1">
      <w:start w:val="23"/>
      <w:numFmt w:val="decimal"/>
      <w:lvlText w:val="%1.%2"/>
      <w:lvlJc w:val="left"/>
      <w:pPr>
        <w:ind w:left="1240" w:hanging="70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50" w15:restartNumberingAfterBreak="0">
    <w:nsid w:val="31B353F6"/>
    <w:multiLevelType w:val="hybridMultilevel"/>
    <w:tmpl w:val="201C4B7E"/>
    <w:lvl w:ilvl="0" w:tplc="0B74D050">
      <w:start w:val="1"/>
      <w:numFmt w:val="decimal"/>
      <w:lvlText w:val="%1."/>
      <w:lvlJc w:val="left"/>
      <w:pPr>
        <w:ind w:left="1800" w:hanging="360"/>
      </w:pPr>
      <w:rPr>
        <w:rFonts w:hint="default"/>
      </w:r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1" w15:restartNumberingAfterBreak="0">
    <w:nsid w:val="346E2CDD"/>
    <w:multiLevelType w:val="hybridMultilevel"/>
    <w:tmpl w:val="2E72532C"/>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2" w15:restartNumberingAfterBreak="0">
    <w:nsid w:val="35135423"/>
    <w:multiLevelType w:val="multilevel"/>
    <w:tmpl w:val="0ED662DC"/>
    <w:lvl w:ilvl="0">
      <w:start w:val="1"/>
      <w:numFmt w:val="bullet"/>
      <w:lvlText w:val="-"/>
      <w:lvlJc w:val="left"/>
      <w:pPr>
        <w:ind w:left="700" w:hanging="700"/>
      </w:pPr>
      <w:rPr>
        <w:rFonts w:ascii="Calibri" w:eastAsia="Times New Roman" w:hAnsi="Calibri" w:cs="Calibri" w:hint="default"/>
      </w:rPr>
    </w:lvl>
    <w:lvl w:ilvl="1">
      <w:start w:val="23"/>
      <w:numFmt w:val="decimal"/>
      <w:lvlText w:val="%1.%2"/>
      <w:lvlJc w:val="left"/>
      <w:pPr>
        <w:ind w:left="1240" w:hanging="70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53" w15:restartNumberingAfterBreak="0">
    <w:nsid w:val="35E26D1F"/>
    <w:multiLevelType w:val="hybridMultilevel"/>
    <w:tmpl w:val="FB06B0B8"/>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4" w15:restartNumberingAfterBreak="0">
    <w:nsid w:val="390C4783"/>
    <w:multiLevelType w:val="multilevel"/>
    <w:tmpl w:val="73F8503A"/>
    <w:lvl w:ilvl="0">
      <w:start w:val="1"/>
      <w:numFmt w:val="bullet"/>
      <w:lvlText w:val="-"/>
      <w:lvlJc w:val="left"/>
      <w:pPr>
        <w:ind w:left="700" w:hanging="700"/>
      </w:pPr>
      <w:rPr>
        <w:rFonts w:ascii="Calibri" w:eastAsia="Times New Roman" w:hAnsi="Calibri" w:cs="Calibri" w:hint="default"/>
      </w:rPr>
    </w:lvl>
    <w:lvl w:ilvl="1">
      <w:start w:val="23"/>
      <w:numFmt w:val="decimal"/>
      <w:lvlText w:val="%1.%2"/>
      <w:lvlJc w:val="left"/>
      <w:pPr>
        <w:ind w:left="1240" w:hanging="70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55" w15:restartNumberingAfterBreak="0">
    <w:nsid w:val="3A702AF6"/>
    <w:multiLevelType w:val="hybridMultilevel"/>
    <w:tmpl w:val="9962EC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3C6F2AF0"/>
    <w:multiLevelType w:val="hybridMultilevel"/>
    <w:tmpl w:val="58BE07F8"/>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7" w15:restartNumberingAfterBreak="0">
    <w:nsid w:val="3D61779D"/>
    <w:multiLevelType w:val="multilevel"/>
    <w:tmpl w:val="635076BC"/>
    <w:lvl w:ilvl="0">
      <w:start w:val="17"/>
      <w:numFmt w:val="bullet"/>
      <w:lvlText w:val="-"/>
      <w:lvlJc w:val="left"/>
      <w:pPr>
        <w:ind w:left="720" w:hanging="360"/>
      </w:pPr>
      <w:rPr>
        <w:rFonts w:ascii="Calibri" w:eastAsiaTheme="minorHAnsi" w:hAnsi="Calibri" w:cs="Calibri"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8" w15:restartNumberingAfterBreak="0">
    <w:nsid w:val="40B35AA9"/>
    <w:multiLevelType w:val="multilevel"/>
    <w:tmpl w:val="27683F52"/>
    <w:lvl w:ilvl="0">
      <w:start w:val="3"/>
      <w:numFmt w:val="decimal"/>
      <w:lvlText w:val="%1"/>
      <w:lvlJc w:val="left"/>
      <w:pPr>
        <w:ind w:left="700" w:hanging="700"/>
      </w:pPr>
      <w:rPr>
        <w:rFonts w:hint="default"/>
      </w:rPr>
    </w:lvl>
    <w:lvl w:ilvl="1">
      <w:start w:val="23"/>
      <w:numFmt w:val="decimal"/>
      <w:pStyle w:val="Heading2"/>
      <w:lvlText w:val="%1.%2"/>
      <w:lvlJc w:val="left"/>
      <w:pPr>
        <w:ind w:left="1240" w:hanging="70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59" w15:restartNumberingAfterBreak="0">
    <w:nsid w:val="42EB0278"/>
    <w:multiLevelType w:val="hybridMultilevel"/>
    <w:tmpl w:val="BCD84178"/>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0" w15:restartNumberingAfterBreak="0">
    <w:nsid w:val="442C0CEA"/>
    <w:multiLevelType w:val="hybridMultilevel"/>
    <w:tmpl w:val="2D82552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1" w15:restartNumberingAfterBreak="0">
    <w:nsid w:val="45F507D4"/>
    <w:multiLevelType w:val="multilevel"/>
    <w:tmpl w:val="5F5E2596"/>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2" w15:restartNumberingAfterBreak="0">
    <w:nsid w:val="46CA004F"/>
    <w:multiLevelType w:val="multilevel"/>
    <w:tmpl w:val="E77AB74C"/>
    <w:lvl w:ilvl="0">
      <w:start w:val="3"/>
      <w:numFmt w:val="decimal"/>
      <w:lvlText w:val="%1"/>
      <w:lvlJc w:val="left"/>
      <w:pPr>
        <w:ind w:left="700" w:hanging="700"/>
      </w:pPr>
      <w:rPr>
        <w:rFonts w:hint="default"/>
      </w:rPr>
    </w:lvl>
    <w:lvl w:ilvl="1">
      <w:start w:val="18"/>
      <w:numFmt w:val="decimal"/>
      <w:lvlText w:val="%1.%2"/>
      <w:lvlJc w:val="left"/>
      <w:pPr>
        <w:ind w:left="880" w:hanging="70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63" w15:restartNumberingAfterBreak="0">
    <w:nsid w:val="46D52255"/>
    <w:multiLevelType w:val="hybridMultilevel"/>
    <w:tmpl w:val="8F26252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4" w15:restartNumberingAfterBreak="0">
    <w:nsid w:val="47ED0964"/>
    <w:multiLevelType w:val="hybridMultilevel"/>
    <w:tmpl w:val="09BCD9B2"/>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5" w15:restartNumberingAfterBreak="0">
    <w:nsid w:val="489F369C"/>
    <w:multiLevelType w:val="multilevel"/>
    <w:tmpl w:val="75B4085E"/>
    <w:lvl w:ilvl="0">
      <w:start w:val="3"/>
      <w:numFmt w:val="decimal"/>
      <w:lvlText w:val="%1"/>
      <w:lvlJc w:val="left"/>
      <w:pPr>
        <w:ind w:left="700" w:hanging="700"/>
      </w:pPr>
      <w:rPr>
        <w:rFonts w:hint="default"/>
      </w:rPr>
    </w:lvl>
    <w:lvl w:ilvl="1">
      <w:start w:val="19"/>
      <w:numFmt w:val="decimal"/>
      <w:lvlText w:val="%1.%2"/>
      <w:lvlJc w:val="left"/>
      <w:pPr>
        <w:ind w:left="700" w:hanging="7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6" w15:restartNumberingAfterBreak="0">
    <w:nsid w:val="494A5D91"/>
    <w:multiLevelType w:val="multilevel"/>
    <w:tmpl w:val="91FAB940"/>
    <w:lvl w:ilvl="0">
      <w:start w:val="3"/>
      <w:numFmt w:val="decimal"/>
      <w:lvlText w:val="%1"/>
      <w:lvlJc w:val="left"/>
      <w:pPr>
        <w:ind w:left="700" w:hanging="700"/>
      </w:pPr>
      <w:rPr>
        <w:rFonts w:hint="default"/>
      </w:rPr>
    </w:lvl>
    <w:lvl w:ilvl="1">
      <w:start w:val="14"/>
      <w:numFmt w:val="decimal"/>
      <w:lvlText w:val="%1.%2"/>
      <w:lvlJc w:val="left"/>
      <w:pPr>
        <w:ind w:left="1240" w:hanging="700"/>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67" w15:restartNumberingAfterBreak="0">
    <w:nsid w:val="49F17880"/>
    <w:multiLevelType w:val="hybridMultilevel"/>
    <w:tmpl w:val="E92867F2"/>
    <w:lvl w:ilvl="0" w:tplc="40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68" w15:restartNumberingAfterBreak="0">
    <w:nsid w:val="4A9E618C"/>
    <w:multiLevelType w:val="multilevel"/>
    <w:tmpl w:val="2A6612C0"/>
    <w:lvl w:ilvl="0">
      <w:start w:val="1"/>
      <w:numFmt w:val="bullet"/>
      <w:lvlText w:val="-"/>
      <w:lvlJc w:val="left"/>
      <w:pPr>
        <w:ind w:left="700" w:hanging="700"/>
      </w:pPr>
      <w:rPr>
        <w:rFonts w:ascii="Calibri" w:eastAsia="Times New Roman" w:hAnsi="Calibri" w:cs="Calibri" w:hint="default"/>
      </w:rPr>
    </w:lvl>
    <w:lvl w:ilvl="1">
      <w:start w:val="23"/>
      <w:numFmt w:val="decimal"/>
      <w:lvlText w:val="%1.%2"/>
      <w:lvlJc w:val="left"/>
      <w:pPr>
        <w:ind w:left="1240" w:hanging="70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69" w15:restartNumberingAfterBreak="0">
    <w:nsid w:val="4AC367E2"/>
    <w:multiLevelType w:val="hybridMultilevel"/>
    <w:tmpl w:val="4B6A8684"/>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0" w15:restartNumberingAfterBreak="0">
    <w:nsid w:val="4D352943"/>
    <w:multiLevelType w:val="hybridMultilevel"/>
    <w:tmpl w:val="7DB061B8"/>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1" w15:restartNumberingAfterBreak="0">
    <w:nsid w:val="4F2C00A0"/>
    <w:multiLevelType w:val="hybridMultilevel"/>
    <w:tmpl w:val="E66430E4"/>
    <w:lvl w:ilvl="0" w:tplc="40090003">
      <w:start w:val="1"/>
      <w:numFmt w:val="bullet"/>
      <w:lvlText w:val="o"/>
      <w:lvlJc w:val="left"/>
      <w:pPr>
        <w:ind w:left="2160" w:hanging="360"/>
      </w:pPr>
      <w:rPr>
        <w:rFonts w:ascii="Courier New" w:hAnsi="Courier New" w:cs="Courier New" w:hint="default"/>
      </w:rPr>
    </w:lvl>
    <w:lvl w:ilvl="1" w:tplc="FFFFFFFF">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2" w15:restartNumberingAfterBreak="0">
    <w:nsid w:val="4F5E17B0"/>
    <w:multiLevelType w:val="multilevel"/>
    <w:tmpl w:val="7DBE4DC0"/>
    <w:lvl w:ilvl="0">
      <w:start w:val="1"/>
      <w:numFmt w:val="bullet"/>
      <w:lvlText w:val="-"/>
      <w:lvlJc w:val="left"/>
      <w:pPr>
        <w:ind w:left="700" w:hanging="700"/>
      </w:pPr>
      <w:rPr>
        <w:rFonts w:ascii="Calibri" w:eastAsia="Times New Roman" w:hAnsi="Calibri" w:cs="Calibri" w:hint="default"/>
      </w:rPr>
    </w:lvl>
    <w:lvl w:ilvl="1">
      <w:start w:val="19"/>
      <w:numFmt w:val="decimal"/>
      <w:lvlText w:val="%1.%2"/>
      <w:lvlJc w:val="left"/>
      <w:pPr>
        <w:ind w:left="700" w:hanging="7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3" w15:restartNumberingAfterBreak="0">
    <w:nsid w:val="4FDB4CCE"/>
    <w:multiLevelType w:val="hybridMultilevel"/>
    <w:tmpl w:val="9E2CA8F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4" w15:restartNumberingAfterBreak="0">
    <w:nsid w:val="50092C14"/>
    <w:multiLevelType w:val="hybridMultilevel"/>
    <w:tmpl w:val="57EEC516"/>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5" w15:restartNumberingAfterBreak="0">
    <w:nsid w:val="50312B3D"/>
    <w:multiLevelType w:val="hybridMultilevel"/>
    <w:tmpl w:val="FF26DB28"/>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6" w15:restartNumberingAfterBreak="0">
    <w:nsid w:val="50E63B0B"/>
    <w:multiLevelType w:val="hybridMultilevel"/>
    <w:tmpl w:val="F3E2C3E8"/>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7" w15:restartNumberingAfterBreak="0">
    <w:nsid w:val="50F87597"/>
    <w:multiLevelType w:val="hybridMultilevel"/>
    <w:tmpl w:val="E92CC8AA"/>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8" w15:restartNumberingAfterBreak="0">
    <w:nsid w:val="52B7751B"/>
    <w:multiLevelType w:val="multilevel"/>
    <w:tmpl w:val="D6809AC6"/>
    <w:lvl w:ilvl="0">
      <w:start w:val="3"/>
      <w:numFmt w:val="decimal"/>
      <w:lvlText w:val="%1"/>
      <w:lvlJc w:val="left"/>
      <w:pPr>
        <w:ind w:left="560" w:hanging="560"/>
      </w:pPr>
      <w:rPr>
        <w:rFonts w:hint="default"/>
      </w:rPr>
    </w:lvl>
    <w:lvl w:ilvl="1">
      <w:start w:val="22"/>
      <w:numFmt w:val="decimal"/>
      <w:lvlText w:val="%1.%2"/>
      <w:lvlJc w:val="left"/>
      <w:pPr>
        <w:ind w:left="1560" w:hanging="72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800" w:hanging="1440"/>
      </w:pPr>
      <w:rPr>
        <w:rFonts w:hint="default"/>
      </w:rPr>
    </w:lvl>
    <w:lvl w:ilvl="5">
      <w:start w:val="1"/>
      <w:numFmt w:val="decimal"/>
      <w:lvlText w:val="%1.%2.%3.%4.%5.%6"/>
      <w:lvlJc w:val="left"/>
      <w:pPr>
        <w:ind w:left="564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8040" w:hanging="2160"/>
      </w:pPr>
      <w:rPr>
        <w:rFonts w:hint="default"/>
      </w:rPr>
    </w:lvl>
    <w:lvl w:ilvl="8">
      <w:start w:val="1"/>
      <w:numFmt w:val="decimal"/>
      <w:lvlText w:val="%1.%2.%3.%4.%5.%6.%7.%8.%9"/>
      <w:lvlJc w:val="left"/>
      <w:pPr>
        <w:ind w:left="8880" w:hanging="2160"/>
      </w:pPr>
      <w:rPr>
        <w:rFonts w:hint="default"/>
      </w:rPr>
    </w:lvl>
  </w:abstractNum>
  <w:abstractNum w:abstractNumId="79" w15:restartNumberingAfterBreak="0">
    <w:nsid w:val="56011936"/>
    <w:multiLevelType w:val="multilevel"/>
    <w:tmpl w:val="B92410B2"/>
    <w:lvl w:ilvl="0">
      <w:start w:val="1"/>
      <w:numFmt w:val="bullet"/>
      <w:lvlText w:val="-"/>
      <w:lvlJc w:val="left"/>
      <w:pPr>
        <w:ind w:left="700" w:hanging="700"/>
      </w:pPr>
      <w:rPr>
        <w:rFonts w:ascii="Calibri" w:eastAsia="Times New Roman" w:hAnsi="Calibri" w:cs="Calibri" w:hint="default"/>
      </w:rPr>
    </w:lvl>
    <w:lvl w:ilvl="1">
      <w:start w:val="23"/>
      <w:numFmt w:val="decimal"/>
      <w:lvlText w:val="%1.%2"/>
      <w:lvlJc w:val="left"/>
      <w:pPr>
        <w:ind w:left="1240" w:hanging="70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80" w15:restartNumberingAfterBreak="0">
    <w:nsid w:val="5735561D"/>
    <w:multiLevelType w:val="multilevel"/>
    <w:tmpl w:val="2FFAE778"/>
    <w:lvl w:ilvl="0">
      <w:start w:val="3"/>
      <w:numFmt w:val="decimal"/>
      <w:lvlText w:val="%1"/>
      <w:lvlJc w:val="left"/>
      <w:pPr>
        <w:ind w:left="700" w:hanging="700"/>
      </w:pPr>
      <w:rPr>
        <w:rFonts w:hint="default"/>
      </w:rPr>
    </w:lvl>
    <w:lvl w:ilvl="1">
      <w:start w:val="21"/>
      <w:numFmt w:val="decimal"/>
      <w:lvlText w:val="%1.%2"/>
      <w:lvlJc w:val="left"/>
      <w:pPr>
        <w:ind w:left="880" w:hanging="7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81" w15:restartNumberingAfterBreak="0">
    <w:nsid w:val="59D20CCA"/>
    <w:multiLevelType w:val="hybridMultilevel"/>
    <w:tmpl w:val="8B0CC01A"/>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2" w15:restartNumberingAfterBreak="0">
    <w:nsid w:val="5A5A7526"/>
    <w:multiLevelType w:val="hybridMultilevel"/>
    <w:tmpl w:val="E2A685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3" w15:restartNumberingAfterBreak="0">
    <w:nsid w:val="5CE22194"/>
    <w:multiLevelType w:val="hybridMultilevel"/>
    <w:tmpl w:val="DBFE491A"/>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4" w15:restartNumberingAfterBreak="0">
    <w:nsid w:val="5CE917DD"/>
    <w:multiLevelType w:val="multilevel"/>
    <w:tmpl w:val="443E6F06"/>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5" w15:restartNumberingAfterBreak="0">
    <w:nsid w:val="5D512688"/>
    <w:multiLevelType w:val="hybridMultilevel"/>
    <w:tmpl w:val="E66E97F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6" w15:restartNumberingAfterBreak="0">
    <w:nsid w:val="5E373C21"/>
    <w:multiLevelType w:val="hybridMultilevel"/>
    <w:tmpl w:val="0B8AF6E4"/>
    <w:lvl w:ilvl="0" w:tplc="04090003">
      <w:start w:val="1"/>
      <w:numFmt w:val="bullet"/>
      <w:lvlText w:val="o"/>
      <w:lvlJc w:val="left"/>
      <w:pPr>
        <w:ind w:left="1460" w:hanging="360"/>
      </w:pPr>
      <w:rPr>
        <w:rFonts w:ascii="Courier New" w:hAnsi="Courier New" w:cs="Courier New" w:hint="default"/>
      </w:rPr>
    </w:lvl>
    <w:lvl w:ilvl="1" w:tplc="04090003" w:tentative="1">
      <w:start w:val="1"/>
      <w:numFmt w:val="bullet"/>
      <w:lvlText w:val="o"/>
      <w:lvlJc w:val="left"/>
      <w:pPr>
        <w:ind w:left="2180" w:hanging="360"/>
      </w:pPr>
      <w:rPr>
        <w:rFonts w:ascii="Courier New" w:hAnsi="Courier New" w:cs="Courier New" w:hint="default"/>
      </w:rPr>
    </w:lvl>
    <w:lvl w:ilvl="2" w:tplc="04090005" w:tentative="1">
      <w:start w:val="1"/>
      <w:numFmt w:val="bullet"/>
      <w:lvlText w:val=""/>
      <w:lvlJc w:val="left"/>
      <w:pPr>
        <w:ind w:left="2900" w:hanging="360"/>
      </w:pPr>
      <w:rPr>
        <w:rFonts w:ascii="Wingdings" w:hAnsi="Wingdings" w:hint="default"/>
      </w:rPr>
    </w:lvl>
    <w:lvl w:ilvl="3" w:tplc="04090001" w:tentative="1">
      <w:start w:val="1"/>
      <w:numFmt w:val="bullet"/>
      <w:lvlText w:val=""/>
      <w:lvlJc w:val="left"/>
      <w:pPr>
        <w:ind w:left="3620" w:hanging="360"/>
      </w:pPr>
      <w:rPr>
        <w:rFonts w:ascii="Symbol" w:hAnsi="Symbol" w:hint="default"/>
      </w:rPr>
    </w:lvl>
    <w:lvl w:ilvl="4" w:tplc="04090003" w:tentative="1">
      <w:start w:val="1"/>
      <w:numFmt w:val="bullet"/>
      <w:lvlText w:val="o"/>
      <w:lvlJc w:val="left"/>
      <w:pPr>
        <w:ind w:left="4340" w:hanging="360"/>
      </w:pPr>
      <w:rPr>
        <w:rFonts w:ascii="Courier New" w:hAnsi="Courier New" w:cs="Courier New" w:hint="default"/>
      </w:rPr>
    </w:lvl>
    <w:lvl w:ilvl="5" w:tplc="04090005" w:tentative="1">
      <w:start w:val="1"/>
      <w:numFmt w:val="bullet"/>
      <w:lvlText w:val=""/>
      <w:lvlJc w:val="left"/>
      <w:pPr>
        <w:ind w:left="5060" w:hanging="360"/>
      </w:pPr>
      <w:rPr>
        <w:rFonts w:ascii="Wingdings" w:hAnsi="Wingdings" w:hint="default"/>
      </w:rPr>
    </w:lvl>
    <w:lvl w:ilvl="6" w:tplc="04090001" w:tentative="1">
      <w:start w:val="1"/>
      <w:numFmt w:val="bullet"/>
      <w:lvlText w:val=""/>
      <w:lvlJc w:val="left"/>
      <w:pPr>
        <w:ind w:left="5780" w:hanging="360"/>
      </w:pPr>
      <w:rPr>
        <w:rFonts w:ascii="Symbol" w:hAnsi="Symbol" w:hint="default"/>
      </w:rPr>
    </w:lvl>
    <w:lvl w:ilvl="7" w:tplc="04090003" w:tentative="1">
      <w:start w:val="1"/>
      <w:numFmt w:val="bullet"/>
      <w:lvlText w:val="o"/>
      <w:lvlJc w:val="left"/>
      <w:pPr>
        <w:ind w:left="6500" w:hanging="360"/>
      </w:pPr>
      <w:rPr>
        <w:rFonts w:ascii="Courier New" w:hAnsi="Courier New" w:cs="Courier New" w:hint="default"/>
      </w:rPr>
    </w:lvl>
    <w:lvl w:ilvl="8" w:tplc="04090005" w:tentative="1">
      <w:start w:val="1"/>
      <w:numFmt w:val="bullet"/>
      <w:lvlText w:val=""/>
      <w:lvlJc w:val="left"/>
      <w:pPr>
        <w:ind w:left="7220" w:hanging="360"/>
      </w:pPr>
      <w:rPr>
        <w:rFonts w:ascii="Wingdings" w:hAnsi="Wingdings" w:hint="default"/>
      </w:rPr>
    </w:lvl>
  </w:abstractNum>
  <w:abstractNum w:abstractNumId="87" w15:restartNumberingAfterBreak="0">
    <w:nsid w:val="5F645167"/>
    <w:multiLevelType w:val="hybridMultilevel"/>
    <w:tmpl w:val="5F664C06"/>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8" w15:restartNumberingAfterBreak="0">
    <w:nsid w:val="5FEC3E1D"/>
    <w:multiLevelType w:val="hybridMultilevel"/>
    <w:tmpl w:val="2A1015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9" w15:restartNumberingAfterBreak="0">
    <w:nsid w:val="604577A7"/>
    <w:multiLevelType w:val="hybridMultilevel"/>
    <w:tmpl w:val="3D86D0AA"/>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0" w15:restartNumberingAfterBreak="0">
    <w:nsid w:val="60CD5EF4"/>
    <w:multiLevelType w:val="multilevel"/>
    <w:tmpl w:val="4AEA68FE"/>
    <w:lvl w:ilvl="0">
      <w:start w:val="1"/>
      <w:numFmt w:val="bullet"/>
      <w:lvlText w:val="-"/>
      <w:lvlJc w:val="left"/>
      <w:pPr>
        <w:ind w:left="700" w:hanging="700"/>
      </w:pPr>
      <w:rPr>
        <w:rFonts w:ascii="Calibri" w:eastAsia="Times New Roman" w:hAnsi="Calibri" w:cs="Calibri" w:hint="default"/>
      </w:rPr>
    </w:lvl>
    <w:lvl w:ilvl="1">
      <w:start w:val="23"/>
      <w:numFmt w:val="decimal"/>
      <w:lvlText w:val="%1.%2"/>
      <w:lvlJc w:val="left"/>
      <w:pPr>
        <w:ind w:left="1240" w:hanging="70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91" w15:restartNumberingAfterBreak="0">
    <w:nsid w:val="62966CA7"/>
    <w:multiLevelType w:val="hybridMultilevel"/>
    <w:tmpl w:val="34FC3678"/>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2" w15:restartNumberingAfterBreak="0">
    <w:nsid w:val="63516C1E"/>
    <w:multiLevelType w:val="multilevel"/>
    <w:tmpl w:val="35BE1E04"/>
    <w:lvl w:ilvl="0">
      <w:start w:val="1"/>
      <w:numFmt w:val="bullet"/>
      <w:lvlText w:val="-"/>
      <w:lvlJc w:val="left"/>
      <w:pPr>
        <w:ind w:left="700" w:hanging="700"/>
      </w:pPr>
      <w:rPr>
        <w:rFonts w:ascii="Calibri" w:eastAsia="Times New Roman" w:hAnsi="Calibri" w:cs="Calibri" w:hint="default"/>
      </w:rPr>
    </w:lvl>
    <w:lvl w:ilvl="1">
      <w:start w:val="21"/>
      <w:numFmt w:val="decimal"/>
      <w:lvlText w:val="%1.%2"/>
      <w:lvlJc w:val="left"/>
      <w:pPr>
        <w:ind w:left="880" w:hanging="70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93" w15:restartNumberingAfterBreak="0">
    <w:nsid w:val="63A62388"/>
    <w:multiLevelType w:val="hybridMultilevel"/>
    <w:tmpl w:val="92E6F66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4" w15:restartNumberingAfterBreak="0">
    <w:nsid w:val="63E93A19"/>
    <w:multiLevelType w:val="multilevel"/>
    <w:tmpl w:val="B3CC275A"/>
    <w:lvl w:ilvl="0">
      <w:start w:val="1"/>
      <w:numFmt w:val="bullet"/>
      <w:lvlText w:val="-"/>
      <w:lvlJc w:val="left"/>
      <w:pPr>
        <w:ind w:left="700" w:hanging="700"/>
      </w:pPr>
      <w:rPr>
        <w:rFonts w:ascii="Calibri" w:eastAsia="Times New Roman" w:hAnsi="Calibri" w:cs="Calibri" w:hint="default"/>
      </w:rPr>
    </w:lvl>
    <w:lvl w:ilvl="1">
      <w:start w:val="19"/>
      <w:numFmt w:val="decimal"/>
      <w:lvlText w:val="%1.%2"/>
      <w:lvlJc w:val="left"/>
      <w:pPr>
        <w:ind w:left="700" w:hanging="7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5" w15:restartNumberingAfterBreak="0">
    <w:nsid w:val="670F7080"/>
    <w:multiLevelType w:val="multilevel"/>
    <w:tmpl w:val="0A886C24"/>
    <w:lvl w:ilvl="0">
      <w:start w:val="1"/>
      <w:numFmt w:val="bullet"/>
      <w:lvlText w:val=""/>
      <w:lvlJc w:val="left"/>
      <w:pPr>
        <w:ind w:left="1440" w:hanging="360"/>
      </w:pPr>
      <w:rPr>
        <w:rFonts w:ascii="Symbol" w:hAnsi="Symbol" w:hint="default"/>
      </w:rPr>
    </w:lvl>
    <w:lvl w:ilvl="1">
      <w:start w:val="1"/>
      <w:numFmt w:val="decimal"/>
      <w:isLgl/>
      <w:lvlText w:val="%1.%2"/>
      <w:lvlJc w:val="left"/>
      <w:pPr>
        <w:ind w:left="156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96" w15:restartNumberingAfterBreak="0">
    <w:nsid w:val="681700B4"/>
    <w:multiLevelType w:val="hybridMultilevel"/>
    <w:tmpl w:val="F7D89BB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7" w15:restartNumberingAfterBreak="0">
    <w:nsid w:val="69801460"/>
    <w:multiLevelType w:val="hybridMultilevel"/>
    <w:tmpl w:val="A04E4906"/>
    <w:lvl w:ilvl="0" w:tplc="60F28B46">
      <w:start w:val="1"/>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8" w15:restartNumberingAfterBreak="0">
    <w:nsid w:val="69CD1C3C"/>
    <w:multiLevelType w:val="hybridMultilevel"/>
    <w:tmpl w:val="DE6C6D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9" w15:restartNumberingAfterBreak="0">
    <w:nsid w:val="6C0133A5"/>
    <w:multiLevelType w:val="hybridMultilevel"/>
    <w:tmpl w:val="FBFA2F96"/>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0" w15:restartNumberingAfterBreak="0">
    <w:nsid w:val="6D580683"/>
    <w:multiLevelType w:val="multilevel"/>
    <w:tmpl w:val="7BAC1590"/>
    <w:lvl w:ilvl="0">
      <w:start w:val="1"/>
      <w:numFmt w:val="decimal"/>
      <w:lvlText w:val="%1."/>
      <w:lvlJc w:val="left"/>
      <w:pPr>
        <w:ind w:left="1800" w:hanging="360"/>
      </w:pPr>
      <w:rPr>
        <w:rFonts w:hint="default"/>
      </w:rPr>
    </w:lvl>
    <w:lvl w:ilvl="1">
      <w:start w:val="24"/>
      <w:numFmt w:val="decimal"/>
      <w:isLgl/>
      <w:lvlText w:val="%1.%2"/>
      <w:lvlJc w:val="left"/>
      <w:pPr>
        <w:ind w:left="2210" w:hanging="770"/>
      </w:pPr>
      <w:rPr>
        <w:rFonts w:hint="default"/>
      </w:rPr>
    </w:lvl>
    <w:lvl w:ilvl="2">
      <w:start w:val="1"/>
      <w:numFmt w:val="decimal"/>
      <w:isLgl/>
      <w:lvlText w:val="%1.%2.%3"/>
      <w:lvlJc w:val="left"/>
      <w:pPr>
        <w:ind w:left="2210" w:hanging="770"/>
      </w:pPr>
      <w:rPr>
        <w:rFonts w:hint="default"/>
      </w:rPr>
    </w:lvl>
    <w:lvl w:ilvl="3">
      <w:start w:val="1"/>
      <w:numFmt w:val="decimal"/>
      <w:isLgl/>
      <w:lvlText w:val="%1.%2.%3.%4"/>
      <w:lvlJc w:val="left"/>
      <w:pPr>
        <w:ind w:left="2210" w:hanging="77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01" w15:restartNumberingAfterBreak="0">
    <w:nsid w:val="6D8D1254"/>
    <w:multiLevelType w:val="hybridMultilevel"/>
    <w:tmpl w:val="C718A0A6"/>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2" w15:restartNumberingAfterBreak="0">
    <w:nsid w:val="6E7D0AB8"/>
    <w:multiLevelType w:val="hybridMultilevel"/>
    <w:tmpl w:val="C12E9D5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3" w15:restartNumberingAfterBreak="0">
    <w:nsid w:val="6ED4078B"/>
    <w:multiLevelType w:val="hybridMultilevel"/>
    <w:tmpl w:val="355A33F2"/>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4" w15:restartNumberingAfterBreak="0">
    <w:nsid w:val="70E71B65"/>
    <w:multiLevelType w:val="hybridMultilevel"/>
    <w:tmpl w:val="74A09C4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5" w15:restartNumberingAfterBreak="0">
    <w:nsid w:val="732637F5"/>
    <w:multiLevelType w:val="hybridMultilevel"/>
    <w:tmpl w:val="D4FC7B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6" w15:restartNumberingAfterBreak="0">
    <w:nsid w:val="77B93BCA"/>
    <w:multiLevelType w:val="hybridMultilevel"/>
    <w:tmpl w:val="DB421EB4"/>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7" w15:restartNumberingAfterBreak="0">
    <w:nsid w:val="784C46EE"/>
    <w:multiLevelType w:val="hybridMultilevel"/>
    <w:tmpl w:val="2266FC32"/>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8" w15:restartNumberingAfterBreak="0">
    <w:nsid w:val="78885200"/>
    <w:multiLevelType w:val="hybridMultilevel"/>
    <w:tmpl w:val="9E246AFC"/>
    <w:lvl w:ilvl="0" w:tplc="40090003">
      <w:start w:val="1"/>
      <w:numFmt w:val="bullet"/>
      <w:lvlText w:val="o"/>
      <w:lvlJc w:val="left"/>
      <w:pPr>
        <w:ind w:left="2160" w:hanging="360"/>
      </w:pPr>
      <w:rPr>
        <w:rFonts w:ascii="Courier New" w:hAnsi="Courier New" w:cs="Courier New" w:hint="default"/>
      </w:rPr>
    </w:lvl>
    <w:lvl w:ilvl="1" w:tplc="FFFFFFFF">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09" w15:restartNumberingAfterBreak="0">
    <w:nsid w:val="789A0DBC"/>
    <w:multiLevelType w:val="multilevel"/>
    <w:tmpl w:val="A586B490"/>
    <w:lvl w:ilvl="0">
      <w:start w:val="1"/>
      <w:numFmt w:val="bullet"/>
      <w:lvlText w:val="-"/>
      <w:lvlJc w:val="left"/>
      <w:pPr>
        <w:ind w:left="700" w:hanging="700"/>
      </w:pPr>
      <w:rPr>
        <w:rFonts w:ascii="Calibri" w:eastAsia="Times New Roman" w:hAnsi="Calibri" w:cs="Calibri" w:hint="default"/>
      </w:rPr>
    </w:lvl>
    <w:lvl w:ilvl="1">
      <w:start w:val="23"/>
      <w:numFmt w:val="decimal"/>
      <w:lvlText w:val="%1.%2"/>
      <w:lvlJc w:val="left"/>
      <w:pPr>
        <w:ind w:left="1240" w:hanging="70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10" w15:restartNumberingAfterBreak="0">
    <w:nsid w:val="79353375"/>
    <w:multiLevelType w:val="multilevel"/>
    <w:tmpl w:val="C1F441E8"/>
    <w:lvl w:ilvl="0">
      <w:start w:val="1"/>
      <w:numFmt w:val="bullet"/>
      <w:lvlText w:val="-"/>
      <w:lvlJc w:val="left"/>
      <w:pPr>
        <w:ind w:left="560" w:hanging="560"/>
      </w:pPr>
      <w:rPr>
        <w:rFonts w:ascii="Calibri" w:eastAsia="Times New Roman" w:hAnsi="Calibri" w:cs="Calibri" w:hint="default"/>
      </w:rPr>
    </w:lvl>
    <w:lvl w:ilvl="1">
      <w:start w:val="18"/>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9354163"/>
    <w:multiLevelType w:val="hybridMultilevel"/>
    <w:tmpl w:val="56FA0E28"/>
    <w:lvl w:ilvl="0" w:tplc="40090005">
      <w:start w:val="1"/>
      <w:numFmt w:val="bullet"/>
      <w:lvlText w:val=""/>
      <w:lvlJc w:val="left"/>
      <w:pPr>
        <w:ind w:left="2160" w:hanging="360"/>
      </w:pPr>
      <w:rPr>
        <w:rFonts w:ascii="Wingdings" w:hAnsi="Wingdings"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2" w15:restartNumberingAfterBreak="0">
    <w:nsid w:val="7B695182"/>
    <w:multiLevelType w:val="hybridMultilevel"/>
    <w:tmpl w:val="7D30140C"/>
    <w:lvl w:ilvl="0" w:tplc="04090003">
      <w:start w:val="1"/>
      <w:numFmt w:val="bullet"/>
      <w:lvlText w:val="o"/>
      <w:lvlJc w:val="left"/>
      <w:pPr>
        <w:ind w:left="1960" w:hanging="360"/>
      </w:pPr>
      <w:rPr>
        <w:rFonts w:ascii="Courier New" w:hAnsi="Courier New" w:cs="Courier New" w:hint="default"/>
      </w:rPr>
    </w:lvl>
    <w:lvl w:ilvl="1" w:tplc="04090003" w:tentative="1">
      <w:start w:val="1"/>
      <w:numFmt w:val="bullet"/>
      <w:lvlText w:val="o"/>
      <w:lvlJc w:val="left"/>
      <w:pPr>
        <w:ind w:left="2680" w:hanging="360"/>
      </w:pPr>
      <w:rPr>
        <w:rFonts w:ascii="Courier New" w:hAnsi="Courier New" w:cs="Courier New" w:hint="default"/>
      </w:rPr>
    </w:lvl>
    <w:lvl w:ilvl="2" w:tplc="04090005" w:tentative="1">
      <w:start w:val="1"/>
      <w:numFmt w:val="bullet"/>
      <w:lvlText w:val=""/>
      <w:lvlJc w:val="left"/>
      <w:pPr>
        <w:ind w:left="3400" w:hanging="360"/>
      </w:pPr>
      <w:rPr>
        <w:rFonts w:ascii="Wingdings" w:hAnsi="Wingdings" w:hint="default"/>
      </w:rPr>
    </w:lvl>
    <w:lvl w:ilvl="3" w:tplc="04090001" w:tentative="1">
      <w:start w:val="1"/>
      <w:numFmt w:val="bullet"/>
      <w:lvlText w:val=""/>
      <w:lvlJc w:val="left"/>
      <w:pPr>
        <w:ind w:left="4120" w:hanging="360"/>
      </w:pPr>
      <w:rPr>
        <w:rFonts w:ascii="Symbol" w:hAnsi="Symbol" w:hint="default"/>
      </w:rPr>
    </w:lvl>
    <w:lvl w:ilvl="4" w:tplc="04090003" w:tentative="1">
      <w:start w:val="1"/>
      <w:numFmt w:val="bullet"/>
      <w:lvlText w:val="o"/>
      <w:lvlJc w:val="left"/>
      <w:pPr>
        <w:ind w:left="4840" w:hanging="360"/>
      </w:pPr>
      <w:rPr>
        <w:rFonts w:ascii="Courier New" w:hAnsi="Courier New" w:cs="Courier New" w:hint="default"/>
      </w:rPr>
    </w:lvl>
    <w:lvl w:ilvl="5" w:tplc="04090005" w:tentative="1">
      <w:start w:val="1"/>
      <w:numFmt w:val="bullet"/>
      <w:lvlText w:val=""/>
      <w:lvlJc w:val="left"/>
      <w:pPr>
        <w:ind w:left="5560" w:hanging="360"/>
      </w:pPr>
      <w:rPr>
        <w:rFonts w:ascii="Wingdings" w:hAnsi="Wingdings" w:hint="default"/>
      </w:rPr>
    </w:lvl>
    <w:lvl w:ilvl="6" w:tplc="04090001" w:tentative="1">
      <w:start w:val="1"/>
      <w:numFmt w:val="bullet"/>
      <w:lvlText w:val=""/>
      <w:lvlJc w:val="left"/>
      <w:pPr>
        <w:ind w:left="6280" w:hanging="360"/>
      </w:pPr>
      <w:rPr>
        <w:rFonts w:ascii="Symbol" w:hAnsi="Symbol" w:hint="default"/>
      </w:rPr>
    </w:lvl>
    <w:lvl w:ilvl="7" w:tplc="04090003" w:tentative="1">
      <w:start w:val="1"/>
      <w:numFmt w:val="bullet"/>
      <w:lvlText w:val="o"/>
      <w:lvlJc w:val="left"/>
      <w:pPr>
        <w:ind w:left="7000" w:hanging="360"/>
      </w:pPr>
      <w:rPr>
        <w:rFonts w:ascii="Courier New" w:hAnsi="Courier New" w:cs="Courier New" w:hint="default"/>
      </w:rPr>
    </w:lvl>
    <w:lvl w:ilvl="8" w:tplc="04090005" w:tentative="1">
      <w:start w:val="1"/>
      <w:numFmt w:val="bullet"/>
      <w:lvlText w:val=""/>
      <w:lvlJc w:val="left"/>
      <w:pPr>
        <w:ind w:left="7720" w:hanging="360"/>
      </w:pPr>
      <w:rPr>
        <w:rFonts w:ascii="Wingdings" w:hAnsi="Wingdings" w:hint="default"/>
      </w:rPr>
    </w:lvl>
  </w:abstractNum>
  <w:abstractNum w:abstractNumId="113" w15:restartNumberingAfterBreak="0">
    <w:nsid w:val="7BF36895"/>
    <w:multiLevelType w:val="hybridMultilevel"/>
    <w:tmpl w:val="BE8A4D9C"/>
    <w:lvl w:ilvl="0" w:tplc="997E0BC8">
      <w:start w:val="17"/>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C2B5225"/>
    <w:multiLevelType w:val="hybridMultilevel"/>
    <w:tmpl w:val="3CE45B1A"/>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5" w15:restartNumberingAfterBreak="0">
    <w:nsid w:val="7C4F3665"/>
    <w:multiLevelType w:val="multilevel"/>
    <w:tmpl w:val="6428C9A6"/>
    <w:lvl w:ilvl="0">
      <w:start w:val="1"/>
      <w:numFmt w:val="bullet"/>
      <w:lvlText w:val="-"/>
      <w:lvlJc w:val="left"/>
      <w:pPr>
        <w:ind w:left="700" w:hanging="700"/>
      </w:pPr>
      <w:rPr>
        <w:rFonts w:ascii="Calibri" w:eastAsia="Times New Roman" w:hAnsi="Calibri" w:cs="Calibri" w:hint="default"/>
      </w:rPr>
    </w:lvl>
    <w:lvl w:ilvl="1">
      <w:start w:val="14"/>
      <w:numFmt w:val="decimal"/>
      <w:lvlText w:val="%1.%2"/>
      <w:lvlJc w:val="left"/>
      <w:pPr>
        <w:ind w:left="1240" w:hanging="700"/>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16" w15:restartNumberingAfterBreak="0">
    <w:nsid w:val="7CEF2353"/>
    <w:multiLevelType w:val="hybridMultilevel"/>
    <w:tmpl w:val="D7EAC12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7" w15:restartNumberingAfterBreak="0">
    <w:nsid w:val="7D0B6C78"/>
    <w:multiLevelType w:val="hybridMultilevel"/>
    <w:tmpl w:val="0BCA9E7E"/>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518395951">
    <w:abstractNumId w:val="33"/>
  </w:num>
  <w:num w:numId="2" w16cid:durableId="1528762374">
    <w:abstractNumId w:val="61"/>
  </w:num>
  <w:num w:numId="3" w16cid:durableId="180826052">
    <w:abstractNumId w:val="97"/>
  </w:num>
  <w:num w:numId="4" w16cid:durableId="555170295">
    <w:abstractNumId w:val="14"/>
  </w:num>
  <w:num w:numId="5" w16cid:durableId="555974085">
    <w:abstractNumId w:val="57"/>
  </w:num>
  <w:num w:numId="6" w16cid:durableId="1658267779">
    <w:abstractNumId w:val="31"/>
  </w:num>
  <w:num w:numId="7" w16cid:durableId="626938044">
    <w:abstractNumId w:val="50"/>
  </w:num>
  <w:num w:numId="8" w16cid:durableId="2046711178">
    <w:abstractNumId w:val="76"/>
  </w:num>
  <w:num w:numId="9" w16cid:durableId="99182835">
    <w:abstractNumId w:val="5"/>
  </w:num>
  <w:num w:numId="10" w16cid:durableId="517235086">
    <w:abstractNumId w:val="100"/>
  </w:num>
  <w:num w:numId="11" w16cid:durableId="1550648790">
    <w:abstractNumId w:val="9"/>
  </w:num>
  <w:num w:numId="12" w16cid:durableId="2079211394">
    <w:abstractNumId w:val="25"/>
  </w:num>
  <w:num w:numId="13" w16cid:durableId="1883590800">
    <w:abstractNumId w:val="83"/>
  </w:num>
  <w:num w:numId="14" w16cid:durableId="1898734195">
    <w:abstractNumId w:val="26"/>
  </w:num>
  <w:num w:numId="15" w16cid:durableId="1869292185">
    <w:abstractNumId w:val="13"/>
  </w:num>
  <w:num w:numId="16" w16cid:durableId="582301704">
    <w:abstractNumId w:val="59"/>
  </w:num>
  <w:num w:numId="17" w16cid:durableId="1221333288">
    <w:abstractNumId w:val="87"/>
  </w:num>
  <w:num w:numId="18" w16cid:durableId="2046178613">
    <w:abstractNumId w:val="111"/>
  </w:num>
  <w:num w:numId="19" w16cid:durableId="1788892783">
    <w:abstractNumId w:val="48"/>
  </w:num>
  <w:num w:numId="20" w16cid:durableId="412093443">
    <w:abstractNumId w:val="67"/>
  </w:num>
  <w:num w:numId="21" w16cid:durableId="254900837">
    <w:abstractNumId w:val="108"/>
  </w:num>
  <w:num w:numId="22" w16cid:durableId="977682752">
    <w:abstractNumId w:val="71"/>
  </w:num>
  <w:num w:numId="23" w16cid:durableId="264777654">
    <w:abstractNumId w:val="30"/>
  </w:num>
  <w:num w:numId="24" w16cid:durableId="2014723746">
    <w:abstractNumId w:val="11"/>
  </w:num>
  <w:num w:numId="25" w16cid:durableId="1162043296">
    <w:abstractNumId w:val="56"/>
  </w:num>
  <w:num w:numId="26" w16cid:durableId="100221825">
    <w:abstractNumId w:val="107"/>
  </w:num>
  <w:num w:numId="27" w16cid:durableId="103036279">
    <w:abstractNumId w:val="75"/>
  </w:num>
  <w:num w:numId="28" w16cid:durableId="1813449084">
    <w:abstractNumId w:val="8"/>
  </w:num>
  <w:num w:numId="29" w16cid:durableId="754859304">
    <w:abstractNumId w:val="101"/>
  </w:num>
  <w:num w:numId="30" w16cid:durableId="438373075">
    <w:abstractNumId w:val="1"/>
  </w:num>
  <w:num w:numId="31" w16cid:durableId="201989481">
    <w:abstractNumId w:val="18"/>
  </w:num>
  <w:num w:numId="32" w16cid:durableId="1877622455">
    <w:abstractNumId w:val="38"/>
  </w:num>
  <w:num w:numId="33" w16cid:durableId="1167986742">
    <w:abstractNumId w:val="61"/>
    <w:lvlOverride w:ilvl="0">
      <w:startOverride w:val="3"/>
    </w:lvlOverride>
    <w:lvlOverride w:ilvl="1">
      <w:startOverride w:val="6"/>
    </w:lvlOverride>
    <w:lvlOverride w:ilvl="2">
      <w:startOverride w:val="2"/>
    </w:lvlOverride>
    <w:lvlOverride w:ilvl="3">
      <w:startOverride w:val="1"/>
    </w:lvlOverride>
    <w:lvlOverride w:ilvl="4">
      <w:startOverride w:val="1"/>
    </w:lvlOverride>
    <w:lvlOverride w:ilvl="5">
      <w:startOverride w:val="1"/>
    </w:lvlOverride>
  </w:num>
  <w:num w:numId="34" w16cid:durableId="621812145">
    <w:abstractNumId w:val="89"/>
  </w:num>
  <w:num w:numId="35" w16cid:durableId="1259481910">
    <w:abstractNumId w:val="114"/>
  </w:num>
  <w:num w:numId="36" w16cid:durableId="590941089">
    <w:abstractNumId w:val="91"/>
  </w:num>
  <w:num w:numId="37" w16cid:durableId="1157258429">
    <w:abstractNumId w:val="106"/>
  </w:num>
  <w:num w:numId="38" w16cid:durableId="2099717300">
    <w:abstractNumId w:val="77"/>
  </w:num>
  <w:num w:numId="39" w16cid:durableId="363530469">
    <w:abstractNumId w:val="117"/>
  </w:num>
  <w:num w:numId="40" w16cid:durableId="1896352050">
    <w:abstractNumId w:val="3"/>
  </w:num>
  <w:num w:numId="41" w16cid:durableId="1260991957">
    <w:abstractNumId w:val="81"/>
  </w:num>
  <w:num w:numId="42" w16cid:durableId="838424068">
    <w:abstractNumId w:val="34"/>
  </w:num>
  <w:num w:numId="43" w16cid:durableId="1022512757">
    <w:abstractNumId w:val="41"/>
  </w:num>
  <w:num w:numId="44" w16cid:durableId="1186754666">
    <w:abstractNumId w:val="74"/>
  </w:num>
  <w:num w:numId="45" w16cid:durableId="1916623861">
    <w:abstractNumId w:val="22"/>
  </w:num>
  <w:num w:numId="46" w16cid:durableId="635524162">
    <w:abstractNumId w:val="35"/>
  </w:num>
  <w:num w:numId="47" w16cid:durableId="1042438000">
    <w:abstractNumId w:val="53"/>
  </w:num>
  <w:num w:numId="48" w16cid:durableId="2045324941">
    <w:abstractNumId w:val="12"/>
  </w:num>
  <w:num w:numId="49" w16cid:durableId="95177280">
    <w:abstractNumId w:val="44"/>
  </w:num>
  <w:num w:numId="50" w16cid:durableId="1252661871">
    <w:abstractNumId w:val="69"/>
  </w:num>
  <w:num w:numId="51" w16cid:durableId="220601021">
    <w:abstractNumId w:val="4"/>
  </w:num>
  <w:num w:numId="52" w16cid:durableId="1801149817">
    <w:abstractNumId w:val="51"/>
  </w:num>
  <w:num w:numId="53" w16cid:durableId="531260652">
    <w:abstractNumId w:val="103"/>
  </w:num>
  <w:num w:numId="54" w16cid:durableId="112597590">
    <w:abstractNumId w:val="24"/>
  </w:num>
  <w:num w:numId="55" w16cid:durableId="1357271398">
    <w:abstractNumId w:val="113"/>
  </w:num>
  <w:num w:numId="56" w16cid:durableId="1935165269">
    <w:abstractNumId w:val="64"/>
  </w:num>
  <w:num w:numId="57" w16cid:durableId="392777892">
    <w:abstractNumId w:val="99"/>
  </w:num>
  <w:num w:numId="58" w16cid:durableId="1381978050">
    <w:abstractNumId w:val="7"/>
  </w:num>
  <w:num w:numId="59" w16cid:durableId="419913005">
    <w:abstractNumId w:val="63"/>
  </w:num>
  <w:num w:numId="60" w16cid:durableId="1590776189">
    <w:abstractNumId w:val="88"/>
  </w:num>
  <w:num w:numId="61" w16cid:durableId="993679950">
    <w:abstractNumId w:val="37"/>
  </w:num>
  <w:num w:numId="62" w16cid:durableId="1096630128">
    <w:abstractNumId w:val="86"/>
  </w:num>
  <w:num w:numId="63" w16cid:durableId="1838155226">
    <w:abstractNumId w:val="55"/>
  </w:num>
  <w:num w:numId="64" w16cid:durableId="1862937583">
    <w:abstractNumId w:val="45"/>
  </w:num>
  <w:num w:numId="65" w16cid:durableId="997655413">
    <w:abstractNumId w:val="60"/>
  </w:num>
  <w:num w:numId="66" w16cid:durableId="452479527">
    <w:abstractNumId w:val="116"/>
  </w:num>
  <w:num w:numId="67" w16cid:durableId="944267283">
    <w:abstractNumId w:val="95"/>
  </w:num>
  <w:num w:numId="68" w16cid:durableId="619383201">
    <w:abstractNumId w:val="20"/>
  </w:num>
  <w:num w:numId="69" w16cid:durableId="1532953946">
    <w:abstractNumId w:val="10"/>
  </w:num>
  <w:num w:numId="70" w16cid:durableId="451675160">
    <w:abstractNumId w:val="47"/>
  </w:num>
  <w:num w:numId="71" w16cid:durableId="1150751413">
    <w:abstractNumId w:val="98"/>
  </w:num>
  <w:num w:numId="72" w16cid:durableId="1097605354">
    <w:abstractNumId w:val="66"/>
  </w:num>
  <w:num w:numId="73" w16cid:durableId="1870027498">
    <w:abstractNumId w:val="23"/>
  </w:num>
  <w:num w:numId="74" w16cid:durableId="1385105527">
    <w:abstractNumId w:val="16"/>
  </w:num>
  <w:num w:numId="75" w16cid:durableId="37248704">
    <w:abstractNumId w:val="115"/>
  </w:num>
  <w:num w:numId="76" w16cid:durableId="1367412482">
    <w:abstractNumId w:val="0"/>
  </w:num>
  <w:num w:numId="77" w16cid:durableId="1986202395">
    <w:abstractNumId w:val="43"/>
  </w:num>
  <w:num w:numId="78" w16cid:durableId="1302029737">
    <w:abstractNumId w:val="110"/>
  </w:num>
  <w:num w:numId="79" w16cid:durableId="1960451405">
    <w:abstractNumId w:val="32"/>
  </w:num>
  <w:num w:numId="80" w16cid:durableId="787895996">
    <w:abstractNumId w:val="62"/>
  </w:num>
  <w:num w:numId="81" w16cid:durableId="1645813194">
    <w:abstractNumId w:val="29"/>
  </w:num>
  <w:num w:numId="82" w16cid:durableId="350187647">
    <w:abstractNumId w:val="40"/>
  </w:num>
  <w:num w:numId="83" w16cid:durableId="579753000">
    <w:abstractNumId w:val="65"/>
  </w:num>
  <w:num w:numId="84" w16cid:durableId="466360869">
    <w:abstractNumId w:val="21"/>
  </w:num>
  <w:num w:numId="85" w16cid:durableId="285309258">
    <w:abstractNumId w:val="94"/>
  </w:num>
  <w:num w:numId="86" w16cid:durableId="156582591">
    <w:abstractNumId w:val="42"/>
  </w:num>
  <w:num w:numId="87" w16cid:durableId="1923443033">
    <w:abstractNumId w:val="72"/>
  </w:num>
  <w:num w:numId="88" w16cid:durableId="644703863">
    <w:abstractNumId w:val="39"/>
  </w:num>
  <w:num w:numId="89" w16cid:durableId="1114714037">
    <w:abstractNumId w:val="80"/>
  </w:num>
  <w:num w:numId="90" w16cid:durableId="966351252">
    <w:abstractNumId w:val="2"/>
  </w:num>
  <w:num w:numId="91" w16cid:durableId="291405439">
    <w:abstractNumId w:val="92"/>
  </w:num>
  <w:num w:numId="92" w16cid:durableId="1380125935">
    <w:abstractNumId w:val="58"/>
  </w:num>
  <w:num w:numId="93" w16cid:durableId="274825178">
    <w:abstractNumId w:val="90"/>
  </w:num>
  <w:num w:numId="94" w16cid:durableId="1280064892">
    <w:abstractNumId w:val="46"/>
  </w:num>
  <w:num w:numId="95" w16cid:durableId="2083720553">
    <w:abstractNumId w:val="68"/>
  </w:num>
  <w:num w:numId="96" w16cid:durableId="824509743">
    <w:abstractNumId w:val="49"/>
  </w:num>
  <w:num w:numId="97" w16cid:durableId="2022900070">
    <w:abstractNumId w:val="6"/>
  </w:num>
  <w:num w:numId="98" w16cid:durableId="199250821">
    <w:abstractNumId w:val="109"/>
  </w:num>
  <w:num w:numId="99" w16cid:durableId="1620528271">
    <w:abstractNumId w:val="79"/>
  </w:num>
  <w:num w:numId="100" w16cid:durableId="559827193">
    <w:abstractNumId w:val="54"/>
  </w:num>
  <w:num w:numId="101" w16cid:durableId="205338877">
    <w:abstractNumId w:val="52"/>
  </w:num>
  <w:num w:numId="102" w16cid:durableId="1646740319">
    <w:abstractNumId w:val="17"/>
  </w:num>
  <w:num w:numId="103" w16cid:durableId="2033607479">
    <w:abstractNumId w:val="112"/>
  </w:num>
  <w:num w:numId="104" w16cid:durableId="300185819">
    <w:abstractNumId w:val="27"/>
  </w:num>
  <w:num w:numId="105" w16cid:durableId="710614084">
    <w:abstractNumId w:val="15"/>
  </w:num>
  <w:num w:numId="106" w16cid:durableId="1382629476">
    <w:abstractNumId w:val="19"/>
  </w:num>
  <w:num w:numId="107" w16cid:durableId="612781884">
    <w:abstractNumId w:val="102"/>
  </w:num>
  <w:num w:numId="108" w16cid:durableId="532886300">
    <w:abstractNumId w:val="96"/>
  </w:num>
  <w:num w:numId="109" w16cid:durableId="1086808032">
    <w:abstractNumId w:val="73"/>
  </w:num>
  <w:num w:numId="110" w16cid:durableId="584219204">
    <w:abstractNumId w:val="85"/>
  </w:num>
  <w:num w:numId="111" w16cid:durableId="917791796">
    <w:abstractNumId w:val="93"/>
  </w:num>
  <w:num w:numId="112" w16cid:durableId="1787651083">
    <w:abstractNumId w:val="70"/>
  </w:num>
  <w:num w:numId="113" w16cid:durableId="821848912">
    <w:abstractNumId w:val="84"/>
  </w:num>
  <w:num w:numId="114" w16cid:durableId="660618594">
    <w:abstractNumId w:val="61"/>
    <w:lvlOverride w:ilvl="0">
      <w:startOverride w:val="4"/>
    </w:lvlOverride>
    <w:lvlOverride w:ilvl="1">
      <w:startOverride w:val="1"/>
    </w:lvlOverride>
  </w:num>
  <w:num w:numId="115" w16cid:durableId="719548786">
    <w:abstractNumId w:val="104"/>
  </w:num>
  <w:num w:numId="116" w16cid:durableId="138689803">
    <w:abstractNumId w:val="78"/>
  </w:num>
  <w:num w:numId="117" w16cid:durableId="2047218390">
    <w:abstractNumId w:val="82"/>
  </w:num>
  <w:num w:numId="118" w16cid:durableId="870267740">
    <w:abstractNumId w:val="105"/>
  </w:num>
  <w:num w:numId="119" w16cid:durableId="1932854427">
    <w:abstractNumId w:val="36"/>
  </w:num>
  <w:num w:numId="120" w16cid:durableId="1502699133">
    <w:abstractNumId w:val="28"/>
  </w:num>
  <w:numIdMacAtCleanup w:val="1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eena Salim">
    <w15:presenceInfo w15:providerId="AD" w15:userId="S::zeena@rakbank.ae::cbf0ae80-9d6c-482f-b801-2319694eb592"/>
  </w15:person>
  <w15:person w15:author="Himanshi Chawla (Ext)">
    <w15:presenceInfo w15:providerId="AD" w15:userId="S::Himanshi.Chawla@rakbank.ae::603fb07b-867a-48c2-96dd-bf38a2d10f25"/>
  </w15:person>
  <w15:person w15:author="Divya Sachdeva">
    <w15:presenceInfo w15:providerId="AD" w15:userId="S::Divya.Sachdeva@rakbank.ae::37877dbf-ade8-4471-a122-1dbd4569ed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BAB"/>
    <w:rsid w:val="00000414"/>
    <w:rsid w:val="00000518"/>
    <w:rsid w:val="00000BB0"/>
    <w:rsid w:val="000024CE"/>
    <w:rsid w:val="00002F89"/>
    <w:rsid w:val="00003516"/>
    <w:rsid w:val="000043B3"/>
    <w:rsid w:val="00004405"/>
    <w:rsid w:val="000051D0"/>
    <w:rsid w:val="00005317"/>
    <w:rsid w:val="00006994"/>
    <w:rsid w:val="00007D22"/>
    <w:rsid w:val="00010020"/>
    <w:rsid w:val="0001096F"/>
    <w:rsid w:val="00010DB0"/>
    <w:rsid w:val="000125B0"/>
    <w:rsid w:val="00014AC3"/>
    <w:rsid w:val="000208AA"/>
    <w:rsid w:val="0002101C"/>
    <w:rsid w:val="000236BA"/>
    <w:rsid w:val="000251E5"/>
    <w:rsid w:val="000264C7"/>
    <w:rsid w:val="00027F0E"/>
    <w:rsid w:val="000317ED"/>
    <w:rsid w:val="000324EB"/>
    <w:rsid w:val="00033ACF"/>
    <w:rsid w:val="00034433"/>
    <w:rsid w:val="0003514D"/>
    <w:rsid w:val="00041DC3"/>
    <w:rsid w:val="0004206C"/>
    <w:rsid w:val="00043207"/>
    <w:rsid w:val="00043352"/>
    <w:rsid w:val="0004408B"/>
    <w:rsid w:val="00044531"/>
    <w:rsid w:val="000445CA"/>
    <w:rsid w:val="000462A2"/>
    <w:rsid w:val="00046732"/>
    <w:rsid w:val="00047DA0"/>
    <w:rsid w:val="000518A5"/>
    <w:rsid w:val="000518F5"/>
    <w:rsid w:val="0005202F"/>
    <w:rsid w:val="000539FA"/>
    <w:rsid w:val="00054B1A"/>
    <w:rsid w:val="00054BA3"/>
    <w:rsid w:val="00055BE1"/>
    <w:rsid w:val="000561C0"/>
    <w:rsid w:val="00060343"/>
    <w:rsid w:val="000615DD"/>
    <w:rsid w:val="0006226B"/>
    <w:rsid w:val="00063B36"/>
    <w:rsid w:val="00063FFC"/>
    <w:rsid w:val="000652F6"/>
    <w:rsid w:val="00066165"/>
    <w:rsid w:val="00067B85"/>
    <w:rsid w:val="000702D4"/>
    <w:rsid w:val="00070363"/>
    <w:rsid w:val="0007050B"/>
    <w:rsid w:val="00072AE9"/>
    <w:rsid w:val="0007713E"/>
    <w:rsid w:val="000815D5"/>
    <w:rsid w:val="00081E01"/>
    <w:rsid w:val="00082748"/>
    <w:rsid w:val="00085D01"/>
    <w:rsid w:val="0008632B"/>
    <w:rsid w:val="0008722A"/>
    <w:rsid w:val="00091C19"/>
    <w:rsid w:val="000931D0"/>
    <w:rsid w:val="00095541"/>
    <w:rsid w:val="000A0257"/>
    <w:rsid w:val="000A0F5A"/>
    <w:rsid w:val="000A1F4F"/>
    <w:rsid w:val="000A22FE"/>
    <w:rsid w:val="000A3473"/>
    <w:rsid w:val="000A3492"/>
    <w:rsid w:val="000A3800"/>
    <w:rsid w:val="000A5489"/>
    <w:rsid w:val="000A598F"/>
    <w:rsid w:val="000A6F86"/>
    <w:rsid w:val="000B0882"/>
    <w:rsid w:val="000B0A51"/>
    <w:rsid w:val="000B0A97"/>
    <w:rsid w:val="000B0C62"/>
    <w:rsid w:val="000B1121"/>
    <w:rsid w:val="000B232C"/>
    <w:rsid w:val="000B3369"/>
    <w:rsid w:val="000B3C61"/>
    <w:rsid w:val="000B3F00"/>
    <w:rsid w:val="000B4933"/>
    <w:rsid w:val="000B6426"/>
    <w:rsid w:val="000C0854"/>
    <w:rsid w:val="000C1905"/>
    <w:rsid w:val="000C57EE"/>
    <w:rsid w:val="000C6FA3"/>
    <w:rsid w:val="000D04CF"/>
    <w:rsid w:val="000D1BBC"/>
    <w:rsid w:val="000D1D87"/>
    <w:rsid w:val="000D476F"/>
    <w:rsid w:val="000D4CFD"/>
    <w:rsid w:val="000D6DBD"/>
    <w:rsid w:val="000E718F"/>
    <w:rsid w:val="000E7DFC"/>
    <w:rsid w:val="000F0F90"/>
    <w:rsid w:val="000F28F3"/>
    <w:rsid w:val="000F4D5E"/>
    <w:rsid w:val="000F51FD"/>
    <w:rsid w:val="00101419"/>
    <w:rsid w:val="001016BC"/>
    <w:rsid w:val="00103157"/>
    <w:rsid w:val="001078F9"/>
    <w:rsid w:val="00110945"/>
    <w:rsid w:val="00113296"/>
    <w:rsid w:val="001134FB"/>
    <w:rsid w:val="00114332"/>
    <w:rsid w:val="00115A96"/>
    <w:rsid w:val="00116A2E"/>
    <w:rsid w:val="00116CCB"/>
    <w:rsid w:val="00122105"/>
    <w:rsid w:val="00122511"/>
    <w:rsid w:val="00124479"/>
    <w:rsid w:val="0012460F"/>
    <w:rsid w:val="00125F5B"/>
    <w:rsid w:val="00126668"/>
    <w:rsid w:val="00127089"/>
    <w:rsid w:val="00127095"/>
    <w:rsid w:val="001309DB"/>
    <w:rsid w:val="00131F26"/>
    <w:rsid w:val="0013279E"/>
    <w:rsid w:val="00134A9E"/>
    <w:rsid w:val="00134C7C"/>
    <w:rsid w:val="00135DB8"/>
    <w:rsid w:val="00136681"/>
    <w:rsid w:val="00137718"/>
    <w:rsid w:val="00140044"/>
    <w:rsid w:val="00141132"/>
    <w:rsid w:val="0014146F"/>
    <w:rsid w:val="0014360A"/>
    <w:rsid w:val="00144204"/>
    <w:rsid w:val="00145D29"/>
    <w:rsid w:val="0014603B"/>
    <w:rsid w:val="00146096"/>
    <w:rsid w:val="00147F3F"/>
    <w:rsid w:val="001508E4"/>
    <w:rsid w:val="001514F1"/>
    <w:rsid w:val="00151572"/>
    <w:rsid w:val="001516A7"/>
    <w:rsid w:val="00151DD2"/>
    <w:rsid w:val="00152937"/>
    <w:rsid w:val="00152BCA"/>
    <w:rsid w:val="001549DC"/>
    <w:rsid w:val="00155036"/>
    <w:rsid w:val="00155504"/>
    <w:rsid w:val="00155776"/>
    <w:rsid w:val="00160AE8"/>
    <w:rsid w:val="00161423"/>
    <w:rsid w:val="00161DDE"/>
    <w:rsid w:val="001622A3"/>
    <w:rsid w:val="001735C1"/>
    <w:rsid w:val="001740E8"/>
    <w:rsid w:val="00176D25"/>
    <w:rsid w:val="00177286"/>
    <w:rsid w:val="001778F1"/>
    <w:rsid w:val="00180005"/>
    <w:rsid w:val="0018070A"/>
    <w:rsid w:val="00180BE5"/>
    <w:rsid w:val="0018186D"/>
    <w:rsid w:val="00182389"/>
    <w:rsid w:val="00182E71"/>
    <w:rsid w:val="00183A41"/>
    <w:rsid w:val="00183A4F"/>
    <w:rsid w:val="001856F9"/>
    <w:rsid w:val="00185E89"/>
    <w:rsid w:val="00187D52"/>
    <w:rsid w:val="0019046A"/>
    <w:rsid w:val="00191A39"/>
    <w:rsid w:val="00193354"/>
    <w:rsid w:val="00194465"/>
    <w:rsid w:val="00194506"/>
    <w:rsid w:val="00196D92"/>
    <w:rsid w:val="001A2F8B"/>
    <w:rsid w:val="001A33F4"/>
    <w:rsid w:val="001A354F"/>
    <w:rsid w:val="001A358F"/>
    <w:rsid w:val="001A3BC4"/>
    <w:rsid w:val="001B018B"/>
    <w:rsid w:val="001B1466"/>
    <w:rsid w:val="001B2448"/>
    <w:rsid w:val="001B6B81"/>
    <w:rsid w:val="001C00D2"/>
    <w:rsid w:val="001C2A09"/>
    <w:rsid w:val="001C43E1"/>
    <w:rsid w:val="001C4675"/>
    <w:rsid w:val="001C4F2D"/>
    <w:rsid w:val="001C5186"/>
    <w:rsid w:val="001C6461"/>
    <w:rsid w:val="001C7522"/>
    <w:rsid w:val="001D006F"/>
    <w:rsid w:val="001D0640"/>
    <w:rsid w:val="001D0E81"/>
    <w:rsid w:val="001D0E89"/>
    <w:rsid w:val="001D441F"/>
    <w:rsid w:val="001D51E9"/>
    <w:rsid w:val="001D5680"/>
    <w:rsid w:val="001E30F0"/>
    <w:rsid w:val="001E5A28"/>
    <w:rsid w:val="001E66E8"/>
    <w:rsid w:val="001E67E5"/>
    <w:rsid w:val="001E6EC3"/>
    <w:rsid w:val="001E703A"/>
    <w:rsid w:val="001F070D"/>
    <w:rsid w:val="001F1197"/>
    <w:rsid w:val="001F1ECD"/>
    <w:rsid w:val="001F2140"/>
    <w:rsid w:val="001F47A1"/>
    <w:rsid w:val="001F5400"/>
    <w:rsid w:val="00202BF4"/>
    <w:rsid w:val="00203F85"/>
    <w:rsid w:val="002041FB"/>
    <w:rsid w:val="00205DEB"/>
    <w:rsid w:val="00207454"/>
    <w:rsid w:val="00212C9C"/>
    <w:rsid w:val="00214612"/>
    <w:rsid w:val="00214B74"/>
    <w:rsid w:val="00215C63"/>
    <w:rsid w:val="00215DA3"/>
    <w:rsid w:val="002177E5"/>
    <w:rsid w:val="002202CB"/>
    <w:rsid w:val="00220D0E"/>
    <w:rsid w:val="0022169F"/>
    <w:rsid w:val="00221B18"/>
    <w:rsid w:val="0022259E"/>
    <w:rsid w:val="00222948"/>
    <w:rsid w:val="002248C9"/>
    <w:rsid w:val="00226ADF"/>
    <w:rsid w:val="0023085B"/>
    <w:rsid w:val="0023179C"/>
    <w:rsid w:val="00233E67"/>
    <w:rsid w:val="00236262"/>
    <w:rsid w:val="00236AFD"/>
    <w:rsid w:val="002402A9"/>
    <w:rsid w:val="00242E00"/>
    <w:rsid w:val="00243D6D"/>
    <w:rsid w:val="00244E53"/>
    <w:rsid w:val="00246DC2"/>
    <w:rsid w:val="00246FAF"/>
    <w:rsid w:val="00247629"/>
    <w:rsid w:val="00251BB2"/>
    <w:rsid w:val="002543AD"/>
    <w:rsid w:val="0025548F"/>
    <w:rsid w:val="00257B02"/>
    <w:rsid w:val="00261470"/>
    <w:rsid w:val="00264B73"/>
    <w:rsid w:val="002655A4"/>
    <w:rsid w:val="0026664B"/>
    <w:rsid w:val="0026719C"/>
    <w:rsid w:val="0027005B"/>
    <w:rsid w:val="00270728"/>
    <w:rsid w:val="00270A15"/>
    <w:rsid w:val="00271796"/>
    <w:rsid w:val="00271863"/>
    <w:rsid w:val="002724BD"/>
    <w:rsid w:val="00272F5C"/>
    <w:rsid w:val="0027463D"/>
    <w:rsid w:val="00277762"/>
    <w:rsid w:val="0027779A"/>
    <w:rsid w:val="00280A4E"/>
    <w:rsid w:val="00284684"/>
    <w:rsid w:val="00286184"/>
    <w:rsid w:val="002863E4"/>
    <w:rsid w:val="00293062"/>
    <w:rsid w:val="0029478D"/>
    <w:rsid w:val="002979AC"/>
    <w:rsid w:val="002A05C3"/>
    <w:rsid w:val="002A12F8"/>
    <w:rsid w:val="002A15C8"/>
    <w:rsid w:val="002A1F5B"/>
    <w:rsid w:val="002A26F3"/>
    <w:rsid w:val="002A3610"/>
    <w:rsid w:val="002A3D7B"/>
    <w:rsid w:val="002A473E"/>
    <w:rsid w:val="002A47F1"/>
    <w:rsid w:val="002A5468"/>
    <w:rsid w:val="002A72E5"/>
    <w:rsid w:val="002B16D6"/>
    <w:rsid w:val="002B2A95"/>
    <w:rsid w:val="002B3D34"/>
    <w:rsid w:val="002B4AAB"/>
    <w:rsid w:val="002B4C0F"/>
    <w:rsid w:val="002B5CF0"/>
    <w:rsid w:val="002B7E94"/>
    <w:rsid w:val="002C0C2A"/>
    <w:rsid w:val="002C15E7"/>
    <w:rsid w:val="002C2697"/>
    <w:rsid w:val="002C29B4"/>
    <w:rsid w:val="002C3E8D"/>
    <w:rsid w:val="002D0996"/>
    <w:rsid w:val="002D15DC"/>
    <w:rsid w:val="002D1943"/>
    <w:rsid w:val="002D6EA3"/>
    <w:rsid w:val="002E29A0"/>
    <w:rsid w:val="002E7158"/>
    <w:rsid w:val="002E7C59"/>
    <w:rsid w:val="002F07B0"/>
    <w:rsid w:val="002F0931"/>
    <w:rsid w:val="002F09DB"/>
    <w:rsid w:val="002F3421"/>
    <w:rsid w:val="002F550C"/>
    <w:rsid w:val="002F6BD0"/>
    <w:rsid w:val="002F6CFD"/>
    <w:rsid w:val="002F7252"/>
    <w:rsid w:val="002F76EB"/>
    <w:rsid w:val="0030032D"/>
    <w:rsid w:val="00301CAE"/>
    <w:rsid w:val="00303E1F"/>
    <w:rsid w:val="0030548D"/>
    <w:rsid w:val="00305A40"/>
    <w:rsid w:val="00311161"/>
    <w:rsid w:val="00311D60"/>
    <w:rsid w:val="003124C5"/>
    <w:rsid w:val="00312BD1"/>
    <w:rsid w:val="00312FFF"/>
    <w:rsid w:val="00314048"/>
    <w:rsid w:val="0032148A"/>
    <w:rsid w:val="0032338E"/>
    <w:rsid w:val="00324569"/>
    <w:rsid w:val="00324DEE"/>
    <w:rsid w:val="00325929"/>
    <w:rsid w:val="00326CC2"/>
    <w:rsid w:val="00327A76"/>
    <w:rsid w:val="00330607"/>
    <w:rsid w:val="00332133"/>
    <w:rsid w:val="00340D57"/>
    <w:rsid w:val="00341D01"/>
    <w:rsid w:val="0034283C"/>
    <w:rsid w:val="00342879"/>
    <w:rsid w:val="00342D3D"/>
    <w:rsid w:val="00342FF5"/>
    <w:rsid w:val="0034359C"/>
    <w:rsid w:val="00346067"/>
    <w:rsid w:val="00346521"/>
    <w:rsid w:val="00353CF3"/>
    <w:rsid w:val="00355EA2"/>
    <w:rsid w:val="003608B4"/>
    <w:rsid w:val="00360D2D"/>
    <w:rsid w:val="00361B43"/>
    <w:rsid w:val="003621BC"/>
    <w:rsid w:val="0036332F"/>
    <w:rsid w:val="00366C58"/>
    <w:rsid w:val="00370967"/>
    <w:rsid w:val="00371F6E"/>
    <w:rsid w:val="003734CB"/>
    <w:rsid w:val="0037494F"/>
    <w:rsid w:val="00375A2A"/>
    <w:rsid w:val="003761AC"/>
    <w:rsid w:val="003807F7"/>
    <w:rsid w:val="00381A33"/>
    <w:rsid w:val="00383300"/>
    <w:rsid w:val="00386B6A"/>
    <w:rsid w:val="00387018"/>
    <w:rsid w:val="00390D44"/>
    <w:rsid w:val="003917FD"/>
    <w:rsid w:val="00393120"/>
    <w:rsid w:val="003949C2"/>
    <w:rsid w:val="00394FBC"/>
    <w:rsid w:val="00397175"/>
    <w:rsid w:val="003A00FB"/>
    <w:rsid w:val="003A0177"/>
    <w:rsid w:val="003A3871"/>
    <w:rsid w:val="003A4385"/>
    <w:rsid w:val="003A52FE"/>
    <w:rsid w:val="003A6095"/>
    <w:rsid w:val="003A67DF"/>
    <w:rsid w:val="003B004A"/>
    <w:rsid w:val="003B05B1"/>
    <w:rsid w:val="003B1D37"/>
    <w:rsid w:val="003B380C"/>
    <w:rsid w:val="003B439C"/>
    <w:rsid w:val="003B70FE"/>
    <w:rsid w:val="003C21E8"/>
    <w:rsid w:val="003C22BB"/>
    <w:rsid w:val="003C2C22"/>
    <w:rsid w:val="003C7130"/>
    <w:rsid w:val="003D118E"/>
    <w:rsid w:val="003D13E7"/>
    <w:rsid w:val="003D348D"/>
    <w:rsid w:val="003D666E"/>
    <w:rsid w:val="003D6C4B"/>
    <w:rsid w:val="003E0603"/>
    <w:rsid w:val="003E0A16"/>
    <w:rsid w:val="003E2EB2"/>
    <w:rsid w:val="003E3F52"/>
    <w:rsid w:val="003E4188"/>
    <w:rsid w:val="003E56E0"/>
    <w:rsid w:val="003E695E"/>
    <w:rsid w:val="003E6C42"/>
    <w:rsid w:val="003F0730"/>
    <w:rsid w:val="003F0F34"/>
    <w:rsid w:val="003F23CC"/>
    <w:rsid w:val="003F248E"/>
    <w:rsid w:val="003F25DC"/>
    <w:rsid w:val="003F29B9"/>
    <w:rsid w:val="003F2BCA"/>
    <w:rsid w:val="003F2F1B"/>
    <w:rsid w:val="003F367B"/>
    <w:rsid w:val="003F3922"/>
    <w:rsid w:val="003F3A7B"/>
    <w:rsid w:val="003F41E9"/>
    <w:rsid w:val="003F4A70"/>
    <w:rsid w:val="003F5C4D"/>
    <w:rsid w:val="003F66B5"/>
    <w:rsid w:val="003F6A44"/>
    <w:rsid w:val="003F7409"/>
    <w:rsid w:val="004055DF"/>
    <w:rsid w:val="004067B6"/>
    <w:rsid w:val="00412625"/>
    <w:rsid w:val="0041337C"/>
    <w:rsid w:val="0041434B"/>
    <w:rsid w:val="00421C14"/>
    <w:rsid w:val="00421D2E"/>
    <w:rsid w:val="00422A3E"/>
    <w:rsid w:val="004232C5"/>
    <w:rsid w:val="004233C1"/>
    <w:rsid w:val="004247B3"/>
    <w:rsid w:val="00424F18"/>
    <w:rsid w:val="00424F37"/>
    <w:rsid w:val="0042637B"/>
    <w:rsid w:val="00427D54"/>
    <w:rsid w:val="004306FF"/>
    <w:rsid w:val="0043116A"/>
    <w:rsid w:val="00433E98"/>
    <w:rsid w:val="00435CA7"/>
    <w:rsid w:val="00437C1D"/>
    <w:rsid w:val="004410D8"/>
    <w:rsid w:val="004418F7"/>
    <w:rsid w:val="00441AA8"/>
    <w:rsid w:val="0044398C"/>
    <w:rsid w:val="004439AE"/>
    <w:rsid w:val="00443E68"/>
    <w:rsid w:val="00444396"/>
    <w:rsid w:val="004448E5"/>
    <w:rsid w:val="00445D53"/>
    <w:rsid w:val="004478F5"/>
    <w:rsid w:val="0045143A"/>
    <w:rsid w:val="0045401F"/>
    <w:rsid w:val="00454B70"/>
    <w:rsid w:val="00455E56"/>
    <w:rsid w:val="004617BD"/>
    <w:rsid w:val="00462242"/>
    <w:rsid w:val="00465A64"/>
    <w:rsid w:val="004700DA"/>
    <w:rsid w:val="00470545"/>
    <w:rsid w:val="0047378C"/>
    <w:rsid w:val="00474817"/>
    <w:rsid w:val="00476625"/>
    <w:rsid w:val="00481EA5"/>
    <w:rsid w:val="00482CF8"/>
    <w:rsid w:val="004840A2"/>
    <w:rsid w:val="00485AF1"/>
    <w:rsid w:val="00485BD8"/>
    <w:rsid w:val="00487BBB"/>
    <w:rsid w:val="00491A5B"/>
    <w:rsid w:val="00493A68"/>
    <w:rsid w:val="0049439E"/>
    <w:rsid w:val="0049580E"/>
    <w:rsid w:val="00495DF8"/>
    <w:rsid w:val="00496CB2"/>
    <w:rsid w:val="00496E15"/>
    <w:rsid w:val="00497801"/>
    <w:rsid w:val="00497ADF"/>
    <w:rsid w:val="004A016B"/>
    <w:rsid w:val="004A16DC"/>
    <w:rsid w:val="004A1F43"/>
    <w:rsid w:val="004A4950"/>
    <w:rsid w:val="004A5B56"/>
    <w:rsid w:val="004B06D3"/>
    <w:rsid w:val="004B0A6E"/>
    <w:rsid w:val="004B17E5"/>
    <w:rsid w:val="004B1858"/>
    <w:rsid w:val="004B2366"/>
    <w:rsid w:val="004B3883"/>
    <w:rsid w:val="004B3AAE"/>
    <w:rsid w:val="004B4A66"/>
    <w:rsid w:val="004B6C9C"/>
    <w:rsid w:val="004B71C7"/>
    <w:rsid w:val="004B77BD"/>
    <w:rsid w:val="004C081B"/>
    <w:rsid w:val="004C3EFA"/>
    <w:rsid w:val="004C4184"/>
    <w:rsid w:val="004C431E"/>
    <w:rsid w:val="004C4D7B"/>
    <w:rsid w:val="004D0937"/>
    <w:rsid w:val="004D14B5"/>
    <w:rsid w:val="004D359E"/>
    <w:rsid w:val="004D35B5"/>
    <w:rsid w:val="004D6651"/>
    <w:rsid w:val="004D7AFF"/>
    <w:rsid w:val="004D7D42"/>
    <w:rsid w:val="004E20D8"/>
    <w:rsid w:val="004E47C1"/>
    <w:rsid w:val="004E53C6"/>
    <w:rsid w:val="004E5CFD"/>
    <w:rsid w:val="004E6EA3"/>
    <w:rsid w:val="004F004F"/>
    <w:rsid w:val="004F06B8"/>
    <w:rsid w:val="004F0B2E"/>
    <w:rsid w:val="004F1376"/>
    <w:rsid w:val="004F1EE9"/>
    <w:rsid w:val="004F2271"/>
    <w:rsid w:val="004F3B4B"/>
    <w:rsid w:val="004F6090"/>
    <w:rsid w:val="004F7706"/>
    <w:rsid w:val="0050273F"/>
    <w:rsid w:val="00504524"/>
    <w:rsid w:val="00505012"/>
    <w:rsid w:val="005071D0"/>
    <w:rsid w:val="00511106"/>
    <w:rsid w:val="005114AD"/>
    <w:rsid w:val="005118E5"/>
    <w:rsid w:val="005140B8"/>
    <w:rsid w:val="00517BA3"/>
    <w:rsid w:val="00517E09"/>
    <w:rsid w:val="0052000B"/>
    <w:rsid w:val="00521897"/>
    <w:rsid w:val="005239A5"/>
    <w:rsid w:val="005250A5"/>
    <w:rsid w:val="00525643"/>
    <w:rsid w:val="00526E45"/>
    <w:rsid w:val="005270B4"/>
    <w:rsid w:val="005277CA"/>
    <w:rsid w:val="00530339"/>
    <w:rsid w:val="00530F7E"/>
    <w:rsid w:val="00531134"/>
    <w:rsid w:val="00534EB4"/>
    <w:rsid w:val="005354E8"/>
    <w:rsid w:val="00540210"/>
    <w:rsid w:val="00543678"/>
    <w:rsid w:val="00543848"/>
    <w:rsid w:val="005439C2"/>
    <w:rsid w:val="005452AD"/>
    <w:rsid w:val="00546496"/>
    <w:rsid w:val="0054660D"/>
    <w:rsid w:val="0055129D"/>
    <w:rsid w:val="0055380B"/>
    <w:rsid w:val="0055400B"/>
    <w:rsid w:val="00554A86"/>
    <w:rsid w:val="005611FE"/>
    <w:rsid w:val="00561802"/>
    <w:rsid w:val="0056321C"/>
    <w:rsid w:val="0056505C"/>
    <w:rsid w:val="00565E3B"/>
    <w:rsid w:val="00566CAB"/>
    <w:rsid w:val="005717D2"/>
    <w:rsid w:val="00571B43"/>
    <w:rsid w:val="00572389"/>
    <w:rsid w:val="005730B1"/>
    <w:rsid w:val="00573FF2"/>
    <w:rsid w:val="0058056C"/>
    <w:rsid w:val="005811D8"/>
    <w:rsid w:val="00581EE0"/>
    <w:rsid w:val="005831A3"/>
    <w:rsid w:val="0059041C"/>
    <w:rsid w:val="0059389C"/>
    <w:rsid w:val="00593FA4"/>
    <w:rsid w:val="00596EBA"/>
    <w:rsid w:val="005A1633"/>
    <w:rsid w:val="005A2F83"/>
    <w:rsid w:val="005A6035"/>
    <w:rsid w:val="005A69BC"/>
    <w:rsid w:val="005B53BA"/>
    <w:rsid w:val="005B60CB"/>
    <w:rsid w:val="005B6620"/>
    <w:rsid w:val="005C1192"/>
    <w:rsid w:val="005C1B5C"/>
    <w:rsid w:val="005C45B6"/>
    <w:rsid w:val="005C4CA9"/>
    <w:rsid w:val="005C569C"/>
    <w:rsid w:val="005C61B5"/>
    <w:rsid w:val="005C68A3"/>
    <w:rsid w:val="005C7478"/>
    <w:rsid w:val="005C7611"/>
    <w:rsid w:val="005C7A42"/>
    <w:rsid w:val="005D05B9"/>
    <w:rsid w:val="005D326B"/>
    <w:rsid w:val="005D4FCF"/>
    <w:rsid w:val="005D5ACE"/>
    <w:rsid w:val="005D5E83"/>
    <w:rsid w:val="005D7B96"/>
    <w:rsid w:val="005E02E2"/>
    <w:rsid w:val="005E0B9F"/>
    <w:rsid w:val="005E0EED"/>
    <w:rsid w:val="005E13FC"/>
    <w:rsid w:val="005E2435"/>
    <w:rsid w:val="005E5AA6"/>
    <w:rsid w:val="005E5D6E"/>
    <w:rsid w:val="005E68D4"/>
    <w:rsid w:val="005E6F1E"/>
    <w:rsid w:val="005F1455"/>
    <w:rsid w:val="005F2B25"/>
    <w:rsid w:val="005F30F3"/>
    <w:rsid w:val="005F5D32"/>
    <w:rsid w:val="005F607C"/>
    <w:rsid w:val="005F6EA3"/>
    <w:rsid w:val="005F720D"/>
    <w:rsid w:val="0060044A"/>
    <w:rsid w:val="0060161A"/>
    <w:rsid w:val="00601972"/>
    <w:rsid w:val="00605D91"/>
    <w:rsid w:val="00606263"/>
    <w:rsid w:val="0060674D"/>
    <w:rsid w:val="006069D4"/>
    <w:rsid w:val="00610037"/>
    <w:rsid w:val="006114CE"/>
    <w:rsid w:val="006130F7"/>
    <w:rsid w:val="00615442"/>
    <w:rsid w:val="00621AA6"/>
    <w:rsid w:val="0062398C"/>
    <w:rsid w:val="00625517"/>
    <w:rsid w:val="00626464"/>
    <w:rsid w:val="00627094"/>
    <w:rsid w:val="0062788B"/>
    <w:rsid w:val="006300CD"/>
    <w:rsid w:val="00631A36"/>
    <w:rsid w:val="00632343"/>
    <w:rsid w:val="00633D54"/>
    <w:rsid w:val="006343F6"/>
    <w:rsid w:val="00636D45"/>
    <w:rsid w:val="00642530"/>
    <w:rsid w:val="006449FA"/>
    <w:rsid w:val="00646B7E"/>
    <w:rsid w:val="006527B8"/>
    <w:rsid w:val="00652BAB"/>
    <w:rsid w:val="006531A7"/>
    <w:rsid w:val="00656C40"/>
    <w:rsid w:val="00656EF6"/>
    <w:rsid w:val="00657689"/>
    <w:rsid w:val="00657ADC"/>
    <w:rsid w:val="00661657"/>
    <w:rsid w:val="00661896"/>
    <w:rsid w:val="00663492"/>
    <w:rsid w:val="00664E9B"/>
    <w:rsid w:val="00665ECC"/>
    <w:rsid w:val="006663F8"/>
    <w:rsid w:val="00670BF2"/>
    <w:rsid w:val="0067142E"/>
    <w:rsid w:val="006715B8"/>
    <w:rsid w:val="006720AE"/>
    <w:rsid w:val="006726E6"/>
    <w:rsid w:val="006737DB"/>
    <w:rsid w:val="006742DD"/>
    <w:rsid w:val="006762B2"/>
    <w:rsid w:val="00680CDC"/>
    <w:rsid w:val="0068148C"/>
    <w:rsid w:val="00682331"/>
    <w:rsid w:val="0068271B"/>
    <w:rsid w:val="00682872"/>
    <w:rsid w:val="00682BCA"/>
    <w:rsid w:val="00683A2A"/>
    <w:rsid w:val="00684405"/>
    <w:rsid w:val="00685A32"/>
    <w:rsid w:val="00685D32"/>
    <w:rsid w:val="0068782A"/>
    <w:rsid w:val="00690BEE"/>
    <w:rsid w:val="00690D25"/>
    <w:rsid w:val="00694BB5"/>
    <w:rsid w:val="006A4776"/>
    <w:rsid w:val="006A5B5A"/>
    <w:rsid w:val="006A5C9E"/>
    <w:rsid w:val="006B35C4"/>
    <w:rsid w:val="006B3814"/>
    <w:rsid w:val="006B486C"/>
    <w:rsid w:val="006B50B5"/>
    <w:rsid w:val="006B55E1"/>
    <w:rsid w:val="006B7BEF"/>
    <w:rsid w:val="006C20D7"/>
    <w:rsid w:val="006C2435"/>
    <w:rsid w:val="006C4604"/>
    <w:rsid w:val="006C50B9"/>
    <w:rsid w:val="006C54A9"/>
    <w:rsid w:val="006C76BB"/>
    <w:rsid w:val="006D0BF1"/>
    <w:rsid w:val="006D17DE"/>
    <w:rsid w:val="006D1956"/>
    <w:rsid w:val="006D2242"/>
    <w:rsid w:val="006D3740"/>
    <w:rsid w:val="006D3C02"/>
    <w:rsid w:val="006D414B"/>
    <w:rsid w:val="006D4613"/>
    <w:rsid w:val="006D79FB"/>
    <w:rsid w:val="006E1BC0"/>
    <w:rsid w:val="006E2D58"/>
    <w:rsid w:val="006F013F"/>
    <w:rsid w:val="006F0E29"/>
    <w:rsid w:val="006F18D8"/>
    <w:rsid w:val="006F4FF4"/>
    <w:rsid w:val="006F5636"/>
    <w:rsid w:val="006F5951"/>
    <w:rsid w:val="006F7A85"/>
    <w:rsid w:val="00703295"/>
    <w:rsid w:val="0070520A"/>
    <w:rsid w:val="0070535E"/>
    <w:rsid w:val="0070787B"/>
    <w:rsid w:val="00712D61"/>
    <w:rsid w:val="00713B6E"/>
    <w:rsid w:val="007145D9"/>
    <w:rsid w:val="007167EA"/>
    <w:rsid w:val="0071718E"/>
    <w:rsid w:val="00717B2C"/>
    <w:rsid w:val="00720781"/>
    <w:rsid w:val="00720DB4"/>
    <w:rsid w:val="00723A4E"/>
    <w:rsid w:val="00723DBE"/>
    <w:rsid w:val="007241D7"/>
    <w:rsid w:val="00725A6A"/>
    <w:rsid w:val="007261BA"/>
    <w:rsid w:val="0072762E"/>
    <w:rsid w:val="00730FD0"/>
    <w:rsid w:val="00732063"/>
    <w:rsid w:val="00734BAB"/>
    <w:rsid w:val="00736D64"/>
    <w:rsid w:val="00737A6B"/>
    <w:rsid w:val="0074011F"/>
    <w:rsid w:val="00740B4C"/>
    <w:rsid w:val="00741D76"/>
    <w:rsid w:val="00742378"/>
    <w:rsid w:val="0074279C"/>
    <w:rsid w:val="00742A0B"/>
    <w:rsid w:val="0074322B"/>
    <w:rsid w:val="007432F7"/>
    <w:rsid w:val="00744E0C"/>
    <w:rsid w:val="00745358"/>
    <w:rsid w:val="007456AC"/>
    <w:rsid w:val="00746143"/>
    <w:rsid w:val="00746414"/>
    <w:rsid w:val="00747015"/>
    <w:rsid w:val="00747D26"/>
    <w:rsid w:val="00747E4E"/>
    <w:rsid w:val="00752224"/>
    <w:rsid w:val="00752335"/>
    <w:rsid w:val="00756217"/>
    <w:rsid w:val="00756774"/>
    <w:rsid w:val="00761DCF"/>
    <w:rsid w:val="00763DE1"/>
    <w:rsid w:val="0076467C"/>
    <w:rsid w:val="0076603C"/>
    <w:rsid w:val="0076658B"/>
    <w:rsid w:val="0076764D"/>
    <w:rsid w:val="00771E65"/>
    <w:rsid w:val="00772532"/>
    <w:rsid w:val="00774C4E"/>
    <w:rsid w:val="007757AA"/>
    <w:rsid w:val="00775AD7"/>
    <w:rsid w:val="00775B1C"/>
    <w:rsid w:val="0077775D"/>
    <w:rsid w:val="00780410"/>
    <w:rsid w:val="007814B4"/>
    <w:rsid w:val="00781ABB"/>
    <w:rsid w:val="00782B52"/>
    <w:rsid w:val="00783DDC"/>
    <w:rsid w:val="00784554"/>
    <w:rsid w:val="0078518F"/>
    <w:rsid w:val="00785929"/>
    <w:rsid w:val="00786E0D"/>
    <w:rsid w:val="00787E38"/>
    <w:rsid w:val="0079115A"/>
    <w:rsid w:val="00791987"/>
    <w:rsid w:val="00792BDB"/>
    <w:rsid w:val="007931DD"/>
    <w:rsid w:val="00793264"/>
    <w:rsid w:val="007932CD"/>
    <w:rsid w:val="00794B51"/>
    <w:rsid w:val="00796FEE"/>
    <w:rsid w:val="007A20EC"/>
    <w:rsid w:val="007A28FD"/>
    <w:rsid w:val="007A3CBB"/>
    <w:rsid w:val="007A3D0D"/>
    <w:rsid w:val="007A76B2"/>
    <w:rsid w:val="007A7C91"/>
    <w:rsid w:val="007B08B7"/>
    <w:rsid w:val="007B117F"/>
    <w:rsid w:val="007B1850"/>
    <w:rsid w:val="007B25DE"/>
    <w:rsid w:val="007B2BA5"/>
    <w:rsid w:val="007B468B"/>
    <w:rsid w:val="007B5ED1"/>
    <w:rsid w:val="007B678C"/>
    <w:rsid w:val="007B699F"/>
    <w:rsid w:val="007C0590"/>
    <w:rsid w:val="007C0F45"/>
    <w:rsid w:val="007C26D6"/>
    <w:rsid w:val="007C39E7"/>
    <w:rsid w:val="007C3B68"/>
    <w:rsid w:val="007C41F7"/>
    <w:rsid w:val="007C466F"/>
    <w:rsid w:val="007C46DD"/>
    <w:rsid w:val="007C51A2"/>
    <w:rsid w:val="007D05EC"/>
    <w:rsid w:val="007D4F64"/>
    <w:rsid w:val="007D68B0"/>
    <w:rsid w:val="007D70D3"/>
    <w:rsid w:val="007D7462"/>
    <w:rsid w:val="007E0C30"/>
    <w:rsid w:val="007E2CC6"/>
    <w:rsid w:val="007E4633"/>
    <w:rsid w:val="007E5CC3"/>
    <w:rsid w:val="007E7485"/>
    <w:rsid w:val="007F0426"/>
    <w:rsid w:val="007F0E6D"/>
    <w:rsid w:val="007F1AE4"/>
    <w:rsid w:val="007F6016"/>
    <w:rsid w:val="007F653D"/>
    <w:rsid w:val="007F6D62"/>
    <w:rsid w:val="00800782"/>
    <w:rsid w:val="00802EF3"/>
    <w:rsid w:val="00804881"/>
    <w:rsid w:val="0080570D"/>
    <w:rsid w:val="00805FBD"/>
    <w:rsid w:val="00806F45"/>
    <w:rsid w:val="00807066"/>
    <w:rsid w:val="00810570"/>
    <w:rsid w:val="00813557"/>
    <w:rsid w:val="00813E57"/>
    <w:rsid w:val="00817281"/>
    <w:rsid w:val="008174AC"/>
    <w:rsid w:val="00820D63"/>
    <w:rsid w:val="00821136"/>
    <w:rsid w:val="0082243C"/>
    <w:rsid w:val="008238D5"/>
    <w:rsid w:val="00823C28"/>
    <w:rsid w:val="00823C78"/>
    <w:rsid w:val="0082439A"/>
    <w:rsid w:val="00826F5E"/>
    <w:rsid w:val="0083145D"/>
    <w:rsid w:val="0083190F"/>
    <w:rsid w:val="00832F43"/>
    <w:rsid w:val="008357E6"/>
    <w:rsid w:val="00836311"/>
    <w:rsid w:val="008427A3"/>
    <w:rsid w:val="00842B07"/>
    <w:rsid w:val="00842EEB"/>
    <w:rsid w:val="008443FC"/>
    <w:rsid w:val="00846DF2"/>
    <w:rsid w:val="00847997"/>
    <w:rsid w:val="0085067E"/>
    <w:rsid w:val="00853200"/>
    <w:rsid w:val="00853C92"/>
    <w:rsid w:val="0085545D"/>
    <w:rsid w:val="00855516"/>
    <w:rsid w:val="00856908"/>
    <w:rsid w:val="0085761C"/>
    <w:rsid w:val="00860BCB"/>
    <w:rsid w:val="00862633"/>
    <w:rsid w:val="00862D85"/>
    <w:rsid w:val="00863A25"/>
    <w:rsid w:val="00866ACE"/>
    <w:rsid w:val="00870CDC"/>
    <w:rsid w:val="008710FA"/>
    <w:rsid w:val="00872766"/>
    <w:rsid w:val="00872DEA"/>
    <w:rsid w:val="00872F31"/>
    <w:rsid w:val="0087755C"/>
    <w:rsid w:val="00880F4E"/>
    <w:rsid w:val="00883240"/>
    <w:rsid w:val="00883424"/>
    <w:rsid w:val="00885CDE"/>
    <w:rsid w:val="00886772"/>
    <w:rsid w:val="00887624"/>
    <w:rsid w:val="008906EF"/>
    <w:rsid w:val="00891687"/>
    <w:rsid w:val="00891AEB"/>
    <w:rsid w:val="00892A5C"/>
    <w:rsid w:val="00894F5C"/>
    <w:rsid w:val="00895115"/>
    <w:rsid w:val="00896245"/>
    <w:rsid w:val="008A1093"/>
    <w:rsid w:val="008A11F9"/>
    <w:rsid w:val="008A1EE7"/>
    <w:rsid w:val="008A266D"/>
    <w:rsid w:val="008A3B3C"/>
    <w:rsid w:val="008B0817"/>
    <w:rsid w:val="008B196A"/>
    <w:rsid w:val="008B2199"/>
    <w:rsid w:val="008B55FA"/>
    <w:rsid w:val="008B5E94"/>
    <w:rsid w:val="008B6BF9"/>
    <w:rsid w:val="008B6CE6"/>
    <w:rsid w:val="008C0775"/>
    <w:rsid w:val="008C2869"/>
    <w:rsid w:val="008C2E74"/>
    <w:rsid w:val="008C57A7"/>
    <w:rsid w:val="008C627F"/>
    <w:rsid w:val="008D0F6F"/>
    <w:rsid w:val="008D2911"/>
    <w:rsid w:val="008D48EB"/>
    <w:rsid w:val="008D4BB8"/>
    <w:rsid w:val="008D543E"/>
    <w:rsid w:val="008D714F"/>
    <w:rsid w:val="008D76EC"/>
    <w:rsid w:val="008D7FA6"/>
    <w:rsid w:val="008E0B5E"/>
    <w:rsid w:val="008E13E4"/>
    <w:rsid w:val="008E301A"/>
    <w:rsid w:val="008E3C99"/>
    <w:rsid w:val="008E4CF3"/>
    <w:rsid w:val="008E59CE"/>
    <w:rsid w:val="008E5F25"/>
    <w:rsid w:val="008E66A2"/>
    <w:rsid w:val="008E6D51"/>
    <w:rsid w:val="008F07E3"/>
    <w:rsid w:val="008F233D"/>
    <w:rsid w:val="008F23F8"/>
    <w:rsid w:val="008F573C"/>
    <w:rsid w:val="008F636D"/>
    <w:rsid w:val="008F65E6"/>
    <w:rsid w:val="0090336A"/>
    <w:rsid w:val="00903EFC"/>
    <w:rsid w:val="00903FCB"/>
    <w:rsid w:val="00905190"/>
    <w:rsid w:val="00905ADB"/>
    <w:rsid w:val="0090680B"/>
    <w:rsid w:val="009077CB"/>
    <w:rsid w:val="00910427"/>
    <w:rsid w:val="00911F5F"/>
    <w:rsid w:val="009124E2"/>
    <w:rsid w:val="00912B31"/>
    <w:rsid w:val="00913184"/>
    <w:rsid w:val="00913418"/>
    <w:rsid w:val="00913B51"/>
    <w:rsid w:val="0091585F"/>
    <w:rsid w:val="00916714"/>
    <w:rsid w:val="00921F18"/>
    <w:rsid w:val="009221D4"/>
    <w:rsid w:val="009224AD"/>
    <w:rsid w:val="00922A4E"/>
    <w:rsid w:val="00927DA1"/>
    <w:rsid w:val="00930A3D"/>
    <w:rsid w:val="00930BFE"/>
    <w:rsid w:val="00930CC1"/>
    <w:rsid w:val="0093136F"/>
    <w:rsid w:val="00931991"/>
    <w:rsid w:val="0093209E"/>
    <w:rsid w:val="00932363"/>
    <w:rsid w:val="009334B6"/>
    <w:rsid w:val="0093370F"/>
    <w:rsid w:val="00933CF0"/>
    <w:rsid w:val="00933FF7"/>
    <w:rsid w:val="00934DCA"/>
    <w:rsid w:val="00935851"/>
    <w:rsid w:val="00937809"/>
    <w:rsid w:val="00937E9F"/>
    <w:rsid w:val="0094042F"/>
    <w:rsid w:val="00942F32"/>
    <w:rsid w:val="009431DB"/>
    <w:rsid w:val="00943D9D"/>
    <w:rsid w:val="00945485"/>
    <w:rsid w:val="00945ADE"/>
    <w:rsid w:val="009462D5"/>
    <w:rsid w:val="009512B3"/>
    <w:rsid w:val="00951939"/>
    <w:rsid w:val="00952BAF"/>
    <w:rsid w:val="009560AF"/>
    <w:rsid w:val="009578E5"/>
    <w:rsid w:val="0096058C"/>
    <w:rsid w:val="00960AC5"/>
    <w:rsid w:val="009610A1"/>
    <w:rsid w:val="00962C2D"/>
    <w:rsid w:val="00962D20"/>
    <w:rsid w:val="00975798"/>
    <w:rsid w:val="0097647A"/>
    <w:rsid w:val="00980B6E"/>
    <w:rsid w:val="0098297D"/>
    <w:rsid w:val="00984F5E"/>
    <w:rsid w:val="00986855"/>
    <w:rsid w:val="00987851"/>
    <w:rsid w:val="00991262"/>
    <w:rsid w:val="00995C10"/>
    <w:rsid w:val="00995C27"/>
    <w:rsid w:val="00995CFF"/>
    <w:rsid w:val="00996A80"/>
    <w:rsid w:val="00997798"/>
    <w:rsid w:val="00997836"/>
    <w:rsid w:val="009A0908"/>
    <w:rsid w:val="009A26B3"/>
    <w:rsid w:val="009A2FC5"/>
    <w:rsid w:val="009A3E49"/>
    <w:rsid w:val="009A3ECF"/>
    <w:rsid w:val="009A4469"/>
    <w:rsid w:val="009A55A7"/>
    <w:rsid w:val="009A5C0D"/>
    <w:rsid w:val="009A68B9"/>
    <w:rsid w:val="009A794C"/>
    <w:rsid w:val="009A7BFB"/>
    <w:rsid w:val="009B12BB"/>
    <w:rsid w:val="009B18EC"/>
    <w:rsid w:val="009B40C2"/>
    <w:rsid w:val="009B6C70"/>
    <w:rsid w:val="009B6E8F"/>
    <w:rsid w:val="009C0C70"/>
    <w:rsid w:val="009C16DC"/>
    <w:rsid w:val="009C2F27"/>
    <w:rsid w:val="009C35BD"/>
    <w:rsid w:val="009C4E24"/>
    <w:rsid w:val="009C609C"/>
    <w:rsid w:val="009C6FDD"/>
    <w:rsid w:val="009C7CF7"/>
    <w:rsid w:val="009D0F77"/>
    <w:rsid w:val="009D296C"/>
    <w:rsid w:val="009D2DB4"/>
    <w:rsid w:val="009D2F3A"/>
    <w:rsid w:val="009D4DF3"/>
    <w:rsid w:val="009D5077"/>
    <w:rsid w:val="009E3047"/>
    <w:rsid w:val="009E4814"/>
    <w:rsid w:val="009E4C44"/>
    <w:rsid w:val="009E4E3D"/>
    <w:rsid w:val="009F19AD"/>
    <w:rsid w:val="009F3BB7"/>
    <w:rsid w:val="009F3EA0"/>
    <w:rsid w:val="009F4FEC"/>
    <w:rsid w:val="009F5B66"/>
    <w:rsid w:val="009F5D11"/>
    <w:rsid w:val="009F65BC"/>
    <w:rsid w:val="00A009C6"/>
    <w:rsid w:val="00A01189"/>
    <w:rsid w:val="00A02AD1"/>
    <w:rsid w:val="00A044C6"/>
    <w:rsid w:val="00A04EA3"/>
    <w:rsid w:val="00A0659A"/>
    <w:rsid w:val="00A107E8"/>
    <w:rsid w:val="00A1111B"/>
    <w:rsid w:val="00A11472"/>
    <w:rsid w:val="00A11BF2"/>
    <w:rsid w:val="00A14306"/>
    <w:rsid w:val="00A14565"/>
    <w:rsid w:val="00A148C4"/>
    <w:rsid w:val="00A15205"/>
    <w:rsid w:val="00A15B1F"/>
    <w:rsid w:val="00A15FCD"/>
    <w:rsid w:val="00A162B1"/>
    <w:rsid w:val="00A167CD"/>
    <w:rsid w:val="00A20794"/>
    <w:rsid w:val="00A2139F"/>
    <w:rsid w:val="00A2142C"/>
    <w:rsid w:val="00A2202E"/>
    <w:rsid w:val="00A22DA3"/>
    <w:rsid w:val="00A235EA"/>
    <w:rsid w:val="00A24094"/>
    <w:rsid w:val="00A243D7"/>
    <w:rsid w:val="00A24FA3"/>
    <w:rsid w:val="00A256B5"/>
    <w:rsid w:val="00A26952"/>
    <w:rsid w:val="00A26BED"/>
    <w:rsid w:val="00A2776D"/>
    <w:rsid w:val="00A31090"/>
    <w:rsid w:val="00A32D22"/>
    <w:rsid w:val="00A33B09"/>
    <w:rsid w:val="00A35F5F"/>
    <w:rsid w:val="00A36B70"/>
    <w:rsid w:val="00A3700C"/>
    <w:rsid w:val="00A4058A"/>
    <w:rsid w:val="00A4079C"/>
    <w:rsid w:val="00A429C9"/>
    <w:rsid w:val="00A45235"/>
    <w:rsid w:val="00A45FDE"/>
    <w:rsid w:val="00A5069F"/>
    <w:rsid w:val="00A51FEF"/>
    <w:rsid w:val="00A549EE"/>
    <w:rsid w:val="00A56990"/>
    <w:rsid w:val="00A603D3"/>
    <w:rsid w:val="00A607ED"/>
    <w:rsid w:val="00A60F0B"/>
    <w:rsid w:val="00A611A2"/>
    <w:rsid w:val="00A62DC0"/>
    <w:rsid w:val="00A63231"/>
    <w:rsid w:val="00A6419E"/>
    <w:rsid w:val="00A67367"/>
    <w:rsid w:val="00A67C71"/>
    <w:rsid w:val="00A70DE9"/>
    <w:rsid w:val="00A7325A"/>
    <w:rsid w:val="00A74BF5"/>
    <w:rsid w:val="00A757EF"/>
    <w:rsid w:val="00A8047F"/>
    <w:rsid w:val="00A80645"/>
    <w:rsid w:val="00A80DD2"/>
    <w:rsid w:val="00A82C8A"/>
    <w:rsid w:val="00A84166"/>
    <w:rsid w:val="00A85AA3"/>
    <w:rsid w:val="00A86B85"/>
    <w:rsid w:val="00A8758E"/>
    <w:rsid w:val="00A87F86"/>
    <w:rsid w:val="00A90EE6"/>
    <w:rsid w:val="00A920BF"/>
    <w:rsid w:val="00A92B9D"/>
    <w:rsid w:val="00A948EA"/>
    <w:rsid w:val="00A979E2"/>
    <w:rsid w:val="00AA37D7"/>
    <w:rsid w:val="00AA3A3B"/>
    <w:rsid w:val="00AA40E2"/>
    <w:rsid w:val="00AA4817"/>
    <w:rsid w:val="00AA4CAA"/>
    <w:rsid w:val="00AA4F4A"/>
    <w:rsid w:val="00AA5135"/>
    <w:rsid w:val="00AA5530"/>
    <w:rsid w:val="00AB0A21"/>
    <w:rsid w:val="00AB21C0"/>
    <w:rsid w:val="00AB2C55"/>
    <w:rsid w:val="00AB3319"/>
    <w:rsid w:val="00AB35C1"/>
    <w:rsid w:val="00AB3B5F"/>
    <w:rsid w:val="00AB3D35"/>
    <w:rsid w:val="00AB484D"/>
    <w:rsid w:val="00AB49FA"/>
    <w:rsid w:val="00AB5609"/>
    <w:rsid w:val="00AC2025"/>
    <w:rsid w:val="00AC411A"/>
    <w:rsid w:val="00AC4D4F"/>
    <w:rsid w:val="00AC5331"/>
    <w:rsid w:val="00AC6D77"/>
    <w:rsid w:val="00AC71C4"/>
    <w:rsid w:val="00AD0B53"/>
    <w:rsid w:val="00AD1253"/>
    <w:rsid w:val="00AD330D"/>
    <w:rsid w:val="00AD3417"/>
    <w:rsid w:val="00AD704F"/>
    <w:rsid w:val="00AE1A3E"/>
    <w:rsid w:val="00AE1EC5"/>
    <w:rsid w:val="00AE21B4"/>
    <w:rsid w:val="00AE4036"/>
    <w:rsid w:val="00AE4610"/>
    <w:rsid w:val="00AE5FFA"/>
    <w:rsid w:val="00AF06AB"/>
    <w:rsid w:val="00AF1E14"/>
    <w:rsid w:val="00AF3531"/>
    <w:rsid w:val="00AF4B71"/>
    <w:rsid w:val="00AF517E"/>
    <w:rsid w:val="00AF6E3F"/>
    <w:rsid w:val="00AF7D08"/>
    <w:rsid w:val="00B018F3"/>
    <w:rsid w:val="00B0349E"/>
    <w:rsid w:val="00B03FA1"/>
    <w:rsid w:val="00B0549F"/>
    <w:rsid w:val="00B05E97"/>
    <w:rsid w:val="00B07DA7"/>
    <w:rsid w:val="00B11E92"/>
    <w:rsid w:val="00B125B2"/>
    <w:rsid w:val="00B1419A"/>
    <w:rsid w:val="00B16828"/>
    <w:rsid w:val="00B16E91"/>
    <w:rsid w:val="00B17764"/>
    <w:rsid w:val="00B20743"/>
    <w:rsid w:val="00B21723"/>
    <w:rsid w:val="00B22209"/>
    <w:rsid w:val="00B22222"/>
    <w:rsid w:val="00B22945"/>
    <w:rsid w:val="00B24DD1"/>
    <w:rsid w:val="00B25660"/>
    <w:rsid w:val="00B267FB"/>
    <w:rsid w:val="00B272CA"/>
    <w:rsid w:val="00B275BF"/>
    <w:rsid w:val="00B27D40"/>
    <w:rsid w:val="00B30B64"/>
    <w:rsid w:val="00B321D3"/>
    <w:rsid w:val="00B32FF8"/>
    <w:rsid w:val="00B34A00"/>
    <w:rsid w:val="00B36B57"/>
    <w:rsid w:val="00B37D5F"/>
    <w:rsid w:val="00B37DE4"/>
    <w:rsid w:val="00B37E7E"/>
    <w:rsid w:val="00B40333"/>
    <w:rsid w:val="00B45CF6"/>
    <w:rsid w:val="00B45D9D"/>
    <w:rsid w:val="00B46078"/>
    <w:rsid w:val="00B475D8"/>
    <w:rsid w:val="00B50C07"/>
    <w:rsid w:val="00B51527"/>
    <w:rsid w:val="00B5354E"/>
    <w:rsid w:val="00B54F8D"/>
    <w:rsid w:val="00B55D49"/>
    <w:rsid w:val="00B55EB5"/>
    <w:rsid w:val="00B5706B"/>
    <w:rsid w:val="00B570E7"/>
    <w:rsid w:val="00B63293"/>
    <w:rsid w:val="00B63A5C"/>
    <w:rsid w:val="00B63B67"/>
    <w:rsid w:val="00B64177"/>
    <w:rsid w:val="00B6559E"/>
    <w:rsid w:val="00B66AC0"/>
    <w:rsid w:val="00B67498"/>
    <w:rsid w:val="00B67B53"/>
    <w:rsid w:val="00B67F70"/>
    <w:rsid w:val="00B742AD"/>
    <w:rsid w:val="00B747C0"/>
    <w:rsid w:val="00B77494"/>
    <w:rsid w:val="00B77EB3"/>
    <w:rsid w:val="00B800BC"/>
    <w:rsid w:val="00B800DD"/>
    <w:rsid w:val="00B80E88"/>
    <w:rsid w:val="00B81F72"/>
    <w:rsid w:val="00B82074"/>
    <w:rsid w:val="00B825BB"/>
    <w:rsid w:val="00B83D25"/>
    <w:rsid w:val="00B84B7A"/>
    <w:rsid w:val="00B85905"/>
    <w:rsid w:val="00B85DAE"/>
    <w:rsid w:val="00B879D2"/>
    <w:rsid w:val="00B87D61"/>
    <w:rsid w:val="00B93B28"/>
    <w:rsid w:val="00B96002"/>
    <w:rsid w:val="00B97CF2"/>
    <w:rsid w:val="00BA20C6"/>
    <w:rsid w:val="00BA40B9"/>
    <w:rsid w:val="00BA4193"/>
    <w:rsid w:val="00BA44FB"/>
    <w:rsid w:val="00BA4D42"/>
    <w:rsid w:val="00BB26B0"/>
    <w:rsid w:val="00BB579A"/>
    <w:rsid w:val="00BB6410"/>
    <w:rsid w:val="00BB6A2B"/>
    <w:rsid w:val="00BC1DA5"/>
    <w:rsid w:val="00BC2640"/>
    <w:rsid w:val="00BC4AAA"/>
    <w:rsid w:val="00BC5220"/>
    <w:rsid w:val="00BC5605"/>
    <w:rsid w:val="00BC7555"/>
    <w:rsid w:val="00BD1174"/>
    <w:rsid w:val="00BD1AA7"/>
    <w:rsid w:val="00BD24D2"/>
    <w:rsid w:val="00BD2B42"/>
    <w:rsid w:val="00BD37A7"/>
    <w:rsid w:val="00BD3AE9"/>
    <w:rsid w:val="00BD42EF"/>
    <w:rsid w:val="00BD6746"/>
    <w:rsid w:val="00BE1140"/>
    <w:rsid w:val="00BE505A"/>
    <w:rsid w:val="00BE65A2"/>
    <w:rsid w:val="00BE67F2"/>
    <w:rsid w:val="00BE6DEE"/>
    <w:rsid w:val="00BF15BC"/>
    <w:rsid w:val="00BF2938"/>
    <w:rsid w:val="00BF2A25"/>
    <w:rsid w:val="00BF34CF"/>
    <w:rsid w:val="00BF4E61"/>
    <w:rsid w:val="00BF6533"/>
    <w:rsid w:val="00C01F15"/>
    <w:rsid w:val="00C026E2"/>
    <w:rsid w:val="00C03BAA"/>
    <w:rsid w:val="00C045CA"/>
    <w:rsid w:val="00C05FC9"/>
    <w:rsid w:val="00C06895"/>
    <w:rsid w:val="00C111BC"/>
    <w:rsid w:val="00C1241C"/>
    <w:rsid w:val="00C1473C"/>
    <w:rsid w:val="00C153BF"/>
    <w:rsid w:val="00C2001C"/>
    <w:rsid w:val="00C20C4C"/>
    <w:rsid w:val="00C217E1"/>
    <w:rsid w:val="00C21B9E"/>
    <w:rsid w:val="00C221EF"/>
    <w:rsid w:val="00C23580"/>
    <w:rsid w:val="00C250AD"/>
    <w:rsid w:val="00C251BE"/>
    <w:rsid w:val="00C270BC"/>
    <w:rsid w:val="00C30783"/>
    <w:rsid w:val="00C321A9"/>
    <w:rsid w:val="00C32355"/>
    <w:rsid w:val="00C325C0"/>
    <w:rsid w:val="00C3557E"/>
    <w:rsid w:val="00C374F7"/>
    <w:rsid w:val="00C428A0"/>
    <w:rsid w:val="00C42AAE"/>
    <w:rsid w:val="00C44494"/>
    <w:rsid w:val="00C46D1B"/>
    <w:rsid w:val="00C51390"/>
    <w:rsid w:val="00C5146F"/>
    <w:rsid w:val="00C52320"/>
    <w:rsid w:val="00C53ED6"/>
    <w:rsid w:val="00C541A4"/>
    <w:rsid w:val="00C548C3"/>
    <w:rsid w:val="00C57D11"/>
    <w:rsid w:val="00C614DB"/>
    <w:rsid w:val="00C61B84"/>
    <w:rsid w:val="00C656E2"/>
    <w:rsid w:val="00C67895"/>
    <w:rsid w:val="00C67CAF"/>
    <w:rsid w:val="00C718E4"/>
    <w:rsid w:val="00C72F57"/>
    <w:rsid w:val="00C736AD"/>
    <w:rsid w:val="00C7609B"/>
    <w:rsid w:val="00C80386"/>
    <w:rsid w:val="00C809AE"/>
    <w:rsid w:val="00C837CF"/>
    <w:rsid w:val="00C85CD5"/>
    <w:rsid w:val="00C878E0"/>
    <w:rsid w:val="00C9056F"/>
    <w:rsid w:val="00C9111B"/>
    <w:rsid w:val="00C9154B"/>
    <w:rsid w:val="00C91B57"/>
    <w:rsid w:val="00C91EBF"/>
    <w:rsid w:val="00C91F4E"/>
    <w:rsid w:val="00C9206D"/>
    <w:rsid w:val="00C93A77"/>
    <w:rsid w:val="00C94E7E"/>
    <w:rsid w:val="00C9523E"/>
    <w:rsid w:val="00C96902"/>
    <w:rsid w:val="00C96E54"/>
    <w:rsid w:val="00CA1DB2"/>
    <w:rsid w:val="00CA3257"/>
    <w:rsid w:val="00CA3709"/>
    <w:rsid w:val="00CA470C"/>
    <w:rsid w:val="00CA5221"/>
    <w:rsid w:val="00CA75E4"/>
    <w:rsid w:val="00CA7E51"/>
    <w:rsid w:val="00CB0146"/>
    <w:rsid w:val="00CB1831"/>
    <w:rsid w:val="00CB2829"/>
    <w:rsid w:val="00CB2C9B"/>
    <w:rsid w:val="00CB4027"/>
    <w:rsid w:val="00CB550F"/>
    <w:rsid w:val="00CC0775"/>
    <w:rsid w:val="00CC1E51"/>
    <w:rsid w:val="00CC732C"/>
    <w:rsid w:val="00CD0CE2"/>
    <w:rsid w:val="00CD114B"/>
    <w:rsid w:val="00CD14B0"/>
    <w:rsid w:val="00CE0750"/>
    <w:rsid w:val="00CE243D"/>
    <w:rsid w:val="00CE2A16"/>
    <w:rsid w:val="00CE2B96"/>
    <w:rsid w:val="00CE315E"/>
    <w:rsid w:val="00CE38F4"/>
    <w:rsid w:val="00CE65C9"/>
    <w:rsid w:val="00CE75C0"/>
    <w:rsid w:val="00CF0CF6"/>
    <w:rsid w:val="00CF221B"/>
    <w:rsid w:val="00CF37BA"/>
    <w:rsid w:val="00CF3B76"/>
    <w:rsid w:val="00CF3E57"/>
    <w:rsid w:val="00CF609A"/>
    <w:rsid w:val="00D01021"/>
    <w:rsid w:val="00D01491"/>
    <w:rsid w:val="00D01A93"/>
    <w:rsid w:val="00D0424B"/>
    <w:rsid w:val="00D04385"/>
    <w:rsid w:val="00D0446A"/>
    <w:rsid w:val="00D0623C"/>
    <w:rsid w:val="00D06AED"/>
    <w:rsid w:val="00D06D88"/>
    <w:rsid w:val="00D1311E"/>
    <w:rsid w:val="00D14552"/>
    <w:rsid w:val="00D1470E"/>
    <w:rsid w:val="00D17573"/>
    <w:rsid w:val="00D177BA"/>
    <w:rsid w:val="00D17DE7"/>
    <w:rsid w:val="00D2062C"/>
    <w:rsid w:val="00D21126"/>
    <w:rsid w:val="00D22292"/>
    <w:rsid w:val="00D22FF0"/>
    <w:rsid w:val="00D23075"/>
    <w:rsid w:val="00D2347C"/>
    <w:rsid w:val="00D23BAC"/>
    <w:rsid w:val="00D23D59"/>
    <w:rsid w:val="00D257F4"/>
    <w:rsid w:val="00D26417"/>
    <w:rsid w:val="00D30678"/>
    <w:rsid w:val="00D307EB"/>
    <w:rsid w:val="00D30A69"/>
    <w:rsid w:val="00D34D68"/>
    <w:rsid w:val="00D355DB"/>
    <w:rsid w:val="00D35DD8"/>
    <w:rsid w:val="00D41BF2"/>
    <w:rsid w:val="00D43C1D"/>
    <w:rsid w:val="00D471A7"/>
    <w:rsid w:val="00D47E9C"/>
    <w:rsid w:val="00D5086C"/>
    <w:rsid w:val="00D50AC9"/>
    <w:rsid w:val="00D52DEC"/>
    <w:rsid w:val="00D54816"/>
    <w:rsid w:val="00D561D1"/>
    <w:rsid w:val="00D5710F"/>
    <w:rsid w:val="00D572EE"/>
    <w:rsid w:val="00D577AC"/>
    <w:rsid w:val="00D60E5E"/>
    <w:rsid w:val="00D6177B"/>
    <w:rsid w:val="00D61AA2"/>
    <w:rsid w:val="00D6362D"/>
    <w:rsid w:val="00D66556"/>
    <w:rsid w:val="00D72E6C"/>
    <w:rsid w:val="00D73D24"/>
    <w:rsid w:val="00D742C4"/>
    <w:rsid w:val="00D74424"/>
    <w:rsid w:val="00D74B12"/>
    <w:rsid w:val="00D769BD"/>
    <w:rsid w:val="00D77C67"/>
    <w:rsid w:val="00D825C1"/>
    <w:rsid w:val="00D83C5A"/>
    <w:rsid w:val="00D83F46"/>
    <w:rsid w:val="00D8599F"/>
    <w:rsid w:val="00D91792"/>
    <w:rsid w:val="00D91DFF"/>
    <w:rsid w:val="00D93221"/>
    <w:rsid w:val="00D94A90"/>
    <w:rsid w:val="00D9630C"/>
    <w:rsid w:val="00D96528"/>
    <w:rsid w:val="00D9739A"/>
    <w:rsid w:val="00DA0CB4"/>
    <w:rsid w:val="00DA2396"/>
    <w:rsid w:val="00DA27B0"/>
    <w:rsid w:val="00DA5951"/>
    <w:rsid w:val="00DB295F"/>
    <w:rsid w:val="00DB35C1"/>
    <w:rsid w:val="00DB4FEC"/>
    <w:rsid w:val="00DB740F"/>
    <w:rsid w:val="00DC0427"/>
    <w:rsid w:val="00DC0A1F"/>
    <w:rsid w:val="00DC2BB3"/>
    <w:rsid w:val="00DC39D1"/>
    <w:rsid w:val="00DC44FF"/>
    <w:rsid w:val="00DC5F63"/>
    <w:rsid w:val="00DC6184"/>
    <w:rsid w:val="00DD001A"/>
    <w:rsid w:val="00DD15DF"/>
    <w:rsid w:val="00DD39C4"/>
    <w:rsid w:val="00DD3F5B"/>
    <w:rsid w:val="00DD5005"/>
    <w:rsid w:val="00DD5B7E"/>
    <w:rsid w:val="00DD5E70"/>
    <w:rsid w:val="00DE035D"/>
    <w:rsid w:val="00DE0482"/>
    <w:rsid w:val="00DE0AA5"/>
    <w:rsid w:val="00DE2C37"/>
    <w:rsid w:val="00DE4942"/>
    <w:rsid w:val="00DE4F91"/>
    <w:rsid w:val="00DE530F"/>
    <w:rsid w:val="00DE61FA"/>
    <w:rsid w:val="00DE6CB6"/>
    <w:rsid w:val="00DE7412"/>
    <w:rsid w:val="00DF0AAC"/>
    <w:rsid w:val="00DF0ABB"/>
    <w:rsid w:val="00DF1682"/>
    <w:rsid w:val="00DF26F3"/>
    <w:rsid w:val="00DF2A26"/>
    <w:rsid w:val="00DF3ED1"/>
    <w:rsid w:val="00DF42C5"/>
    <w:rsid w:val="00DF5067"/>
    <w:rsid w:val="00DF6CA7"/>
    <w:rsid w:val="00E001A2"/>
    <w:rsid w:val="00E0020B"/>
    <w:rsid w:val="00E012E5"/>
    <w:rsid w:val="00E01CA9"/>
    <w:rsid w:val="00E01ED2"/>
    <w:rsid w:val="00E03910"/>
    <w:rsid w:val="00E0413D"/>
    <w:rsid w:val="00E06F16"/>
    <w:rsid w:val="00E07251"/>
    <w:rsid w:val="00E11D41"/>
    <w:rsid w:val="00E11D66"/>
    <w:rsid w:val="00E15416"/>
    <w:rsid w:val="00E15B7C"/>
    <w:rsid w:val="00E17116"/>
    <w:rsid w:val="00E20171"/>
    <w:rsid w:val="00E20F12"/>
    <w:rsid w:val="00E21AB9"/>
    <w:rsid w:val="00E21F7C"/>
    <w:rsid w:val="00E2326B"/>
    <w:rsid w:val="00E23F1D"/>
    <w:rsid w:val="00E24632"/>
    <w:rsid w:val="00E264C5"/>
    <w:rsid w:val="00E31B5D"/>
    <w:rsid w:val="00E32C29"/>
    <w:rsid w:val="00E402E7"/>
    <w:rsid w:val="00E428AE"/>
    <w:rsid w:val="00E42E7B"/>
    <w:rsid w:val="00E434B1"/>
    <w:rsid w:val="00E43BAB"/>
    <w:rsid w:val="00E44AE5"/>
    <w:rsid w:val="00E465AB"/>
    <w:rsid w:val="00E4686A"/>
    <w:rsid w:val="00E47637"/>
    <w:rsid w:val="00E5039E"/>
    <w:rsid w:val="00E52E8C"/>
    <w:rsid w:val="00E5464F"/>
    <w:rsid w:val="00E5498F"/>
    <w:rsid w:val="00E56146"/>
    <w:rsid w:val="00E652F2"/>
    <w:rsid w:val="00E65EEA"/>
    <w:rsid w:val="00E67E5E"/>
    <w:rsid w:val="00E712BA"/>
    <w:rsid w:val="00E723CC"/>
    <w:rsid w:val="00E72C55"/>
    <w:rsid w:val="00E74BF1"/>
    <w:rsid w:val="00E7508A"/>
    <w:rsid w:val="00E75AD5"/>
    <w:rsid w:val="00E75B3D"/>
    <w:rsid w:val="00E765C3"/>
    <w:rsid w:val="00E7666E"/>
    <w:rsid w:val="00E76C65"/>
    <w:rsid w:val="00E77DC0"/>
    <w:rsid w:val="00E81E1E"/>
    <w:rsid w:val="00E826E8"/>
    <w:rsid w:val="00E84EAC"/>
    <w:rsid w:val="00E86297"/>
    <w:rsid w:val="00E86596"/>
    <w:rsid w:val="00E878CE"/>
    <w:rsid w:val="00E909F2"/>
    <w:rsid w:val="00E91769"/>
    <w:rsid w:val="00E91BED"/>
    <w:rsid w:val="00E9211B"/>
    <w:rsid w:val="00E922B5"/>
    <w:rsid w:val="00E928DD"/>
    <w:rsid w:val="00E9331F"/>
    <w:rsid w:val="00E94182"/>
    <w:rsid w:val="00E94669"/>
    <w:rsid w:val="00E95812"/>
    <w:rsid w:val="00E9701D"/>
    <w:rsid w:val="00EA0BB3"/>
    <w:rsid w:val="00EA1FE4"/>
    <w:rsid w:val="00EA37A1"/>
    <w:rsid w:val="00EA3983"/>
    <w:rsid w:val="00EA40F6"/>
    <w:rsid w:val="00EB3E82"/>
    <w:rsid w:val="00EB446F"/>
    <w:rsid w:val="00EB4675"/>
    <w:rsid w:val="00EB56DA"/>
    <w:rsid w:val="00EB5EC5"/>
    <w:rsid w:val="00EB6229"/>
    <w:rsid w:val="00EB7578"/>
    <w:rsid w:val="00EC01E9"/>
    <w:rsid w:val="00EC030E"/>
    <w:rsid w:val="00EC0884"/>
    <w:rsid w:val="00EC0B5B"/>
    <w:rsid w:val="00EC108B"/>
    <w:rsid w:val="00EC2494"/>
    <w:rsid w:val="00EC4A89"/>
    <w:rsid w:val="00EC572E"/>
    <w:rsid w:val="00EC6BC1"/>
    <w:rsid w:val="00ED0FE2"/>
    <w:rsid w:val="00ED1437"/>
    <w:rsid w:val="00ED45CB"/>
    <w:rsid w:val="00ED56F6"/>
    <w:rsid w:val="00ED5882"/>
    <w:rsid w:val="00ED622F"/>
    <w:rsid w:val="00ED7E2B"/>
    <w:rsid w:val="00EE1884"/>
    <w:rsid w:val="00EE1C2A"/>
    <w:rsid w:val="00EE2734"/>
    <w:rsid w:val="00EE2955"/>
    <w:rsid w:val="00EE3F0E"/>
    <w:rsid w:val="00EE4544"/>
    <w:rsid w:val="00EE5D78"/>
    <w:rsid w:val="00EF0324"/>
    <w:rsid w:val="00EF1F2A"/>
    <w:rsid w:val="00EF4098"/>
    <w:rsid w:val="00EF56F1"/>
    <w:rsid w:val="00EF6779"/>
    <w:rsid w:val="00F01F99"/>
    <w:rsid w:val="00F041A6"/>
    <w:rsid w:val="00F043B6"/>
    <w:rsid w:val="00F05124"/>
    <w:rsid w:val="00F05A9B"/>
    <w:rsid w:val="00F06932"/>
    <w:rsid w:val="00F07D51"/>
    <w:rsid w:val="00F07E21"/>
    <w:rsid w:val="00F100A8"/>
    <w:rsid w:val="00F10CD1"/>
    <w:rsid w:val="00F119A1"/>
    <w:rsid w:val="00F122C6"/>
    <w:rsid w:val="00F14AC1"/>
    <w:rsid w:val="00F1521F"/>
    <w:rsid w:val="00F157AB"/>
    <w:rsid w:val="00F15E8D"/>
    <w:rsid w:val="00F209B9"/>
    <w:rsid w:val="00F20FF3"/>
    <w:rsid w:val="00F232AD"/>
    <w:rsid w:val="00F2406B"/>
    <w:rsid w:val="00F26011"/>
    <w:rsid w:val="00F26DF7"/>
    <w:rsid w:val="00F27786"/>
    <w:rsid w:val="00F32B58"/>
    <w:rsid w:val="00F33214"/>
    <w:rsid w:val="00F33517"/>
    <w:rsid w:val="00F34949"/>
    <w:rsid w:val="00F3653D"/>
    <w:rsid w:val="00F407A4"/>
    <w:rsid w:val="00F431C0"/>
    <w:rsid w:val="00F44D69"/>
    <w:rsid w:val="00F45448"/>
    <w:rsid w:val="00F46E03"/>
    <w:rsid w:val="00F52E67"/>
    <w:rsid w:val="00F53C57"/>
    <w:rsid w:val="00F55684"/>
    <w:rsid w:val="00F57211"/>
    <w:rsid w:val="00F60245"/>
    <w:rsid w:val="00F635CD"/>
    <w:rsid w:val="00F64033"/>
    <w:rsid w:val="00F64B45"/>
    <w:rsid w:val="00F64EC6"/>
    <w:rsid w:val="00F65F51"/>
    <w:rsid w:val="00F6767D"/>
    <w:rsid w:val="00F71CA0"/>
    <w:rsid w:val="00F72E43"/>
    <w:rsid w:val="00F73A17"/>
    <w:rsid w:val="00F75607"/>
    <w:rsid w:val="00F77232"/>
    <w:rsid w:val="00F826D3"/>
    <w:rsid w:val="00F82D87"/>
    <w:rsid w:val="00F83358"/>
    <w:rsid w:val="00F83753"/>
    <w:rsid w:val="00F90A74"/>
    <w:rsid w:val="00F91F23"/>
    <w:rsid w:val="00F92E36"/>
    <w:rsid w:val="00F94729"/>
    <w:rsid w:val="00F95929"/>
    <w:rsid w:val="00F95D2B"/>
    <w:rsid w:val="00F9664E"/>
    <w:rsid w:val="00F97D23"/>
    <w:rsid w:val="00FA00C7"/>
    <w:rsid w:val="00FA0D01"/>
    <w:rsid w:val="00FA1DFF"/>
    <w:rsid w:val="00FA2D53"/>
    <w:rsid w:val="00FA5602"/>
    <w:rsid w:val="00FA60A5"/>
    <w:rsid w:val="00FA6E75"/>
    <w:rsid w:val="00FB0076"/>
    <w:rsid w:val="00FB05F2"/>
    <w:rsid w:val="00FB0CC7"/>
    <w:rsid w:val="00FB14FC"/>
    <w:rsid w:val="00FB348B"/>
    <w:rsid w:val="00FB38C2"/>
    <w:rsid w:val="00FB5331"/>
    <w:rsid w:val="00FB7D5D"/>
    <w:rsid w:val="00FC044E"/>
    <w:rsid w:val="00FC0DFE"/>
    <w:rsid w:val="00FC3471"/>
    <w:rsid w:val="00FC5E9C"/>
    <w:rsid w:val="00FC5F83"/>
    <w:rsid w:val="00FC766D"/>
    <w:rsid w:val="00FC7D1B"/>
    <w:rsid w:val="00FD32BC"/>
    <w:rsid w:val="00FD6772"/>
    <w:rsid w:val="00FE1522"/>
    <w:rsid w:val="00FE47EC"/>
    <w:rsid w:val="00FE5AF2"/>
    <w:rsid w:val="00FE73C3"/>
    <w:rsid w:val="00FF0586"/>
    <w:rsid w:val="00FF0752"/>
    <w:rsid w:val="00FF0ABE"/>
    <w:rsid w:val="00FF0FB4"/>
    <w:rsid w:val="00FF15C1"/>
    <w:rsid w:val="00FF2B6F"/>
    <w:rsid w:val="00FF3270"/>
    <w:rsid w:val="00FF514F"/>
    <w:rsid w:val="00FF60F8"/>
    <w:rsid w:val="00FF6E4C"/>
    <w:rsid w:val="00FF76F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AF857"/>
  <w15:chartTrackingRefBased/>
  <w15:docId w15:val="{B5D5F0E9-7221-4C85-A56D-CAEEF5B23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506"/>
    <w:pPr>
      <w:suppressAutoHyphens/>
      <w:spacing w:after="0" w:line="240" w:lineRule="exact"/>
    </w:pPr>
    <w:rPr>
      <w:rFonts w:ascii="Calibri" w:eastAsia="Times New Roman" w:hAnsi="Calibri" w:cs="Times New Roman"/>
      <w:sz w:val="24"/>
      <w:szCs w:val="20"/>
      <w:lang w:val="en-US" w:eastAsia="ar-SA"/>
    </w:rPr>
  </w:style>
  <w:style w:type="paragraph" w:styleId="Heading1">
    <w:name w:val="heading 1"/>
    <w:basedOn w:val="Normal"/>
    <w:next w:val="Normal"/>
    <w:link w:val="Heading1Char"/>
    <w:autoRedefine/>
    <w:uiPriority w:val="9"/>
    <w:qFormat/>
    <w:rsid w:val="004B06D3"/>
    <w:pPr>
      <w:keepNext/>
      <w:keepLines/>
      <w:spacing w:before="360" w:after="80" w:line="360" w:lineRule="auto"/>
      <w:outlineLvl w:val="0"/>
    </w:pPr>
    <w:rPr>
      <w:rFonts w:eastAsiaTheme="majorEastAsia" w:cstheme="majorBidi"/>
      <w:color w:val="0F4761" w:themeColor="accent1" w:themeShade="BF"/>
      <w:sz w:val="36"/>
      <w:szCs w:val="40"/>
    </w:rPr>
  </w:style>
  <w:style w:type="paragraph" w:styleId="Heading2">
    <w:name w:val="heading 2"/>
    <w:basedOn w:val="Normal"/>
    <w:next w:val="Normal"/>
    <w:link w:val="Heading2Char"/>
    <w:autoRedefine/>
    <w:uiPriority w:val="9"/>
    <w:unhideWhenUsed/>
    <w:qFormat/>
    <w:rsid w:val="00A02AD1"/>
    <w:pPr>
      <w:keepNext/>
      <w:keepLines/>
      <w:numPr>
        <w:ilvl w:val="1"/>
        <w:numId w:val="92"/>
      </w:numPr>
      <w:spacing w:before="160" w:after="80" w:line="276" w:lineRule="auto"/>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B800DD"/>
    <w:pPr>
      <w:keepNext/>
      <w:keepLines/>
      <w:spacing w:before="160" w:after="80" w:line="360" w:lineRule="auto"/>
      <w:ind w:left="1080" w:hanging="720"/>
      <w:outlineLvl w:val="2"/>
    </w:pPr>
    <w:rPr>
      <w:rFonts w:eastAsiaTheme="majorEastAsia" w:cstheme="majorBidi"/>
      <w:i/>
      <w:color w:val="0F4761" w:themeColor="accent1" w:themeShade="BF"/>
      <w:sz w:val="28"/>
      <w:szCs w:val="28"/>
    </w:rPr>
  </w:style>
  <w:style w:type="paragraph" w:styleId="Heading4">
    <w:name w:val="heading 4"/>
    <w:basedOn w:val="Normal"/>
    <w:next w:val="Normal"/>
    <w:link w:val="Heading4Char"/>
    <w:autoRedefine/>
    <w:uiPriority w:val="9"/>
    <w:unhideWhenUsed/>
    <w:qFormat/>
    <w:rsid w:val="00CA7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52B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52B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B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B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B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6D3"/>
    <w:rPr>
      <w:rFonts w:ascii="Calibri" w:eastAsiaTheme="majorEastAsia" w:hAnsi="Calibri" w:cstheme="majorBidi"/>
      <w:color w:val="0F4761" w:themeColor="accent1" w:themeShade="BF"/>
      <w:sz w:val="36"/>
      <w:szCs w:val="40"/>
      <w:lang w:val="en-US" w:eastAsia="ar-SA"/>
    </w:rPr>
  </w:style>
  <w:style w:type="character" w:customStyle="1" w:styleId="Heading2Char">
    <w:name w:val="Heading 2 Char"/>
    <w:basedOn w:val="DefaultParagraphFont"/>
    <w:link w:val="Heading2"/>
    <w:uiPriority w:val="9"/>
    <w:rsid w:val="00A02AD1"/>
    <w:rPr>
      <w:rFonts w:ascii="Calibri" w:eastAsiaTheme="majorEastAsia" w:hAnsi="Calibri" w:cstheme="majorBidi"/>
      <w:color w:val="0F4761" w:themeColor="accent1" w:themeShade="BF"/>
      <w:sz w:val="32"/>
      <w:szCs w:val="32"/>
      <w:lang w:val="en-US" w:eastAsia="ar-SA"/>
    </w:rPr>
  </w:style>
  <w:style w:type="character" w:customStyle="1" w:styleId="Heading3Char">
    <w:name w:val="Heading 3 Char"/>
    <w:basedOn w:val="DefaultParagraphFont"/>
    <w:link w:val="Heading3"/>
    <w:uiPriority w:val="9"/>
    <w:rsid w:val="00B800DD"/>
    <w:rPr>
      <w:rFonts w:ascii="Calibri" w:eastAsiaTheme="majorEastAsia" w:hAnsi="Calibri" w:cstheme="majorBidi"/>
      <w:i/>
      <w:color w:val="0F4761" w:themeColor="accent1" w:themeShade="BF"/>
      <w:sz w:val="28"/>
      <w:szCs w:val="28"/>
      <w:lang w:val="en-US" w:eastAsia="ar-SA"/>
    </w:rPr>
  </w:style>
  <w:style w:type="character" w:customStyle="1" w:styleId="Heading4Char">
    <w:name w:val="Heading 4 Char"/>
    <w:basedOn w:val="DefaultParagraphFont"/>
    <w:link w:val="Heading4"/>
    <w:uiPriority w:val="9"/>
    <w:rsid w:val="00CA7E51"/>
    <w:rPr>
      <w:rFonts w:ascii="Calibri" w:eastAsiaTheme="majorEastAsia" w:hAnsi="Calibri" w:cstheme="majorBidi"/>
      <w:i/>
      <w:iCs/>
      <w:color w:val="0F4761" w:themeColor="accent1" w:themeShade="BF"/>
      <w:sz w:val="24"/>
      <w:szCs w:val="20"/>
      <w:lang w:val="en-US" w:eastAsia="ar-SA"/>
    </w:rPr>
  </w:style>
  <w:style w:type="character" w:customStyle="1" w:styleId="Heading5Char">
    <w:name w:val="Heading 5 Char"/>
    <w:basedOn w:val="DefaultParagraphFont"/>
    <w:link w:val="Heading5"/>
    <w:uiPriority w:val="9"/>
    <w:rsid w:val="00652BA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52B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B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B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BAB"/>
    <w:rPr>
      <w:rFonts w:eastAsiaTheme="majorEastAsia" w:cstheme="majorBidi"/>
      <w:color w:val="272727" w:themeColor="text1" w:themeTint="D8"/>
    </w:rPr>
  </w:style>
  <w:style w:type="paragraph" w:styleId="Title">
    <w:name w:val="Title"/>
    <w:basedOn w:val="Normal"/>
    <w:next w:val="Normal"/>
    <w:link w:val="TitleChar"/>
    <w:qFormat/>
    <w:rsid w:val="00652B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52B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B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B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BAB"/>
    <w:pPr>
      <w:spacing w:before="160"/>
      <w:jc w:val="center"/>
    </w:pPr>
    <w:rPr>
      <w:i/>
      <w:iCs/>
      <w:color w:val="404040" w:themeColor="text1" w:themeTint="BF"/>
    </w:rPr>
  </w:style>
  <w:style w:type="character" w:customStyle="1" w:styleId="QuoteChar">
    <w:name w:val="Quote Char"/>
    <w:basedOn w:val="DefaultParagraphFont"/>
    <w:link w:val="Quote"/>
    <w:uiPriority w:val="29"/>
    <w:rsid w:val="00652BAB"/>
    <w:rPr>
      <w:i/>
      <w:iCs/>
      <w:color w:val="404040" w:themeColor="text1" w:themeTint="BF"/>
    </w:rPr>
  </w:style>
  <w:style w:type="paragraph" w:styleId="ListParagraph">
    <w:name w:val="List Paragraph"/>
    <w:aliases w:val="Listed Body,List Paragraph1,List Paragraph Char Char,b1,Normal Sentence,Number_1,Colorful List - Accent 11,list1,ListPar1,new,SGLText List Paragraph,List Paragraph2,List Paragraph11,b1 + Justified,List Paragraph21,lp1,FooterText,numbered"/>
    <w:basedOn w:val="Normal"/>
    <w:link w:val="ListParagraphChar"/>
    <w:uiPriority w:val="34"/>
    <w:qFormat/>
    <w:rsid w:val="00652BAB"/>
    <w:pPr>
      <w:ind w:left="720"/>
      <w:contextualSpacing/>
    </w:pPr>
  </w:style>
  <w:style w:type="character" w:styleId="IntenseEmphasis">
    <w:name w:val="Intense Emphasis"/>
    <w:basedOn w:val="DefaultParagraphFont"/>
    <w:uiPriority w:val="21"/>
    <w:qFormat/>
    <w:rsid w:val="00652BAB"/>
    <w:rPr>
      <w:i/>
      <w:iCs/>
      <w:color w:val="0F4761" w:themeColor="accent1" w:themeShade="BF"/>
    </w:rPr>
  </w:style>
  <w:style w:type="paragraph" w:styleId="IntenseQuote">
    <w:name w:val="Intense Quote"/>
    <w:basedOn w:val="Normal"/>
    <w:next w:val="Normal"/>
    <w:link w:val="IntenseQuoteChar"/>
    <w:uiPriority w:val="30"/>
    <w:qFormat/>
    <w:rsid w:val="00652B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BAB"/>
    <w:rPr>
      <w:i/>
      <w:iCs/>
      <w:color w:val="0F4761" w:themeColor="accent1" w:themeShade="BF"/>
    </w:rPr>
  </w:style>
  <w:style w:type="character" w:styleId="IntenseReference">
    <w:name w:val="Intense Reference"/>
    <w:basedOn w:val="DefaultParagraphFont"/>
    <w:uiPriority w:val="32"/>
    <w:qFormat/>
    <w:rsid w:val="00652BAB"/>
    <w:rPr>
      <w:b/>
      <w:bCs/>
      <w:smallCaps/>
      <w:color w:val="0F4761" w:themeColor="accent1" w:themeShade="BF"/>
      <w:spacing w:val="5"/>
    </w:rPr>
  </w:style>
  <w:style w:type="paragraph" w:customStyle="1" w:styleId="ByLine">
    <w:name w:val="ByLine"/>
    <w:basedOn w:val="Title"/>
    <w:rsid w:val="00652BAB"/>
    <w:pPr>
      <w:spacing w:before="240" w:after="720"/>
      <w:contextualSpacing w:val="0"/>
      <w:jc w:val="right"/>
    </w:pPr>
    <w:rPr>
      <w:rFonts w:ascii="Arial" w:eastAsia="Times New Roman" w:hAnsi="Arial" w:cs="Times New Roman"/>
      <w:b/>
      <w:spacing w:val="0"/>
      <w:kern w:val="1"/>
      <w:sz w:val="28"/>
      <w:szCs w:val="20"/>
    </w:rPr>
  </w:style>
  <w:style w:type="paragraph" w:customStyle="1" w:styleId="CompanyName">
    <w:name w:val="Company Name"/>
    <w:basedOn w:val="Normal"/>
    <w:rsid w:val="00652BAB"/>
    <w:pPr>
      <w:suppressAutoHyphens w:val="0"/>
      <w:spacing w:line="280" w:lineRule="atLeast"/>
    </w:pPr>
    <w:rPr>
      <w:rFonts w:ascii="Arial Black" w:hAnsi="Arial Black"/>
      <w:spacing w:val="-25"/>
      <w:sz w:val="32"/>
    </w:rPr>
  </w:style>
  <w:style w:type="paragraph" w:styleId="Header">
    <w:name w:val="header"/>
    <w:basedOn w:val="Normal"/>
    <w:link w:val="HeaderChar"/>
    <w:uiPriority w:val="99"/>
    <w:rsid w:val="00652BAB"/>
    <w:pPr>
      <w:tabs>
        <w:tab w:val="center" w:pos="4680"/>
        <w:tab w:val="right" w:pos="9360"/>
      </w:tabs>
    </w:pPr>
    <w:rPr>
      <w:b/>
      <w:i/>
      <w:sz w:val="20"/>
    </w:rPr>
  </w:style>
  <w:style w:type="character" w:customStyle="1" w:styleId="HeaderChar">
    <w:name w:val="Header Char"/>
    <w:basedOn w:val="DefaultParagraphFont"/>
    <w:link w:val="Header"/>
    <w:uiPriority w:val="99"/>
    <w:rsid w:val="00652BAB"/>
    <w:rPr>
      <w:rFonts w:ascii="Times" w:eastAsia="Times New Roman" w:hAnsi="Times" w:cs="Times New Roman"/>
      <w:b/>
      <w:i/>
      <w:sz w:val="20"/>
      <w:szCs w:val="20"/>
      <w:lang w:val="en-US" w:eastAsia="ar-SA"/>
    </w:rPr>
  </w:style>
  <w:style w:type="character" w:customStyle="1" w:styleId="ListParagraphChar">
    <w:name w:val="List Paragraph Char"/>
    <w:aliases w:val="Listed Body Char,List Paragraph1 Char,List Paragraph Char Char Char,b1 Char,Normal Sentence Char,Number_1 Char,Colorful List - Accent 11 Char,list1 Char,ListPar1 Char,new Char,SGLText List Paragraph Char,List Paragraph2 Char,lp1 Char"/>
    <w:basedOn w:val="DefaultParagraphFont"/>
    <w:link w:val="ListParagraph"/>
    <w:uiPriority w:val="34"/>
    <w:locked/>
    <w:rsid w:val="00652BAB"/>
  </w:style>
  <w:style w:type="paragraph" w:customStyle="1" w:styleId="template">
    <w:name w:val="template"/>
    <w:basedOn w:val="Normal"/>
    <w:rsid w:val="002979AC"/>
    <w:rPr>
      <w:rFonts w:ascii="Arial" w:hAnsi="Arial"/>
      <w:i/>
      <w:sz w:val="22"/>
    </w:rPr>
  </w:style>
  <w:style w:type="table" w:styleId="ListTable3-Accent1">
    <w:name w:val="List Table 3 Accent 1"/>
    <w:basedOn w:val="TableNormal"/>
    <w:uiPriority w:val="48"/>
    <w:rsid w:val="002979AC"/>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eGrid">
    <w:name w:val="Table Grid"/>
    <w:basedOn w:val="TableNormal"/>
    <w:uiPriority w:val="39"/>
    <w:rsid w:val="00FB00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26F5E"/>
    <w:rPr>
      <w:sz w:val="16"/>
      <w:szCs w:val="16"/>
    </w:rPr>
  </w:style>
  <w:style w:type="paragraph" w:styleId="CommentText">
    <w:name w:val="annotation text"/>
    <w:basedOn w:val="Normal"/>
    <w:link w:val="CommentTextChar"/>
    <w:unhideWhenUsed/>
    <w:rsid w:val="00826F5E"/>
    <w:pPr>
      <w:spacing w:line="240" w:lineRule="auto"/>
    </w:pPr>
    <w:rPr>
      <w:sz w:val="20"/>
    </w:rPr>
  </w:style>
  <w:style w:type="character" w:customStyle="1" w:styleId="CommentTextChar">
    <w:name w:val="Comment Text Char"/>
    <w:basedOn w:val="DefaultParagraphFont"/>
    <w:link w:val="CommentText"/>
    <w:rsid w:val="00826F5E"/>
    <w:rPr>
      <w:rFonts w:ascii="Calibri" w:eastAsia="Times New Roman" w:hAnsi="Calibri" w:cs="Times New Roman"/>
      <w:sz w:val="20"/>
      <w:szCs w:val="20"/>
      <w:lang w:val="en-US" w:eastAsia="ar-SA"/>
    </w:rPr>
  </w:style>
  <w:style w:type="paragraph" w:styleId="CommentSubject">
    <w:name w:val="annotation subject"/>
    <w:basedOn w:val="CommentText"/>
    <w:next w:val="CommentText"/>
    <w:link w:val="CommentSubjectChar"/>
    <w:uiPriority w:val="99"/>
    <w:semiHidden/>
    <w:unhideWhenUsed/>
    <w:rsid w:val="00826F5E"/>
    <w:rPr>
      <w:b/>
      <w:bCs/>
    </w:rPr>
  </w:style>
  <w:style w:type="character" w:customStyle="1" w:styleId="CommentSubjectChar">
    <w:name w:val="Comment Subject Char"/>
    <w:basedOn w:val="CommentTextChar"/>
    <w:link w:val="CommentSubject"/>
    <w:uiPriority w:val="99"/>
    <w:semiHidden/>
    <w:rsid w:val="00826F5E"/>
    <w:rPr>
      <w:rFonts w:ascii="Calibri" w:eastAsia="Times New Roman" w:hAnsi="Calibri" w:cs="Times New Roman"/>
      <w:b/>
      <w:bCs/>
      <w:sz w:val="20"/>
      <w:szCs w:val="20"/>
      <w:lang w:val="en-US" w:eastAsia="ar-SA"/>
    </w:rPr>
  </w:style>
  <w:style w:type="table" w:styleId="GridTable4-Accent1">
    <w:name w:val="Grid Table 4 Accent 1"/>
    <w:basedOn w:val="TableNormal"/>
    <w:uiPriority w:val="49"/>
    <w:rsid w:val="00236AF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level3text">
    <w:name w:val="level 3 text"/>
    <w:basedOn w:val="Normal"/>
    <w:rsid w:val="00787E38"/>
    <w:pPr>
      <w:spacing w:line="220" w:lineRule="exact"/>
      <w:ind w:left="1350" w:hanging="716"/>
    </w:pPr>
    <w:rPr>
      <w:rFonts w:ascii="Arial" w:hAnsi="Arial"/>
      <w:i/>
      <w:sz w:val="22"/>
    </w:rPr>
  </w:style>
  <w:style w:type="paragraph" w:styleId="TOCHeading">
    <w:name w:val="TOC Heading"/>
    <w:basedOn w:val="Heading1"/>
    <w:next w:val="Normal"/>
    <w:uiPriority w:val="39"/>
    <w:unhideWhenUsed/>
    <w:qFormat/>
    <w:rsid w:val="00E74BF1"/>
    <w:pPr>
      <w:suppressAutoHyphens w:val="0"/>
      <w:spacing w:before="240" w:after="0" w:line="259" w:lineRule="auto"/>
      <w:outlineLvl w:val="9"/>
    </w:pPr>
    <w:rPr>
      <w:rFonts w:asciiTheme="majorHAnsi" w:hAnsiTheme="majorHAnsi"/>
      <w:sz w:val="32"/>
      <w:szCs w:val="32"/>
      <w:lang w:eastAsia="en-US"/>
    </w:rPr>
  </w:style>
  <w:style w:type="paragraph" w:styleId="TOC1">
    <w:name w:val="toc 1"/>
    <w:basedOn w:val="Normal"/>
    <w:next w:val="Normal"/>
    <w:autoRedefine/>
    <w:uiPriority w:val="39"/>
    <w:unhideWhenUsed/>
    <w:rsid w:val="00E74BF1"/>
    <w:pPr>
      <w:spacing w:after="100"/>
    </w:pPr>
  </w:style>
  <w:style w:type="paragraph" w:styleId="TOC2">
    <w:name w:val="toc 2"/>
    <w:basedOn w:val="Normal"/>
    <w:next w:val="Normal"/>
    <w:autoRedefine/>
    <w:uiPriority w:val="39"/>
    <w:unhideWhenUsed/>
    <w:rsid w:val="00E74BF1"/>
    <w:pPr>
      <w:spacing w:after="100"/>
      <w:ind w:left="240"/>
    </w:pPr>
  </w:style>
  <w:style w:type="paragraph" w:styleId="TOC3">
    <w:name w:val="toc 3"/>
    <w:basedOn w:val="Normal"/>
    <w:next w:val="Normal"/>
    <w:autoRedefine/>
    <w:uiPriority w:val="39"/>
    <w:unhideWhenUsed/>
    <w:rsid w:val="00E74BF1"/>
    <w:pPr>
      <w:spacing w:after="100"/>
      <w:ind w:left="480"/>
    </w:pPr>
  </w:style>
  <w:style w:type="character" w:styleId="Hyperlink">
    <w:name w:val="Hyperlink"/>
    <w:basedOn w:val="DefaultParagraphFont"/>
    <w:uiPriority w:val="99"/>
    <w:unhideWhenUsed/>
    <w:rsid w:val="00E74BF1"/>
    <w:rPr>
      <w:color w:val="467886" w:themeColor="hyperlink"/>
      <w:u w:val="single"/>
    </w:rPr>
  </w:style>
  <w:style w:type="character" w:styleId="Emphasis">
    <w:name w:val="Emphasis"/>
    <w:basedOn w:val="DefaultParagraphFont"/>
    <w:uiPriority w:val="20"/>
    <w:qFormat/>
    <w:rsid w:val="00027F0E"/>
    <w:rPr>
      <w:i/>
      <w:iCs/>
    </w:rPr>
  </w:style>
  <w:style w:type="paragraph" w:styleId="Footer">
    <w:name w:val="footer"/>
    <w:basedOn w:val="Normal"/>
    <w:link w:val="FooterChar"/>
    <w:uiPriority w:val="99"/>
    <w:unhideWhenUsed/>
    <w:rsid w:val="00271796"/>
    <w:pPr>
      <w:tabs>
        <w:tab w:val="center" w:pos="4680"/>
        <w:tab w:val="right" w:pos="9360"/>
      </w:tabs>
      <w:spacing w:line="240" w:lineRule="auto"/>
    </w:pPr>
  </w:style>
  <w:style w:type="character" w:customStyle="1" w:styleId="FooterChar">
    <w:name w:val="Footer Char"/>
    <w:basedOn w:val="DefaultParagraphFont"/>
    <w:link w:val="Footer"/>
    <w:uiPriority w:val="99"/>
    <w:rsid w:val="00271796"/>
    <w:rPr>
      <w:rFonts w:ascii="Calibri" w:eastAsia="Times New Roman" w:hAnsi="Calibri" w:cs="Times New Roman"/>
      <w:sz w:val="24"/>
      <w:szCs w:val="20"/>
      <w:lang w:val="en-US" w:eastAsia="ar-SA"/>
    </w:rPr>
  </w:style>
  <w:style w:type="paragraph" w:styleId="Revision">
    <w:name w:val="Revision"/>
    <w:hidden/>
    <w:uiPriority w:val="99"/>
    <w:semiHidden/>
    <w:rsid w:val="00913184"/>
    <w:pPr>
      <w:spacing w:after="0" w:line="240" w:lineRule="auto"/>
    </w:pPr>
    <w:rPr>
      <w:rFonts w:ascii="Calibri" w:eastAsia="Times New Roman" w:hAnsi="Calibri" w:cs="Times New Roman"/>
      <w:sz w:val="24"/>
      <w:szCs w:val="20"/>
      <w:lang w:val="en-US" w:eastAsia="ar-SA"/>
    </w:rPr>
  </w:style>
  <w:style w:type="paragraph" w:styleId="TOC4">
    <w:name w:val="toc 4"/>
    <w:basedOn w:val="Normal"/>
    <w:next w:val="Normal"/>
    <w:autoRedefine/>
    <w:uiPriority w:val="39"/>
    <w:unhideWhenUsed/>
    <w:rsid w:val="00937809"/>
    <w:pPr>
      <w:suppressAutoHyphens w:val="0"/>
      <w:spacing w:after="100" w:line="278" w:lineRule="auto"/>
      <w:ind w:left="720"/>
    </w:pPr>
    <w:rPr>
      <w:rFonts w:asciiTheme="minorHAnsi" w:eastAsiaTheme="minorEastAsia" w:hAnsiTheme="minorHAnsi" w:cstheme="minorBidi"/>
      <w:kern w:val="2"/>
      <w:szCs w:val="24"/>
      <w:lang w:eastAsia="en-US"/>
      <w14:ligatures w14:val="standardContextual"/>
    </w:rPr>
  </w:style>
  <w:style w:type="paragraph" w:styleId="TOC5">
    <w:name w:val="toc 5"/>
    <w:basedOn w:val="Normal"/>
    <w:next w:val="Normal"/>
    <w:autoRedefine/>
    <w:uiPriority w:val="39"/>
    <w:unhideWhenUsed/>
    <w:rsid w:val="00937809"/>
    <w:pPr>
      <w:suppressAutoHyphens w:val="0"/>
      <w:spacing w:after="100" w:line="278" w:lineRule="auto"/>
      <w:ind w:left="960"/>
    </w:pPr>
    <w:rPr>
      <w:rFonts w:asciiTheme="minorHAnsi" w:eastAsiaTheme="minorEastAsia" w:hAnsiTheme="minorHAnsi" w:cstheme="minorBidi"/>
      <w:kern w:val="2"/>
      <w:szCs w:val="24"/>
      <w:lang w:eastAsia="en-US"/>
      <w14:ligatures w14:val="standardContextual"/>
    </w:rPr>
  </w:style>
  <w:style w:type="paragraph" w:styleId="TOC6">
    <w:name w:val="toc 6"/>
    <w:basedOn w:val="Normal"/>
    <w:next w:val="Normal"/>
    <w:autoRedefine/>
    <w:uiPriority w:val="39"/>
    <w:unhideWhenUsed/>
    <w:rsid w:val="00937809"/>
    <w:pPr>
      <w:suppressAutoHyphens w:val="0"/>
      <w:spacing w:after="100" w:line="278" w:lineRule="auto"/>
      <w:ind w:left="1200"/>
    </w:pPr>
    <w:rPr>
      <w:rFonts w:asciiTheme="minorHAnsi" w:eastAsiaTheme="minorEastAsia" w:hAnsiTheme="minorHAnsi" w:cstheme="minorBidi"/>
      <w:kern w:val="2"/>
      <w:szCs w:val="24"/>
      <w:lang w:eastAsia="en-US"/>
      <w14:ligatures w14:val="standardContextual"/>
    </w:rPr>
  </w:style>
  <w:style w:type="paragraph" w:styleId="TOC7">
    <w:name w:val="toc 7"/>
    <w:basedOn w:val="Normal"/>
    <w:next w:val="Normal"/>
    <w:autoRedefine/>
    <w:uiPriority w:val="39"/>
    <w:unhideWhenUsed/>
    <w:rsid w:val="00937809"/>
    <w:pPr>
      <w:suppressAutoHyphens w:val="0"/>
      <w:spacing w:after="100" w:line="278" w:lineRule="auto"/>
      <w:ind w:left="1440"/>
    </w:pPr>
    <w:rPr>
      <w:rFonts w:asciiTheme="minorHAnsi" w:eastAsiaTheme="minorEastAsia" w:hAnsiTheme="minorHAnsi" w:cstheme="minorBidi"/>
      <w:kern w:val="2"/>
      <w:szCs w:val="24"/>
      <w:lang w:eastAsia="en-US"/>
      <w14:ligatures w14:val="standardContextual"/>
    </w:rPr>
  </w:style>
  <w:style w:type="paragraph" w:styleId="TOC8">
    <w:name w:val="toc 8"/>
    <w:basedOn w:val="Normal"/>
    <w:next w:val="Normal"/>
    <w:autoRedefine/>
    <w:uiPriority w:val="39"/>
    <w:unhideWhenUsed/>
    <w:rsid w:val="00937809"/>
    <w:pPr>
      <w:suppressAutoHyphens w:val="0"/>
      <w:spacing w:after="100" w:line="278" w:lineRule="auto"/>
      <w:ind w:left="1680"/>
    </w:pPr>
    <w:rPr>
      <w:rFonts w:asciiTheme="minorHAnsi" w:eastAsiaTheme="minorEastAsia" w:hAnsiTheme="minorHAnsi" w:cstheme="minorBidi"/>
      <w:kern w:val="2"/>
      <w:szCs w:val="24"/>
      <w:lang w:eastAsia="en-US"/>
      <w14:ligatures w14:val="standardContextual"/>
    </w:rPr>
  </w:style>
  <w:style w:type="paragraph" w:styleId="TOC9">
    <w:name w:val="toc 9"/>
    <w:basedOn w:val="Normal"/>
    <w:next w:val="Normal"/>
    <w:autoRedefine/>
    <w:uiPriority w:val="39"/>
    <w:unhideWhenUsed/>
    <w:rsid w:val="00937809"/>
    <w:pPr>
      <w:suppressAutoHyphens w:val="0"/>
      <w:spacing w:after="100" w:line="278" w:lineRule="auto"/>
      <w:ind w:left="1920"/>
    </w:pPr>
    <w:rPr>
      <w:rFonts w:asciiTheme="minorHAnsi" w:eastAsiaTheme="minorEastAsia" w:hAnsiTheme="minorHAnsi" w:cstheme="minorBidi"/>
      <w:kern w:val="2"/>
      <w:szCs w:val="24"/>
      <w:lang w:eastAsia="en-US"/>
      <w14:ligatures w14:val="standardContextual"/>
    </w:rPr>
  </w:style>
  <w:style w:type="character" w:styleId="UnresolvedMention">
    <w:name w:val="Unresolved Mention"/>
    <w:basedOn w:val="DefaultParagraphFont"/>
    <w:uiPriority w:val="99"/>
    <w:semiHidden/>
    <w:unhideWhenUsed/>
    <w:rsid w:val="009378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96770">
      <w:bodyDiv w:val="1"/>
      <w:marLeft w:val="0"/>
      <w:marRight w:val="0"/>
      <w:marTop w:val="0"/>
      <w:marBottom w:val="0"/>
      <w:divBdr>
        <w:top w:val="none" w:sz="0" w:space="0" w:color="auto"/>
        <w:left w:val="none" w:sz="0" w:space="0" w:color="auto"/>
        <w:bottom w:val="none" w:sz="0" w:space="0" w:color="auto"/>
        <w:right w:val="none" w:sz="0" w:space="0" w:color="auto"/>
      </w:divBdr>
    </w:div>
    <w:div w:id="380786257">
      <w:bodyDiv w:val="1"/>
      <w:marLeft w:val="0"/>
      <w:marRight w:val="0"/>
      <w:marTop w:val="0"/>
      <w:marBottom w:val="0"/>
      <w:divBdr>
        <w:top w:val="none" w:sz="0" w:space="0" w:color="auto"/>
        <w:left w:val="none" w:sz="0" w:space="0" w:color="auto"/>
        <w:bottom w:val="none" w:sz="0" w:space="0" w:color="auto"/>
        <w:right w:val="none" w:sz="0" w:space="0" w:color="auto"/>
      </w:divBdr>
    </w:div>
    <w:div w:id="586887612">
      <w:bodyDiv w:val="1"/>
      <w:marLeft w:val="0"/>
      <w:marRight w:val="0"/>
      <w:marTop w:val="0"/>
      <w:marBottom w:val="0"/>
      <w:divBdr>
        <w:top w:val="none" w:sz="0" w:space="0" w:color="auto"/>
        <w:left w:val="none" w:sz="0" w:space="0" w:color="auto"/>
        <w:bottom w:val="none" w:sz="0" w:space="0" w:color="auto"/>
        <w:right w:val="none" w:sz="0" w:space="0" w:color="auto"/>
      </w:divBdr>
    </w:div>
    <w:div w:id="690687738">
      <w:bodyDiv w:val="1"/>
      <w:marLeft w:val="0"/>
      <w:marRight w:val="0"/>
      <w:marTop w:val="0"/>
      <w:marBottom w:val="0"/>
      <w:divBdr>
        <w:top w:val="none" w:sz="0" w:space="0" w:color="auto"/>
        <w:left w:val="none" w:sz="0" w:space="0" w:color="auto"/>
        <w:bottom w:val="none" w:sz="0" w:space="0" w:color="auto"/>
        <w:right w:val="none" w:sz="0" w:space="0" w:color="auto"/>
      </w:divBdr>
    </w:div>
    <w:div w:id="799151431">
      <w:bodyDiv w:val="1"/>
      <w:marLeft w:val="0"/>
      <w:marRight w:val="0"/>
      <w:marTop w:val="0"/>
      <w:marBottom w:val="0"/>
      <w:divBdr>
        <w:top w:val="none" w:sz="0" w:space="0" w:color="auto"/>
        <w:left w:val="none" w:sz="0" w:space="0" w:color="auto"/>
        <w:bottom w:val="none" w:sz="0" w:space="0" w:color="auto"/>
        <w:right w:val="none" w:sz="0" w:space="0" w:color="auto"/>
      </w:divBdr>
    </w:div>
    <w:div w:id="883059404">
      <w:bodyDiv w:val="1"/>
      <w:marLeft w:val="0"/>
      <w:marRight w:val="0"/>
      <w:marTop w:val="0"/>
      <w:marBottom w:val="0"/>
      <w:divBdr>
        <w:top w:val="none" w:sz="0" w:space="0" w:color="auto"/>
        <w:left w:val="none" w:sz="0" w:space="0" w:color="auto"/>
        <w:bottom w:val="none" w:sz="0" w:space="0" w:color="auto"/>
        <w:right w:val="none" w:sz="0" w:space="0" w:color="auto"/>
      </w:divBdr>
    </w:div>
    <w:div w:id="1070930030">
      <w:bodyDiv w:val="1"/>
      <w:marLeft w:val="0"/>
      <w:marRight w:val="0"/>
      <w:marTop w:val="0"/>
      <w:marBottom w:val="0"/>
      <w:divBdr>
        <w:top w:val="none" w:sz="0" w:space="0" w:color="auto"/>
        <w:left w:val="none" w:sz="0" w:space="0" w:color="auto"/>
        <w:bottom w:val="none" w:sz="0" w:space="0" w:color="auto"/>
        <w:right w:val="none" w:sz="0" w:space="0" w:color="auto"/>
      </w:divBdr>
    </w:div>
    <w:div w:id="1445226127">
      <w:bodyDiv w:val="1"/>
      <w:marLeft w:val="0"/>
      <w:marRight w:val="0"/>
      <w:marTop w:val="0"/>
      <w:marBottom w:val="0"/>
      <w:divBdr>
        <w:top w:val="none" w:sz="0" w:space="0" w:color="auto"/>
        <w:left w:val="none" w:sz="0" w:space="0" w:color="auto"/>
        <w:bottom w:val="none" w:sz="0" w:space="0" w:color="auto"/>
        <w:right w:val="none" w:sz="0" w:space="0" w:color="auto"/>
      </w:divBdr>
    </w:div>
    <w:div w:id="1463110300">
      <w:bodyDiv w:val="1"/>
      <w:marLeft w:val="0"/>
      <w:marRight w:val="0"/>
      <w:marTop w:val="0"/>
      <w:marBottom w:val="0"/>
      <w:divBdr>
        <w:top w:val="none" w:sz="0" w:space="0" w:color="auto"/>
        <w:left w:val="none" w:sz="0" w:space="0" w:color="auto"/>
        <w:bottom w:val="none" w:sz="0" w:space="0" w:color="auto"/>
        <w:right w:val="none" w:sz="0" w:space="0" w:color="auto"/>
      </w:divBdr>
    </w:div>
    <w:div w:id="1559979211">
      <w:bodyDiv w:val="1"/>
      <w:marLeft w:val="0"/>
      <w:marRight w:val="0"/>
      <w:marTop w:val="0"/>
      <w:marBottom w:val="0"/>
      <w:divBdr>
        <w:top w:val="none" w:sz="0" w:space="0" w:color="auto"/>
        <w:left w:val="none" w:sz="0" w:space="0" w:color="auto"/>
        <w:bottom w:val="none" w:sz="0" w:space="0" w:color="auto"/>
        <w:right w:val="none" w:sz="0" w:space="0" w:color="auto"/>
      </w:divBdr>
    </w:div>
    <w:div w:id="1802727795">
      <w:bodyDiv w:val="1"/>
      <w:marLeft w:val="0"/>
      <w:marRight w:val="0"/>
      <w:marTop w:val="0"/>
      <w:marBottom w:val="0"/>
      <w:divBdr>
        <w:top w:val="none" w:sz="0" w:space="0" w:color="auto"/>
        <w:left w:val="none" w:sz="0" w:space="0" w:color="auto"/>
        <w:bottom w:val="none" w:sz="0" w:space="0" w:color="auto"/>
        <w:right w:val="none" w:sz="0" w:space="0" w:color="auto"/>
      </w:divBdr>
    </w:div>
    <w:div w:id="2006085239">
      <w:bodyDiv w:val="1"/>
      <w:marLeft w:val="0"/>
      <w:marRight w:val="0"/>
      <w:marTop w:val="0"/>
      <w:marBottom w:val="0"/>
      <w:divBdr>
        <w:top w:val="none" w:sz="0" w:space="0" w:color="auto"/>
        <w:left w:val="none" w:sz="0" w:space="0" w:color="auto"/>
        <w:bottom w:val="none" w:sz="0" w:space="0" w:color="auto"/>
        <w:right w:val="none" w:sz="0" w:space="0" w:color="auto"/>
      </w:divBdr>
    </w:div>
    <w:div w:id="2048875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https://rakbank-my.sharepoint.com/personal/himanshi_chawla_rakbank_ae/Documents/Desktop/CPF%20Phase%202%20Automated%20Comms/CPF_Phase2_AutoCmm_SLA_v3.pptx" TargetMode="External"/><Relationship Id="rId18" Type="http://schemas.microsoft.com/office/2016/09/relationships/commentsIds" Target="commentsIds.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oleObject" Target="https://rakbank-my.sharepoint.com/personal/himanshi_chawla_rakbank_ae/Documents/Desktop/CPF%20Phase%202%20Automated%20Comms/PL/PL%20Process%20Data%20Capture%20Sheet%20V1.4_05Aug'25.xlsx" TargetMode="External"/><Relationship Id="rId7" Type="http://schemas.openxmlformats.org/officeDocument/2006/relationships/settings" Target="settings.xml"/><Relationship Id="rId12" Type="http://schemas.openxmlformats.org/officeDocument/2006/relationships/image" Target="media/image2.emf"/><Relationship Id="rId17" Type="http://schemas.microsoft.com/office/2011/relationships/commentsExtended" Target="commentsExtended.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oleObject" Target="file:///C:\Users\xhchawla\OneDrive%20-%20RAKBANK\Desktop\CPF%20Phase%202%20Automated%20Comms\PL\PL%20CPF%20Workflow%20All%20Journeys_22July'25.pdf"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header" Target="head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D3DD599063B414A848B4EF975C2C987" ma:contentTypeVersion="17" ma:contentTypeDescription="Create a new document." ma:contentTypeScope="" ma:versionID="b05cbf10a4b4ef641f6161e7e359fbeb">
  <xsd:schema xmlns:xsd="http://www.w3.org/2001/XMLSchema" xmlns:xs="http://www.w3.org/2001/XMLSchema" xmlns:p="http://schemas.microsoft.com/office/2006/metadata/properties" xmlns:ns1="http://schemas.microsoft.com/sharepoint/v3" xmlns:ns3="5f9c0b94-0e4d-4c33-82de-f0012496c1f5" xmlns:ns4="fbd54e62-b71a-40f5-873d-a350bc99153a" targetNamespace="http://schemas.microsoft.com/office/2006/metadata/properties" ma:root="true" ma:fieldsID="06b500d0470068ccaf2dd8afa6367ed8" ns1:_="" ns3:_="" ns4:_="">
    <xsd:import namespace="http://schemas.microsoft.com/sharepoint/v3"/>
    <xsd:import namespace="5f9c0b94-0e4d-4c33-82de-f0012496c1f5"/>
    <xsd:import namespace="fbd54e62-b71a-40f5-873d-a350bc99153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_activity"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f9c0b94-0e4d-4c33-82de-f0012496c1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bd54e62-b71a-40f5-873d-a350bc99153a"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5f9c0b94-0e4d-4c33-82de-f0012496c1f5" xsi:nil="true"/>
  </documentManagement>
</p:properties>
</file>

<file path=customXml/itemProps1.xml><?xml version="1.0" encoding="utf-8"?>
<ds:datastoreItem xmlns:ds="http://schemas.openxmlformats.org/officeDocument/2006/customXml" ds:itemID="{2A906774-29AF-4F5A-ADF1-7BD2E7A1347C}">
  <ds:schemaRefs>
    <ds:schemaRef ds:uri="http://schemas.openxmlformats.org/officeDocument/2006/bibliography"/>
  </ds:schemaRefs>
</ds:datastoreItem>
</file>

<file path=customXml/itemProps2.xml><?xml version="1.0" encoding="utf-8"?>
<ds:datastoreItem xmlns:ds="http://schemas.openxmlformats.org/officeDocument/2006/customXml" ds:itemID="{7E9B0580-876C-4F38-93A4-CA11C757AF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f9c0b94-0e4d-4c33-82de-f0012496c1f5"/>
    <ds:schemaRef ds:uri="fbd54e62-b71a-40f5-873d-a350bc9915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938B85-1DB4-45B4-89D8-67F14F5CFE4B}">
  <ds:schemaRefs>
    <ds:schemaRef ds:uri="http://schemas.microsoft.com/sharepoint/v3/contenttype/forms"/>
  </ds:schemaRefs>
</ds:datastoreItem>
</file>

<file path=customXml/itemProps4.xml><?xml version="1.0" encoding="utf-8"?>
<ds:datastoreItem xmlns:ds="http://schemas.openxmlformats.org/officeDocument/2006/customXml" ds:itemID="{5FA6996E-8A64-42EF-9D12-33131C334ED6}">
  <ds:schemaRefs>
    <ds:schemaRef ds:uri="http://schemas.microsoft.com/office/2006/metadata/properties"/>
    <ds:schemaRef ds:uri="http://schemas.microsoft.com/office/infopath/2007/PartnerControls"/>
    <ds:schemaRef ds:uri="http://schemas.microsoft.com/sharepoint/v3"/>
    <ds:schemaRef ds:uri="5f9c0b94-0e4d-4c33-82de-f0012496c1f5"/>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104</Pages>
  <Words>20612</Words>
  <Characters>117492</Characters>
  <Application>Microsoft Office Word</Application>
  <DocSecurity>0</DocSecurity>
  <Lines>979</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137829</CharactersWithSpaces>
  <SharedDoc>false</SharedDoc>
  <HLinks>
    <vt:vector size="414" baseType="variant">
      <vt:variant>
        <vt:i4>1114165</vt:i4>
      </vt:variant>
      <vt:variant>
        <vt:i4>410</vt:i4>
      </vt:variant>
      <vt:variant>
        <vt:i4>0</vt:i4>
      </vt:variant>
      <vt:variant>
        <vt:i4>5</vt:i4>
      </vt:variant>
      <vt:variant>
        <vt:lpwstr/>
      </vt:variant>
      <vt:variant>
        <vt:lpwstr>_Toc202947187</vt:lpwstr>
      </vt:variant>
      <vt:variant>
        <vt:i4>1114165</vt:i4>
      </vt:variant>
      <vt:variant>
        <vt:i4>404</vt:i4>
      </vt:variant>
      <vt:variant>
        <vt:i4>0</vt:i4>
      </vt:variant>
      <vt:variant>
        <vt:i4>5</vt:i4>
      </vt:variant>
      <vt:variant>
        <vt:lpwstr/>
      </vt:variant>
      <vt:variant>
        <vt:lpwstr>_Toc202947186</vt:lpwstr>
      </vt:variant>
      <vt:variant>
        <vt:i4>1114165</vt:i4>
      </vt:variant>
      <vt:variant>
        <vt:i4>398</vt:i4>
      </vt:variant>
      <vt:variant>
        <vt:i4>0</vt:i4>
      </vt:variant>
      <vt:variant>
        <vt:i4>5</vt:i4>
      </vt:variant>
      <vt:variant>
        <vt:lpwstr/>
      </vt:variant>
      <vt:variant>
        <vt:lpwstr>_Toc202947185</vt:lpwstr>
      </vt:variant>
      <vt:variant>
        <vt:i4>1114165</vt:i4>
      </vt:variant>
      <vt:variant>
        <vt:i4>392</vt:i4>
      </vt:variant>
      <vt:variant>
        <vt:i4>0</vt:i4>
      </vt:variant>
      <vt:variant>
        <vt:i4>5</vt:i4>
      </vt:variant>
      <vt:variant>
        <vt:lpwstr/>
      </vt:variant>
      <vt:variant>
        <vt:lpwstr>_Toc202947184</vt:lpwstr>
      </vt:variant>
      <vt:variant>
        <vt:i4>1114165</vt:i4>
      </vt:variant>
      <vt:variant>
        <vt:i4>386</vt:i4>
      </vt:variant>
      <vt:variant>
        <vt:i4>0</vt:i4>
      </vt:variant>
      <vt:variant>
        <vt:i4>5</vt:i4>
      </vt:variant>
      <vt:variant>
        <vt:lpwstr/>
      </vt:variant>
      <vt:variant>
        <vt:lpwstr>_Toc202947183</vt:lpwstr>
      </vt:variant>
      <vt:variant>
        <vt:i4>1114165</vt:i4>
      </vt:variant>
      <vt:variant>
        <vt:i4>380</vt:i4>
      </vt:variant>
      <vt:variant>
        <vt:i4>0</vt:i4>
      </vt:variant>
      <vt:variant>
        <vt:i4>5</vt:i4>
      </vt:variant>
      <vt:variant>
        <vt:lpwstr/>
      </vt:variant>
      <vt:variant>
        <vt:lpwstr>_Toc202947182</vt:lpwstr>
      </vt:variant>
      <vt:variant>
        <vt:i4>1114165</vt:i4>
      </vt:variant>
      <vt:variant>
        <vt:i4>374</vt:i4>
      </vt:variant>
      <vt:variant>
        <vt:i4>0</vt:i4>
      </vt:variant>
      <vt:variant>
        <vt:i4>5</vt:i4>
      </vt:variant>
      <vt:variant>
        <vt:lpwstr/>
      </vt:variant>
      <vt:variant>
        <vt:lpwstr>_Toc202947181</vt:lpwstr>
      </vt:variant>
      <vt:variant>
        <vt:i4>1114165</vt:i4>
      </vt:variant>
      <vt:variant>
        <vt:i4>368</vt:i4>
      </vt:variant>
      <vt:variant>
        <vt:i4>0</vt:i4>
      </vt:variant>
      <vt:variant>
        <vt:i4>5</vt:i4>
      </vt:variant>
      <vt:variant>
        <vt:lpwstr/>
      </vt:variant>
      <vt:variant>
        <vt:lpwstr>_Toc202947180</vt:lpwstr>
      </vt:variant>
      <vt:variant>
        <vt:i4>1966133</vt:i4>
      </vt:variant>
      <vt:variant>
        <vt:i4>362</vt:i4>
      </vt:variant>
      <vt:variant>
        <vt:i4>0</vt:i4>
      </vt:variant>
      <vt:variant>
        <vt:i4>5</vt:i4>
      </vt:variant>
      <vt:variant>
        <vt:lpwstr/>
      </vt:variant>
      <vt:variant>
        <vt:lpwstr>_Toc202947179</vt:lpwstr>
      </vt:variant>
      <vt:variant>
        <vt:i4>1966133</vt:i4>
      </vt:variant>
      <vt:variant>
        <vt:i4>356</vt:i4>
      </vt:variant>
      <vt:variant>
        <vt:i4>0</vt:i4>
      </vt:variant>
      <vt:variant>
        <vt:i4>5</vt:i4>
      </vt:variant>
      <vt:variant>
        <vt:lpwstr/>
      </vt:variant>
      <vt:variant>
        <vt:lpwstr>_Toc202947178</vt:lpwstr>
      </vt:variant>
      <vt:variant>
        <vt:i4>1966133</vt:i4>
      </vt:variant>
      <vt:variant>
        <vt:i4>350</vt:i4>
      </vt:variant>
      <vt:variant>
        <vt:i4>0</vt:i4>
      </vt:variant>
      <vt:variant>
        <vt:i4>5</vt:i4>
      </vt:variant>
      <vt:variant>
        <vt:lpwstr/>
      </vt:variant>
      <vt:variant>
        <vt:lpwstr>_Toc202947177</vt:lpwstr>
      </vt:variant>
      <vt:variant>
        <vt:i4>1966133</vt:i4>
      </vt:variant>
      <vt:variant>
        <vt:i4>344</vt:i4>
      </vt:variant>
      <vt:variant>
        <vt:i4>0</vt:i4>
      </vt:variant>
      <vt:variant>
        <vt:i4>5</vt:i4>
      </vt:variant>
      <vt:variant>
        <vt:lpwstr/>
      </vt:variant>
      <vt:variant>
        <vt:lpwstr>_Toc202947176</vt:lpwstr>
      </vt:variant>
      <vt:variant>
        <vt:i4>1966133</vt:i4>
      </vt:variant>
      <vt:variant>
        <vt:i4>338</vt:i4>
      </vt:variant>
      <vt:variant>
        <vt:i4>0</vt:i4>
      </vt:variant>
      <vt:variant>
        <vt:i4>5</vt:i4>
      </vt:variant>
      <vt:variant>
        <vt:lpwstr/>
      </vt:variant>
      <vt:variant>
        <vt:lpwstr>_Toc202947175</vt:lpwstr>
      </vt:variant>
      <vt:variant>
        <vt:i4>1966133</vt:i4>
      </vt:variant>
      <vt:variant>
        <vt:i4>332</vt:i4>
      </vt:variant>
      <vt:variant>
        <vt:i4>0</vt:i4>
      </vt:variant>
      <vt:variant>
        <vt:i4>5</vt:i4>
      </vt:variant>
      <vt:variant>
        <vt:lpwstr/>
      </vt:variant>
      <vt:variant>
        <vt:lpwstr>_Toc202947174</vt:lpwstr>
      </vt:variant>
      <vt:variant>
        <vt:i4>1966133</vt:i4>
      </vt:variant>
      <vt:variant>
        <vt:i4>326</vt:i4>
      </vt:variant>
      <vt:variant>
        <vt:i4>0</vt:i4>
      </vt:variant>
      <vt:variant>
        <vt:i4>5</vt:i4>
      </vt:variant>
      <vt:variant>
        <vt:lpwstr/>
      </vt:variant>
      <vt:variant>
        <vt:lpwstr>_Toc202947173</vt:lpwstr>
      </vt:variant>
      <vt:variant>
        <vt:i4>1966133</vt:i4>
      </vt:variant>
      <vt:variant>
        <vt:i4>320</vt:i4>
      </vt:variant>
      <vt:variant>
        <vt:i4>0</vt:i4>
      </vt:variant>
      <vt:variant>
        <vt:i4>5</vt:i4>
      </vt:variant>
      <vt:variant>
        <vt:lpwstr/>
      </vt:variant>
      <vt:variant>
        <vt:lpwstr>_Toc202947172</vt:lpwstr>
      </vt:variant>
      <vt:variant>
        <vt:i4>1966133</vt:i4>
      </vt:variant>
      <vt:variant>
        <vt:i4>314</vt:i4>
      </vt:variant>
      <vt:variant>
        <vt:i4>0</vt:i4>
      </vt:variant>
      <vt:variant>
        <vt:i4>5</vt:i4>
      </vt:variant>
      <vt:variant>
        <vt:lpwstr/>
      </vt:variant>
      <vt:variant>
        <vt:lpwstr>_Toc202947171</vt:lpwstr>
      </vt:variant>
      <vt:variant>
        <vt:i4>1966133</vt:i4>
      </vt:variant>
      <vt:variant>
        <vt:i4>308</vt:i4>
      </vt:variant>
      <vt:variant>
        <vt:i4>0</vt:i4>
      </vt:variant>
      <vt:variant>
        <vt:i4>5</vt:i4>
      </vt:variant>
      <vt:variant>
        <vt:lpwstr/>
      </vt:variant>
      <vt:variant>
        <vt:lpwstr>_Toc202947170</vt:lpwstr>
      </vt:variant>
      <vt:variant>
        <vt:i4>2031669</vt:i4>
      </vt:variant>
      <vt:variant>
        <vt:i4>302</vt:i4>
      </vt:variant>
      <vt:variant>
        <vt:i4>0</vt:i4>
      </vt:variant>
      <vt:variant>
        <vt:i4>5</vt:i4>
      </vt:variant>
      <vt:variant>
        <vt:lpwstr/>
      </vt:variant>
      <vt:variant>
        <vt:lpwstr>_Toc202947169</vt:lpwstr>
      </vt:variant>
      <vt:variant>
        <vt:i4>2031669</vt:i4>
      </vt:variant>
      <vt:variant>
        <vt:i4>296</vt:i4>
      </vt:variant>
      <vt:variant>
        <vt:i4>0</vt:i4>
      </vt:variant>
      <vt:variant>
        <vt:i4>5</vt:i4>
      </vt:variant>
      <vt:variant>
        <vt:lpwstr/>
      </vt:variant>
      <vt:variant>
        <vt:lpwstr>_Toc202947168</vt:lpwstr>
      </vt:variant>
      <vt:variant>
        <vt:i4>2031669</vt:i4>
      </vt:variant>
      <vt:variant>
        <vt:i4>290</vt:i4>
      </vt:variant>
      <vt:variant>
        <vt:i4>0</vt:i4>
      </vt:variant>
      <vt:variant>
        <vt:i4>5</vt:i4>
      </vt:variant>
      <vt:variant>
        <vt:lpwstr/>
      </vt:variant>
      <vt:variant>
        <vt:lpwstr>_Toc202947167</vt:lpwstr>
      </vt:variant>
      <vt:variant>
        <vt:i4>2031669</vt:i4>
      </vt:variant>
      <vt:variant>
        <vt:i4>284</vt:i4>
      </vt:variant>
      <vt:variant>
        <vt:i4>0</vt:i4>
      </vt:variant>
      <vt:variant>
        <vt:i4>5</vt:i4>
      </vt:variant>
      <vt:variant>
        <vt:lpwstr/>
      </vt:variant>
      <vt:variant>
        <vt:lpwstr>_Toc202947166</vt:lpwstr>
      </vt:variant>
      <vt:variant>
        <vt:i4>2031669</vt:i4>
      </vt:variant>
      <vt:variant>
        <vt:i4>278</vt:i4>
      </vt:variant>
      <vt:variant>
        <vt:i4>0</vt:i4>
      </vt:variant>
      <vt:variant>
        <vt:i4>5</vt:i4>
      </vt:variant>
      <vt:variant>
        <vt:lpwstr/>
      </vt:variant>
      <vt:variant>
        <vt:lpwstr>_Toc202947165</vt:lpwstr>
      </vt:variant>
      <vt:variant>
        <vt:i4>2031669</vt:i4>
      </vt:variant>
      <vt:variant>
        <vt:i4>272</vt:i4>
      </vt:variant>
      <vt:variant>
        <vt:i4>0</vt:i4>
      </vt:variant>
      <vt:variant>
        <vt:i4>5</vt:i4>
      </vt:variant>
      <vt:variant>
        <vt:lpwstr/>
      </vt:variant>
      <vt:variant>
        <vt:lpwstr>_Toc202947164</vt:lpwstr>
      </vt:variant>
      <vt:variant>
        <vt:i4>2031669</vt:i4>
      </vt:variant>
      <vt:variant>
        <vt:i4>266</vt:i4>
      </vt:variant>
      <vt:variant>
        <vt:i4>0</vt:i4>
      </vt:variant>
      <vt:variant>
        <vt:i4>5</vt:i4>
      </vt:variant>
      <vt:variant>
        <vt:lpwstr/>
      </vt:variant>
      <vt:variant>
        <vt:lpwstr>_Toc202947163</vt:lpwstr>
      </vt:variant>
      <vt:variant>
        <vt:i4>2031669</vt:i4>
      </vt:variant>
      <vt:variant>
        <vt:i4>260</vt:i4>
      </vt:variant>
      <vt:variant>
        <vt:i4>0</vt:i4>
      </vt:variant>
      <vt:variant>
        <vt:i4>5</vt:i4>
      </vt:variant>
      <vt:variant>
        <vt:lpwstr/>
      </vt:variant>
      <vt:variant>
        <vt:lpwstr>_Toc202947162</vt:lpwstr>
      </vt:variant>
      <vt:variant>
        <vt:i4>2031669</vt:i4>
      </vt:variant>
      <vt:variant>
        <vt:i4>254</vt:i4>
      </vt:variant>
      <vt:variant>
        <vt:i4>0</vt:i4>
      </vt:variant>
      <vt:variant>
        <vt:i4>5</vt:i4>
      </vt:variant>
      <vt:variant>
        <vt:lpwstr/>
      </vt:variant>
      <vt:variant>
        <vt:lpwstr>_Toc202947161</vt:lpwstr>
      </vt:variant>
      <vt:variant>
        <vt:i4>2031669</vt:i4>
      </vt:variant>
      <vt:variant>
        <vt:i4>248</vt:i4>
      </vt:variant>
      <vt:variant>
        <vt:i4>0</vt:i4>
      </vt:variant>
      <vt:variant>
        <vt:i4>5</vt:i4>
      </vt:variant>
      <vt:variant>
        <vt:lpwstr/>
      </vt:variant>
      <vt:variant>
        <vt:lpwstr>_Toc202947160</vt:lpwstr>
      </vt:variant>
      <vt:variant>
        <vt:i4>1835061</vt:i4>
      </vt:variant>
      <vt:variant>
        <vt:i4>242</vt:i4>
      </vt:variant>
      <vt:variant>
        <vt:i4>0</vt:i4>
      </vt:variant>
      <vt:variant>
        <vt:i4>5</vt:i4>
      </vt:variant>
      <vt:variant>
        <vt:lpwstr/>
      </vt:variant>
      <vt:variant>
        <vt:lpwstr>_Toc202947159</vt:lpwstr>
      </vt:variant>
      <vt:variant>
        <vt:i4>1835061</vt:i4>
      </vt:variant>
      <vt:variant>
        <vt:i4>236</vt:i4>
      </vt:variant>
      <vt:variant>
        <vt:i4>0</vt:i4>
      </vt:variant>
      <vt:variant>
        <vt:i4>5</vt:i4>
      </vt:variant>
      <vt:variant>
        <vt:lpwstr/>
      </vt:variant>
      <vt:variant>
        <vt:lpwstr>_Toc202947158</vt:lpwstr>
      </vt:variant>
      <vt:variant>
        <vt:i4>1835061</vt:i4>
      </vt:variant>
      <vt:variant>
        <vt:i4>230</vt:i4>
      </vt:variant>
      <vt:variant>
        <vt:i4>0</vt:i4>
      </vt:variant>
      <vt:variant>
        <vt:i4>5</vt:i4>
      </vt:variant>
      <vt:variant>
        <vt:lpwstr/>
      </vt:variant>
      <vt:variant>
        <vt:lpwstr>_Toc202947157</vt:lpwstr>
      </vt:variant>
      <vt:variant>
        <vt:i4>1835061</vt:i4>
      </vt:variant>
      <vt:variant>
        <vt:i4>224</vt:i4>
      </vt:variant>
      <vt:variant>
        <vt:i4>0</vt:i4>
      </vt:variant>
      <vt:variant>
        <vt:i4>5</vt:i4>
      </vt:variant>
      <vt:variant>
        <vt:lpwstr/>
      </vt:variant>
      <vt:variant>
        <vt:lpwstr>_Toc202947156</vt:lpwstr>
      </vt:variant>
      <vt:variant>
        <vt:i4>1835061</vt:i4>
      </vt:variant>
      <vt:variant>
        <vt:i4>218</vt:i4>
      </vt:variant>
      <vt:variant>
        <vt:i4>0</vt:i4>
      </vt:variant>
      <vt:variant>
        <vt:i4>5</vt:i4>
      </vt:variant>
      <vt:variant>
        <vt:lpwstr/>
      </vt:variant>
      <vt:variant>
        <vt:lpwstr>_Toc202947155</vt:lpwstr>
      </vt:variant>
      <vt:variant>
        <vt:i4>1835061</vt:i4>
      </vt:variant>
      <vt:variant>
        <vt:i4>212</vt:i4>
      </vt:variant>
      <vt:variant>
        <vt:i4>0</vt:i4>
      </vt:variant>
      <vt:variant>
        <vt:i4>5</vt:i4>
      </vt:variant>
      <vt:variant>
        <vt:lpwstr/>
      </vt:variant>
      <vt:variant>
        <vt:lpwstr>_Toc202947154</vt:lpwstr>
      </vt:variant>
      <vt:variant>
        <vt:i4>1835061</vt:i4>
      </vt:variant>
      <vt:variant>
        <vt:i4>206</vt:i4>
      </vt:variant>
      <vt:variant>
        <vt:i4>0</vt:i4>
      </vt:variant>
      <vt:variant>
        <vt:i4>5</vt:i4>
      </vt:variant>
      <vt:variant>
        <vt:lpwstr/>
      </vt:variant>
      <vt:variant>
        <vt:lpwstr>_Toc202947153</vt:lpwstr>
      </vt:variant>
      <vt:variant>
        <vt:i4>1835061</vt:i4>
      </vt:variant>
      <vt:variant>
        <vt:i4>200</vt:i4>
      </vt:variant>
      <vt:variant>
        <vt:i4>0</vt:i4>
      </vt:variant>
      <vt:variant>
        <vt:i4>5</vt:i4>
      </vt:variant>
      <vt:variant>
        <vt:lpwstr/>
      </vt:variant>
      <vt:variant>
        <vt:lpwstr>_Toc202947152</vt:lpwstr>
      </vt:variant>
      <vt:variant>
        <vt:i4>1835061</vt:i4>
      </vt:variant>
      <vt:variant>
        <vt:i4>194</vt:i4>
      </vt:variant>
      <vt:variant>
        <vt:i4>0</vt:i4>
      </vt:variant>
      <vt:variant>
        <vt:i4>5</vt:i4>
      </vt:variant>
      <vt:variant>
        <vt:lpwstr/>
      </vt:variant>
      <vt:variant>
        <vt:lpwstr>_Toc202947151</vt:lpwstr>
      </vt:variant>
      <vt:variant>
        <vt:i4>1835061</vt:i4>
      </vt:variant>
      <vt:variant>
        <vt:i4>188</vt:i4>
      </vt:variant>
      <vt:variant>
        <vt:i4>0</vt:i4>
      </vt:variant>
      <vt:variant>
        <vt:i4>5</vt:i4>
      </vt:variant>
      <vt:variant>
        <vt:lpwstr/>
      </vt:variant>
      <vt:variant>
        <vt:lpwstr>_Toc202947150</vt:lpwstr>
      </vt:variant>
      <vt:variant>
        <vt:i4>1900597</vt:i4>
      </vt:variant>
      <vt:variant>
        <vt:i4>182</vt:i4>
      </vt:variant>
      <vt:variant>
        <vt:i4>0</vt:i4>
      </vt:variant>
      <vt:variant>
        <vt:i4>5</vt:i4>
      </vt:variant>
      <vt:variant>
        <vt:lpwstr/>
      </vt:variant>
      <vt:variant>
        <vt:lpwstr>_Toc202947149</vt:lpwstr>
      </vt:variant>
      <vt:variant>
        <vt:i4>1900597</vt:i4>
      </vt:variant>
      <vt:variant>
        <vt:i4>176</vt:i4>
      </vt:variant>
      <vt:variant>
        <vt:i4>0</vt:i4>
      </vt:variant>
      <vt:variant>
        <vt:i4>5</vt:i4>
      </vt:variant>
      <vt:variant>
        <vt:lpwstr/>
      </vt:variant>
      <vt:variant>
        <vt:lpwstr>_Toc202947148</vt:lpwstr>
      </vt:variant>
      <vt:variant>
        <vt:i4>1900597</vt:i4>
      </vt:variant>
      <vt:variant>
        <vt:i4>170</vt:i4>
      </vt:variant>
      <vt:variant>
        <vt:i4>0</vt:i4>
      </vt:variant>
      <vt:variant>
        <vt:i4>5</vt:i4>
      </vt:variant>
      <vt:variant>
        <vt:lpwstr/>
      </vt:variant>
      <vt:variant>
        <vt:lpwstr>_Toc202947147</vt:lpwstr>
      </vt:variant>
      <vt:variant>
        <vt:i4>1900597</vt:i4>
      </vt:variant>
      <vt:variant>
        <vt:i4>164</vt:i4>
      </vt:variant>
      <vt:variant>
        <vt:i4>0</vt:i4>
      </vt:variant>
      <vt:variant>
        <vt:i4>5</vt:i4>
      </vt:variant>
      <vt:variant>
        <vt:lpwstr/>
      </vt:variant>
      <vt:variant>
        <vt:lpwstr>_Toc202947146</vt:lpwstr>
      </vt:variant>
      <vt:variant>
        <vt:i4>1900597</vt:i4>
      </vt:variant>
      <vt:variant>
        <vt:i4>158</vt:i4>
      </vt:variant>
      <vt:variant>
        <vt:i4>0</vt:i4>
      </vt:variant>
      <vt:variant>
        <vt:i4>5</vt:i4>
      </vt:variant>
      <vt:variant>
        <vt:lpwstr/>
      </vt:variant>
      <vt:variant>
        <vt:lpwstr>_Toc202947145</vt:lpwstr>
      </vt:variant>
      <vt:variant>
        <vt:i4>1900597</vt:i4>
      </vt:variant>
      <vt:variant>
        <vt:i4>152</vt:i4>
      </vt:variant>
      <vt:variant>
        <vt:i4>0</vt:i4>
      </vt:variant>
      <vt:variant>
        <vt:i4>5</vt:i4>
      </vt:variant>
      <vt:variant>
        <vt:lpwstr/>
      </vt:variant>
      <vt:variant>
        <vt:lpwstr>_Toc202947144</vt:lpwstr>
      </vt:variant>
      <vt:variant>
        <vt:i4>1900597</vt:i4>
      </vt:variant>
      <vt:variant>
        <vt:i4>146</vt:i4>
      </vt:variant>
      <vt:variant>
        <vt:i4>0</vt:i4>
      </vt:variant>
      <vt:variant>
        <vt:i4>5</vt:i4>
      </vt:variant>
      <vt:variant>
        <vt:lpwstr/>
      </vt:variant>
      <vt:variant>
        <vt:lpwstr>_Toc202947143</vt:lpwstr>
      </vt:variant>
      <vt:variant>
        <vt:i4>1900597</vt:i4>
      </vt:variant>
      <vt:variant>
        <vt:i4>140</vt:i4>
      </vt:variant>
      <vt:variant>
        <vt:i4>0</vt:i4>
      </vt:variant>
      <vt:variant>
        <vt:i4>5</vt:i4>
      </vt:variant>
      <vt:variant>
        <vt:lpwstr/>
      </vt:variant>
      <vt:variant>
        <vt:lpwstr>_Toc202947142</vt:lpwstr>
      </vt:variant>
      <vt:variant>
        <vt:i4>1900597</vt:i4>
      </vt:variant>
      <vt:variant>
        <vt:i4>134</vt:i4>
      </vt:variant>
      <vt:variant>
        <vt:i4>0</vt:i4>
      </vt:variant>
      <vt:variant>
        <vt:i4>5</vt:i4>
      </vt:variant>
      <vt:variant>
        <vt:lpwstr/>
      </vt:variant>
      <vt:variant>
        <vt:lpwstr>_Toc202947141</vt:lpwstr>
      </vt:variant>
      <vt:variant>
        <vt:i4>1900597</vt:i4>
      </vt:variant>
      <vt:variant>
        <vt:i4>128</vt:i4>
      </vt:variant>
      <vt:variant>
        <vt:i4>0</vt:i4>
      </vt:variant>
      <vt:variant>
        <vt:i4>5</vt:i4>
      </vt:variant>
      <vt:variant>
        <vt:lpwstr/>
      </vt:variant>
      <vt:variant>
        <vt:lpwstr>_Toc202947140</vt:lpwstr>
      </vt:variant>
      <vt:variant>
        <vt:i4>1703989</vt:i4>
      </vt:variant>
      <vt:variant>
        <vt:i4>122</vt:i4>
      </vt:variant>
      <vt:variant>
        <vt:i4>0</vt:i4>
      </vt:variant>
      <vt:variant>
        <vt:i4>5</vt:i4>
      </vt:variant>
      <vt:variant>
        <vt:lpwstr/>
      </vt:variant>
      <vt:variant>
        <vt:lpwstr>_Toc202947139</vt:lpwstr>
      </vt:variant>
      <vt:variant>
        <vt:i4>1703989</vt:i4>
      </vt:variant>
      <vt:variant>
        <vt:i4>116</vt:i4>
      </vt:variant>
      <vt:variant>
        <vt:i4>0</vt:i4>
      </vt:variant>
      <vt:variant>
        <vt:i4>5</vt:i4>
      </vt:variant>
      <vt:variant>
        <vt:lpwstr/>
      </vt:variant>
      <vt:variant>
        <vt:lpwstr>_Toc202947138</vt:lpwstr>
      </vt:variant>
      <vt:variant>
        <vt:i4>1703989</vt:i4>
      </vt:variant>
      <vt:variant>
        <vt:i4>110</vt:i4>
      </vt:variant>
      <vt:variant>
        <vt:i4>0</vt:i4>
      </vt:variant>
      <vt:variant>
        <vt:i4>5</vt:i4>
      </vt:variant>
      <vt:variant>
        <vt:lpwstr/>
      </vt:variant>
      <vt:variant>
        <vt:lpwstr>_Toc202947137</vt:lpwstr>
      </vt:variant>
      <vt:variant>
        <vt:i4>1703989</vt:i4>
      </vt:variant>
      <vt:variant>
        <vt:i4>104</vt:i4>
      </vt:variant>
      <vt:variant>
        <vt:i4>0</vt:i4>
      </vt:variant>
      <vt:variant>
        <vt:i4>5</vt:i4>
      </vt:variant>
      <vt:variant>
        <vt:lpwstr/>
      </vt:variant>
      <vt:variant>
        <vt:lpwstr>_Toc202947136</vt:lpwstr>
      </vt:variant>
      <vt:variant>
        <vt:i4>1703989</vt:i4>
      </vt:variant>
      <vt:variant>
        <vt:i4>98</vt:i4>
      </vt:variant>
      <vt:variant>
        <vt:i4>0</vt:i4>
      </vt:variant>
      <vt:variant>
        <vt:i4>5</vt:i4>
      </vt:variant>
      <vt:variant>
        <vt:lpwstr/>
      </vt:variant>
      <vt:variant>
        <vt:lpwstr>_Toc202947135</vt:lpwstr>
      </vt:variant>
      <vt:variant>
        <vt:i4>1703989</vt:i4>
      </vt:variant>
      <vt:variant>
        <vt:i4>92</vt:i4>
      </vt:variant>
      <vt:variant>
        <vt:i4>0</vt:i4>
      </vt:variant>
      <vt:variant>
        <vt:i4>5</vt:i4>
      </vt:variant>
      <vt:variant>
        <vt:lpwstr/>
      </vt:variant>
      <vt:variant>
        <vt:lpwstr>_Toc202947134</vt:lpwstr>
      </vt:variant>
      <vt:variant>
        <vt:i4>1703989</vt:i4>
      </vt:variant>
      <vt:variant>
        <vt:i4>86</vt:i4>
      </vt:variant>
      <vt:variant>
        <vt:i4>0</vt:i4>
      </vt:variant>
      <vt:variant>
        <vt:i4>5</vt:i4>
      </vt:variant>
      <vt:variant>
        <vt:lpwstr/>
      </vt:variant>
      <vt:variant>
        <vt:lpwstr>_Toc202947133</vt:lpwstr>
      </vt:variant>
      <vt:variant>
        <vt:i4>1703989</vt:i4>
      </vt:variant>
      <vt:variant>
        <vt:i4>80</vt:i4>
      </vt:variant>
      <vt:variant>
        <vt:i4>0</vt:i4>
      </vt:variant>
      <vt:variant>
        <vt:i4>5</vt:i4>
      </vt:variant>
      <vt:variant>
        <vt:lpwstr/>
      </vt:variant>
      <vt:variant>
        <vt:lpwstr>_Toc202947132</vt:lpwstr>
      </vt:variant>
      <vt:variant>
        <vt:i4>1703989</vt:i4>
      </vt:variant>
      <vt:variant>
        <vt:i4>74</vt:i4>
      </vt:variant>
      <vt:variant>
        <vt:i4>0</vt:i4>
      </vt:variant>
      <vt:variant>
        <vt:i4>5</vt:i4>
      </vt:variant>
      <vt:variant>
        <vt:lpwstr/>
      </vt:variant>
      <vt:variant>
        <vt:lpwstr>_Toc202947131</vt:lpwstr>
      </vt:variant>
      <vt:variant>
        <vt:i4>1703989</vt:i4>
      </vt:variant>
      <vt:variant>
        <vt:i4>68</vt:i4>
      </vt:variant>
      <vt:variant>
        <vt:i4>0</vt:i4>
      </vt:variant>
      <vt:variant>
        <vt:i4>5</vt:i4>
      </vt:variant>
      <vt:variant>
        <vt:lpwstr/>
      </vt:variant>
      <vt:variant>
        <vt:lpwstr>_Toc202947130</vt:lpwstr>
      </vt:variant>
      <vt:variant>
        <vt:i4>1769525</vt:i4>
      </vt:variant>
      <vt:variant>
        <vt:i4>62</vt:i4>
      </vt:variant>
      <vt:variant>
        <vt:i4>0</vt:i4>
      </vt:variant>
      <vt:variant>
        <vt:i4>5</vt:i4>
      </vt:variant>
      <vt:variant>
        <vt:lpwstr/>
      </vt:variant>
      <vt:variant>
        <vt:lpwstr>_Toc202947129</vt:lpwstr>
      </vt:variant>
      <vt:variant>
        <vt:i4>1769525</vt:i4>
      </vt:variant>
      <vt:variant>
        <vt:i4>56</vt:i4>
      </vt:variant>
      <vt:variant>
        <vt:i4>0</vt:i4>
      </vt:variant>
      <vt:variant>
        <vt:i4>5</vt:i4>
      </vt:variant>
      <vt:variant>
        <vt:lpwstr/>
      </vt:variant>
      <vt:variant>
        <vt:lpwstr>_Toc202947128</vt:lpwstr>
      </vt:variant>
      <vt:variant>
        <vt:i4>1769525</vt:i4>
      </vt:variant>
      <vt:variant>
        <vt:i4>50</vt:i4>
      </vt:variant>
      <vt:variant>
        <vt:i4>0</vt:i4>
      </vt:variant>
      <vt:variant>
        <vt:i4>5</vt:i4>
      </vt:variant>
      <vt:variant>
        <vt:lpwstr/>
      </vt:variant>
      <vt:variant>
        <vt:lpwstr>_Toc202947127</vt:lpwstr>
      </vt:variant>
      <vt:variant>
        <vt:i4>1769525</vt:i4>
      </vt:variant>
      <vt:variant>
        <vt:i4>44</vt:i4>
      </vt:variant>
      <vt:variant>
        <vt:i4>0</vt:i4>
      </vt:variant>
      <vt:variant>
        <vt:i4>5</vt:i4>
      </vt:variant>
      <vt:variant>
        <vt:lpwstr/>
      </vt:variant>
      <vt:variant>
        <vt:lpwstr>_Toc202947126</vt:lpwstr>
      </vt:variant>
      <vt:variant>
        <vt:i4>1769525</vt:i4>
      </vt:variant>
      <vt:variant>
        <vt:i4>38</vt:i4>
      </vt:variant>
      <vt:variant>
        <vt:i4>0</vt:i4>
      </vt:variant>
      <vt:variant>
        <vt:i4>5</vt:i4>
      </vt:variant>
      <vt:variant>
        <vt:lpwstr/>
      </vt:variant>
      <vt:variant>
        <vt:lpwstr>_Toc202947125</vt:lpwstr>
      </vt:variant>
      <vt:variant>
        <vt:i4>1769525</vt:i4>
      </vt:variant>
      <vt:variant>
        <vt:i4>32</vt:i4>
      </vt:variant>
      <vt:variant>
        <vt:i4>0</vt:i4>
      </vt:variant>
      <vt:variant>
        <vt:i4>5</vt:i4>
      </vt:variant>
      <vt:variant>
        <vt:lpwstr/>
      </vt:variant>
      <vt:variant>
        <vt:lpwstr>_Toc202947124</vt:lpwstr>
      </vt:variant>
      <vt:variant>
        <vt:i4>1769525</vt:i4>
      </vt:variant>
      <vt:variant>
        <vt:i4>26</vt:i4>
      </vt:variant>
      <vt:variant>
        <vt:i4>0</vt:i4>
      </vt:variant>
      <vt:variant>
        <vt:i4>5</vt:i4>
      </vt:variant>
      <vt:variant>
        <vt:lpwstr/>
      </vt:variant>
      <vt:variant>
        <vt:lpwstr>_Toc202947123</vt:lpwstr>
      </vt:variant>
      <vt:variant>
        <vt:i4>1769525</vt:i4>
      </vt:variant>
      <vt:variant>
        <vt:i4>20</vt:i4>
      </vt:variant>
      <vt:variant>
        <vt:i4>0</vt:i4>
      </vt:variant>
      <vt:variant>
        <vt:i4>5</vt:i4>
      </vt:variant>
      <vt:variant>
        <vt:lpwstr/>
      </vt:variant>
      <vt:variant>
        <vt:lpwstr>_Toc202947122</vt:lpwstr>
      </vt:variant>
      <vt:variant>
        <vt:i4>1769525</vt:i4>
      </vt:variant>
      <vt:variant>
        <vt:i4>14</vt:i4>
      </vt:variant>
      <vt:variant>
        <vt:i4>0</vt:i4>
      </vt:variant>
      <vt:variant>
        <vt:i4>5</vt:i4>
      </vt:variant>
      <vt:variant>
        <vt:lpwstr/>
      </vt:variant>
      <vt:variant>
        <vt:lpwstr>_Toc202947121</vt:lpwstr>
      </vt:variant>
      <vt:variant>
        <vt:i4>1769525</vt:i4>
      </vt:variant>
      <vt:variant>
        <vt:i4>8</vt:i4>
      </vt:variant>
      <vt:variant>
        <vt:i4>0</vt:i4>
      </vt:variant>
      <vt:variant>
        <vt:i4>5</vt:i4>
      </vt:variant>
      <vt:variant>
        <vt:lpwstr/>
      </vt:variant>
      <vt:variant>
        <vt:lpwstr>_Toc202947120</vt:lpwstr>
      </vt:variant>
      <vt:variant>
        <vt:i4>1572917</vt:i4>
      </vt:variant>
      <vt:variant>
        <vt:i4>2</vt:i4>
      </vt:variant>
      <vt:variant>
        <vt:i4>0</vt:i4>
      </vt:variant>
      <vt:variant>
        <vt:i4>5</vt:i4>
      </vt:variant>
      <vt:variant>
        <vt:lpwstr/>
      </vt:variant>
      <vt:variant>
        <vt:lpwstr>_Toc202947119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Himanshi Chawla</dc:creator>
  <cp:keywords/>
  <dc:description/>
  <cp:lastModifiedBy>Himanshi Chawla (Ext)</cp:lastModifiedBy>
  <cp:revision>53</cp:revision>
  <dcterms:created xsi:type="dcterms:W3CDTF">2025-07-22T12:44:00Z</dcterms:created>
  <dcterms:modified xsi:type="dcterms:W3CDTF">2025-08-22T10:15:00Z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32801490,3c54f68b,6564bd9e</vt:lpwstr>
  </property>
  <property fmtid="{D5CDD505-2E9C-101B-9397-08002B2CF9AE}" pid="3" name="ClassificationContentMarkingFooterFontProps">
    <vt:lpwstr>#ff0000,8,Calibri</vt:lpwstr>
  </property>
  <property fmtid="{D5CDD505-2E9C-101B-9397-08002B2CF9AE}" pid="4" name="ClassificationContentMarkingFooterText">
    <vt:lpwstr>Classification: RAKBANK-Internal</vt:lpwstr>
  </property>
  <property fmtid="{D5CDD505-2E9C-101B-9397-08002B2CF9AE}" pid="5" name="MSIP_Label_caa88fe9-e822-4727-abde-1b56444e8f2b_Enabled">
    <vt:lpwstr>true</vt:lpwstr>
  </property>
  <property fmtid="{D5CDD505-2E9C-101B-9397-08002B2CF9AE}" pid="6" name="MSIP_Label_caa88fe9-e822-4727-abde-1b56444e8f2b_SetDate">
    <vt:lpwstr>2025-07-02T06:19:57Z</vt:lpwstr>
  </property>
  <property fmtid="{D5CDD505-2E9C-101B-9397-08002B2CF9AE}" pid="7" name="MSIP_Label_caa88fe9-e822-4727-abde-1b56444e8f2b_Method">
    <vt:lpwstr>Standard</vt:lpwstr>
  </property>
  <property fmtid="{D5CDD505-2E9C-101B-9397-08002B2CF9AE}" pid="8" name="MSIP_Label_caa88fe9-e822-4727-abde-1b56444e8f2b_Name">
    <vt:lpwstr>RAKBANK-Internal for files</vt:lpwstr>
  </property>
  <property fmtid="{D5CDD505-2E9C-101B-9397-08002B2CF9AE}" pid="9" name="MSIP_Label_caa88fe9-e822-4727-abde-1b56444e8f2b_SiteId">
    <vt:lpwstr>fbb70b95-2828-4ce3-90d5-c6e1ff243618</vt:lpwstr>
  </property>
  <property fmtid="{D5CDD505-2E9C-101B-9397-08002B2CF9AE}" pid="10" name="MSIP_Label_caa88fe9-e822-4727-abde-1b56444e8f2b_ActionId">
    <vt:lpwstr>257b6b55-3b31-4b2a-9796-5a0bb2b3343f</vt:lpwstr>
  </property>
  <property fmtid="{D5CDD505-2E9C-101B-9397-08002B2CF9AE}" pid="11" name="MSIP_Label_caa88fe9-e822-4727-abde-1b56444e8f2b_ContentBits">
    <vt:lpwstr>2</vt:lpwstr>
  </property>
  <property fmtid="{D5CDD505-2E9C-101B-9397-08002B2CF9AE}" pid="12" name="MSIP_Label_caa88fe9-e822-4727-abde-1b56444e8f2b_Tag">
    <vt:lpwstr>10, 3, 0, 1</vt:lpwstr>
  </property>
  <property fmtid="{D5CDD505-2E9C-101B-9397-08002B2CF9AE}" pid="13" name="ContentTypeId">
    <vt:lpwstr>0x0101000D3DD599063B414A848B4EF975C2C987</vt:lpwstr>
  </property>
</Properties>
</file>